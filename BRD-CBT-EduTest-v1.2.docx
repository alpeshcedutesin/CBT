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81CFB" w14:textId="77777777" w:rsidR="002C6AEC" w:rsidRDefault="002C6AEC" w:rsidP="002C6AEC"/>
    <w:p w14:paraId="34CCA246" w14:textId="77777777" w:rsidR="002C6AEC" w:rsidRDefault="002C6AEC" w:rsidP="002C6AEC"/>
    <w:p w14:paraId="297A3026" w14:textId="62A78E5C" w:rsidR="002C6AEC" w:rsidRDefault="002C6AEC" w:rsidP="002C6AEC"/>
    <w:p w14:paraId="4F95D7AD" w14:textId="77777777" w:rsidR="002C6AEC" w:rsidRDefault="002C6AEC" w:rsidP="002C6AEC"/>
    <w:p w14:paraId="427FF8B1" w14:textId="77777777" w:rsidR="002C6AEC" w:rsidRDefault="002C6AEC" w:rsidP="002C6AEC"/>
    <w:p w14:paraId="427466E8" w14:textId="77777777" w:rsidR="002C6AEC" w:rsidRDefault="002C6AEC" w:rsidP="002C6AEC"/>
    <w:p w14:paraId="069CAC80" w14:textId="77777777" w:rsidR="002C6AEC" w:rsidRDefault="002C6AEC" w:rsidP="002C6AEC"/>
    <w:p w14:paraId="43925249" w14:textId="77777777" w:rsidR="002C6AEC" w:rsidRDefault="002C6AEC" w:rsidP="002C6AEC"/>
    <w:p w14:paraId="5F6BA5AA" w14:textId="77777777" w:rsidR="002C6AEC" w:rsidRDefault="002C6AEC" w:rsidP="002C6AEC">
      <w:pPr>
        <w:jc w:val="center"/>
        <w:rPr>
          <w:rStyle w:val="PagesubtitleChar"/>
          <w:color w:val="808080"/>
        </w:rPr>
      </w:pPr>
      <w:r>
        <w:rPr>
          <w:noProof/>
          <w:lang w:val="en-US"/>
        </w:rPr>
        <w:drawing>
          <wp:inline distT="0" distB="0" distL="0" distR="0" wp14:anchorId="4F0263AA" wp14:editId="29B63F36">
            <wp:extent cx="2857500" cy="28575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solidFill>
                      <a:srgbClr val="FFFFFF"/>
                    </a:solidFill>
                    <a:ln>
                      <a:noFill/>
                    </a:ln>
                  </pic:spPr>
                </pic:pic>
              </a:graphicData>
            </a:graphic>
          </wp:inline>
        </w:drawing>
      </w:r>
    </w:p>
    <w:p w14:paraId="3FBF6138" w14:textId="77777777" w:rsidR="002C6AEC" w:rsidRDefault="002C6AEC" w:rsidP="002C6AEC">
      <w:pPr>
        <w:pStyle w:val="Centernormal"/>
        <w:rPr>
          <w:rStyle w:val="PagesubtitleChar"/>
          <w:color w:val="808080"/>
        </w:rPr>
      </w:pPr>
      <w:r>
        <w:rPr>
          <w:rStyle w:val="PagesubtitleChar"/>
          <w:color w:val="808080"/>
        </w:rPr>
        <w:t>Jump Start Possibilities</w:t>
      </w:r>
    </w:p>
    <w:p w14:paraId="2C0181DA" w14:textId="77777777" w:rsidR="002C6AEC" w:rsidRDefault="002C6AEC" w:rsidP="002C6AEC"/>
    <w:p w14:paraId="50DF603C" w14:textId="77777777" w:rsidR="002C6AEC" w:rsidRDefault="002C6AEC" w:rsidP="002C6AEC"/>
    <w:p w14:paraId="247BC80C" w14:textId="77777777" w:rsidR="002C6AEC" w:rsidRDefault="002C6AEC" w:rsidP="002C6AEC"/>
    <w:p w14:paraId="3BB63D91" w14:textId="77777777" w:rsidR="002C6AEC" w:rsidRDefault="002C6AEC" w:rsidP="002C6AEC"/>
    <w:p w14:paraId="5964A8E9" w14:textId="77777777" w:rsidR="002C6AEC" w:rsidRDefault="002C6AEC" w:rsidP="002C6AEC"/>
    <w:p w14:paraId="05B0C632" w14:textId="4102906A" w:rsidR="002C6AEC" w:rsidRPr="008363A8" w:rsidRDefault="002C6AEC" w:rsidP="002C6AEC">
      <w:pPr>
        <w:pStyle w:val="RC-Coverpagesubtitle"/>
        <w:rPr>
          <w:sz w:val="26"/>
        </w:rPr>
      </w:pPr>
      <w:r w:rsidRPr="002C6AEC">
        <w:rPr>
          <w:sz w:val="26"/>
        </w:rPr>
        <w:t>Business Requirements Document</w:t>
      </w:r>
    </w:p>
    <w:p w14:paraId="69B00D94" w14:textId="669028F8" w:rsidR="002C6AEC" w:rsidRDefault="002C6AEC" w:rsidP="002C6AEC">
      <w:pPr>
        <w:pStyle w:val="RC-Coverpagesubtitle"/>
      </w:pPr>
      <w:r w:rsidRPr="00A722CA">
        <w:t>Computer Based Test</w:t>
      </w:r>
      <w:r w:rsidR="00601678">
        <w:t>ing</w:t>
      </w:r>
    </w:p>
    <w:p w14:paraId="2205E76B" w14:textId="140E9B3D" w:rsidR="002C6AEC" w:rsidRDefault="002C6AEC" w:rsidP="002C6AEC">
      <w:pPr>
        <w:pStyle w:val="RC-Coverpage-Midnormal1"/>
      </w:pPr>
      <w:r>
        <w:t>[</w:t>
      </w:r>
      <w:r>
        <w:rPr>
          <w:rStyle w:val="RC-bodytextChar"/>
        </w:rPr>
        <w:t>For EDUTEST</w:t>
      </w:r>
      <w:r>
        <w:t>]</w:t>
      </w:r>
    </w:p>
    <w:p w14:paraId="578BC8FD" w14:textId="77777777" w:rsidR="002C6AEC" w:rsidRDefault="002C6AEC" w:rsidP="002C6AEC"/>
    <w:p w14:paraId="28AA78F0" w14:textId="77777777" w:rsidR="002C6AEC" w:rsidRDefault="002C6AEC" w:rsidP="002C6AEC"/>
    <w:p w14:paraId="2EEE5FA9" w14:textId="77777777" w:rsidR="002C6AEC" w:rsidRDefault="002C6AEC" w:rsidP="002C6AEC"/>
    <w:p w14:paraId="09D8B362" w14:textId="77777777" w:rsidR="002C6AEC" w:rsidRDefault="002C6AEC" w:rsidP="002C6AEC"/>
    <w:p w14:paraId="59667A09" w14:textId="77777777" w:rsidR="002C6AEC" w:rsidRDefault="002C6AEC" w:rsidP="002C6AEC"/>
    <w:p w14:paraId="4B649764" w14:textId="77777777" w:rsidR="002C6AEC" w:rsidRDefault="002C6AEC" w:rsidP="002C6AEC"/>
    <w:p w14:paraId="6D10B549" w14:textId="77777777" w:rsidR="002C6AEC" w:rsidRDefault="002C6AEC" w:rsidP="002C6AEC"/>
    <w:p w14:paraId="3507A92E" w14:textId="77777777" w:rsidR="002C6AEC" w:rsidRDefault="002C6AEC" w:rsidP="002C6AEC"/>
    <w:p w14:paraId="01F226B3" w14:textId="77777777" w:rsidR="002C6AEC" w:rsidRDefault="002C6AEC" w:rsidP="002C6AEC"/>
    <w:p w14:paraId="41C36477" w14:textId="77777777" w:rsidR="002C6AEC" w:rsidRDefault="002C6AEC" w:rsidP="002C6AEC"/>
    <w:p w14:paraId="7FF1EEFD" w14:textId="77777777" w:rsidR="002C6AEC" w:rsidRDefault="002C6AEC" w:rsidP="002C6AEC"/>
    <w:p w14:paraId="7F6A54DF" w14:textId="77777777" w:rsidR="002C6AEC" w:rsidRDefault="002C6AEC" w:rsidP="002C6AEC"/>
    <w:p w14:paraId="2D46DDAF" w14:textId="77777777" w:rsidR="002C6AEC" w:rsidRDefault="002C6AEC" w:rsidP="002C6AEC"/>
    <w:p w14:paraId="12B340FE" w14:textId="77777777" w:rsidR="002C6AEC" w:rsidRDefault="002C6AEC" w:rsidP="002C6AEC"/>
    <w:p w14:paraId="01D10F84" w14:textId="77777777" w:rsidR="002C6AEC" w:rsidRDefault="002C6AEC" w:rsidP="002C6AEC"/>
    <w:p w14:paraId="4C4CFA1E" w14:textId="77777777" w:rsidR="002C6AEC" w:rsidRDefault="002C6AEC" w:rsidP="002C6AEC"/>
    <w:p w14:paraId="40242F76" w14:textId="77777777" w:rsidR="002C6AEC" w:rsidRDefault="002C6AEC" w:rsidP="002C6AEC"/>
    <w:p w14:paraId="473D9530" w14:textId="77777777" w:rsidR="002C6AEC" w:rsidRDefault="002C6AEC" w:rsidP="002C6AEC"/>
    <w:p w14:paraId="20912BAE" w14:textId="77777777" w:rsidR="002C6AEC" w:rsidRDefault="002C6AEC" w:rsidP="002C6AEC"/>
    <w:p w14:paraId="7C45727F" w14:textId="77777777" w:rsidR="002C6AEC" w:rsidRDefault="002C6AEC" w:rsidP="002C6AEC"/>
    <w:p w14:paraId="0F466C7F" w14:textId="77777777" w:rsidR="002C6AEC" w:rsidRDefault="002C6AEC" w:rsidP="002C6AEC"/>
    <w:p w14:paraId="1BBD0F71" w14:textId="77777777" w:rsidR="002C6AEC" w:rsidRDefault="002C6AEC" w:rsidP="002C6AEC"/>
    <w:p w14:paraId="3F062A95" w14:textId="77777777" w:rsidR="002C6AEC" w:rsidRDefault="002C6AEC" w:rsidP="002C6AEC"/>
    <w:p w14:paraId="6A9C695F" w14:textId="77777777" w:rsidR="002C6AEC" w:rsidRDefault="002C6AEC" w:rsidP="002C6AEC"/>
    <w:p w14:paraId="0D835A26" w14:textId="77777777" w:rsidR="002C6AEC" w:rsidRDefault="002C6AEC" w:rsidP="002C6AEC"/>
    <w:p w14:paraId="388E9253" w14:textId="2DEBF0D6" w:rsidR="00D31F83" w:rsidRDefault="002C6AEC" w:rsidP="002C6AEC">
      <w:pPr>
        <w:pStyle w:val="RC-Coverpagesubtitle"/>
      </w:pPr>
      <w:r>
        <w:t>Document Control</w:t>
      </w:r>
    </w:p>
    <w:p w14:paraId="69E19999" w14:textId="77777777" w:rsidR="002C6AEC" w:rsidRDefault="002C6AEC" w:rsidP="008D2AED">
      <w:pPr>
        <w:pStyle w:val="RC-Coverpagesubtitle"/>
      </w:pPr>
    </w:p>
    <w:p w14:paraId="2D9EFD33" w14:textId="77777777" w:rsidR="00AB62D4" w:rsidRDefault="002C6AEC" w:rsidP="00AB62D4">
      <w:pPr>
        <w:pStyle w:val="NormalIndent"/>
        <w:rPr>
          <w:i w:val="0"/>
        </w:rPr>
      </w:pPr>
      <w:r>
        <w:rPr>
          <w:b/>
          <w:i w:val="0"/>
        </w:rPr>
        <w:t>Reference No:</w:t>
      </w:r>
      <w:r>
        <w:rPr>
          <w:i w:val="0"/>
        </w:rPr>
        <w:t xml:space="preserve"> </w:t>
      </w:r>
      <w:r>
        <w:rPr>
          <w:i w:val="0"/>
        </w:rPr>
        <w:tab/>
      </w:r>
      <w:r>
        <w:rPr>
          <w:i w:val="0"/>
        </w:rPr>
        <w:tab/>
      </w:r>
      <w:r>
        <w:rPr>
          <w:i w:val="0"/>
        </w:rPr>
        <w:tab/>
      </w:r>
      <w:r w:rsidRPr="00A722CA">
        <w:rPr>
          <w:rFonts w:cs="Arial"/>
        </w:rPr>
        <w:t>EDUTEST_CBT_BRS</w:t>
      </w:r>
    </w:p>
    <w:p w14:paraId="4764474C" w14:textId="77777777" w:rsidR="00AB62D4" w:rsidRDefault="00AB62D4" w:rsidP="00AB62D4">
      <w:pPr>
        <w:pStyle w:val="NormalIndent"/>
        <w:ind w:right="1"/>
        <w:rPr>
          <w:i w:val="0"/>
        </w:rPr>
      </w:pPr>
    </w:p>
    <w:p w14:paraId="6D100A2B" w14:textId="03FF97B9" w:rsidR="00AB62D4" w:rsidRDefault="00AB62D4" w:rsidP="00AB62D4">
      <w:pPr>
        <w:pStyle w:val="NormalIndent"/>
        <w:ind w:right="1"/>
        <w:rPr>
          <w:iCs/>
        </w:rPr>
      </w:pPr>
      <w:r>
        <w:rPr>
          <w:b/>
          <w:i w:val="0"/>
        </w:rPr>
        <w:t>Version:</w:t>
      </w:r>
      <w:r>
        <w:rPr>
          <w:i w:val="0"/>
        </w:rPr>
        <w:t xml:space="preserve"> </w:t>
      </w:r>
      <w:r>
        <w:rPr>
          <w:i w:val="0"/>
        </w:rPr>
        <w:tab/>
      </w:r>
      <w:r>
        <w:rPr>
          <w:i w:val="0"/>
        </w:rPr>
        <w:tab/>
      </w:r>
      <w:r>
        <w:rPr>
          <w:i w:val="0"/>
        </w:rPr>
        <w:tab/>
      </w:r>
      <w:r w:rsidR="002662A1">
        <w:rPr>
          <w:iCs/>
        </w:rPr>
        <w:t>1.</w:t>
      </w:r>
      <w:del w:id="0" w:author="Rishi Choudhary" w:date="2021-01-16T17:49:00Z">
        <w:r w:rsidR="00B45D2D" w:rsidDel="00232878">
          <w:rPr>
            <w:iCs/>
          </w:rPr>
          <w:delText>1</w:delText>
        </w:r>
      </w:del>
      <w:ins w:id="1" w:author="Rishi Choudhary" w:date="2021-01-16T17:49:00Z">
        <w:r w:rsidR="00232878">
          <w:rPr>
            <w:iCs/>
          </w:rPr>
          <w:t>2</w:t>
        </w:r>
      </w:ins>
    </w:p>
    <w:p w14:paraId="21D2D4D6" w14:textId="77777777" w:rsidR="002C6AEC" w:rsidRDefault="002C6AEC" w:rsidP="002C6AEC">
      <w:pPr>
        <w:pStyle w:val="NormalIndent"/>
        <w:ind w:right="1"/>
        <w:rPr>
          <w:i w:val="0"/>
        </w:rPr>
      </w:pPr>
    </w:p>
    <w:p w14:paraId="303BE22C" w14:textId="4F82FAE9" w:rsidR="002C6AEC" w:rsidRDefault="002C6AEC" w:rsidP="002C6AEC">
      <w:pPr>
        <w:pStyle w:val="NormalIndent"/>
        <w:ind w:right="1"/>
        <w:rPr>
          <w:iCs/>
        </w:rPr>
      </w:pPr>
      <w:r>
        <w:rPr>
          <w:b/>
          <w:i w:val="0"/>
        </w:rPr>
        <w:t>Security Classification:</w:t>
      </w:r>
      <w:r>
        <w:rPr>
          <w:i w:val="0"/>
        </w:rPr>
        <w:t xml:space="preserve"> </w:t>
      </w:r>
      <w:r>
        <w:rPr>
          <w:i w:val="0"/>
        </w:rPr>
        <w:tab/>
      </w:r>
      <w:r w:rsidR="00BA64FE">
        <w:rPr>
          <w:iCs/>
        </w:rPr>
        <w:t>Restricted</w:t>
      </w:r>
    </w:p>
    <w:p w14:paraId="3FF83D37" w14:textId="2D486770" w:rsidR="002C6AEC" w:rsidRDefault="00D84897">
      <w:pPr>
        <w:ind w:left="720" w:right="1"/>
        <w:rPr>
          <w:rFonts w:ascii="Trebuchet MS" w:hAnsi="Trebuchet MS"/>
          <w:i/>
          <w:sz w:val="20"/>
          <w:szCs w:val="20"/>
        </w:rPr>
      </w:pPr>
      <w:r>
        <w:rPr>
          <w:rFonts w:ascii="Trebuchet MS" w:hAnsi="Trebuchet MS"/>
          <w:b/>
          <w:sz w:val="20"/>
          <w:szCs w:val="20"/>
        </w:rPr>
        <w:br/>
      </w:r>
      <w:r w:rsidR="002C6AEC">
        <w:rPr>
          <w:rFonts w:ascii="Trebuchet MS" w:hAnsi="Trebuchet MS"/>
          <w:b/>
          <w:sz w:val="20"/>
          <w:szCs w:val="20"/>
        </w:rPr>
        <w:t>Issue Date:</w:t>
      </w:r>
      <w:r w:rsidR="002C6AEC">
        <w:rPr>
          <w:rFonts w:ascii="Trebuchet MS" w:hAnsi="Trebuchet MS"/>
          <w:sz w:val="20"/>
          <w:szCs w:val="20"/>
        </w:rPr>
        <w:t xml:space="preserve"> </w:t>
      </w:r>
      <w:r w:rsidR="002C6AEC">
        <w:rPr>
          <w:rFonts w:ascii="Trebuchet MS" w:hAnsi="Trebuchet MS"/>
          <w:sz w:val="20"/>
          <w:szCs w:val="20"/>
        </w:rPr>
        <w:tab/>
      </w:r>
      <w:r w:rsidR="002C6AEC">
        <w:rPr>
          <w:rFonts w:ascii="Trebuchet MS" w:hAnsi="Trebuchet MS"/>
          <w:sz w:val="20"/>
          <w:szCs w:val="20"/>
        </w:rPr>
        <w:tab/>
      </w:r>
      <w:r w:rsidR="002C6AEC">
        <w:rPr>
          <w:rFonts w:ascii="Trebuchet MS" w:hAnsi="Trebuchet MS"/>
          <w:sz w:val="20"/>
          <w:szCs w:val="20"/>
        </w:rPr>
        <w:tab/>
      </w:r>
      <w:r w:rsidR="002C6AEC">
        <w:rPr>
          <w:rFonts w:ascii="Trebuchet MS" w:hAnsi="Trebuchet MS"/>
          <w:sz w:val="20"/>
          <w:szCs w:val="20"/>
        </w:rPr>
        <w:fldChar w:fldCharType="begin"/>
      </w:r>
      <w:r w:rsidR="002C6AEC">
        <w:rPr>
          <w:rFonts w:ascii="Trebuchet MS" w:hAnsi="Trebuchet MS"/>
          <w:sz w:val="20"/>
          <w:szCs w:val="20"/>
        </w:rPr>
        <w:instrText xml:space="preserve"> DATE \@ "MMMM d, yyyy" </w:instrText>
      </w:r>
      <w:r w:rsidR="002C6AEC">
        <w:rPr>
          <w:rFonts w:ascii="Trebuchet MS" w:hAnsi="Trebuchet MS"/>
          <w:sz w:val="20"/>
          <w:szCs w:val="20"/>
        </w:rPr>
        <w:fldChar w:fldCharType="separate"/>
      </w:r>
      <w:ins w:id="2" w:author="Admin" w:date="2021-03-02T11:17:00Z">
        <w:r w:rsidR="005E4890">
          <w:rPr>
            <w:rFonts w:ascii="Trebuchet MS" w:hAnsi="Trebuchet MS"/>
            <w:noProof/>
            <w:sz w:val="20"/>
            <w:szCs w:val="20"/>
          </w:rPr>
          <w:t>March 2, 2021</w:t>
        </w:r>
      </w:ins>
      <w:del w:id="3" w:author="Admin" w:date="2021-03-02T11:17:00Z">
        <w:r w:rsidR="00621229" w:rsidDel="005E4890">
          <w:rPr>
            <w:rFonts w:ascii="Trebuchet MS" w:hAnsi="Trebuchet MS"/>
            <w:noProof/>
            <w:sz w:val="20"/>
            <w:szCs w:val="20"/>
          </w:rPr>
          <w:delText>January 16, 2021</w:delText>
        </w:r>
      </w:del>
      <w:r w:rsidR="002C6AEC">
        <w:rPr>
          <w:rFonts w:ascii="Trebuchet MS" w:hAnsi="Trebuchet MS"/>
          <w:sz w:val="20"/>
          <w:szCs w:val="20"/>
        </w:rPr>
        <w:fldChar w:fldCharType="end"/>
      </w:r>
    </w:p>
    <w:p w14:paraId="3CAF9A72" w14:textId="7CB3608D" w:rsidR="002C6AEC" w:rsidRPr="007120C8" w:rsidRDefault="002C6AEC" w:rsidP="007120C8">
      <w:pPr>
        <w:ind w:left="720" w:right="1"/>
      </w:pPr>
      <w:r>
        <w:rPr>
          <w:rFonts w:ascii="Trebuchet MS" w:hAnsi="Trebuchet MS"/>
          <w:b/>
          <w:sz w:val="20"/>
          <w:szCs w:val="20"/>
        </w:rPr>
        <w:t>Author(s):</w:t>
      </w:r>
      <w:r>
        <w:rPr>
          <w:rFonts w:ascii="Trebuchet MS" w:hAnsi="Trebuchet MS"/>
          <w:sz w:val="20"/>
          <w:szCs w:val="20"/>
        </w:rPr>
        <w:t xml:space="preserve"> </w:t>
      </w:r>
      <w:r>
        <w:rPr>
          <w:rFonts w:ascii="Trebuchet MS" w:hAnsi="Trebuchet MS"/>
          <w:sz w:val="20"/>
          <w:szCs w:val="20"/>
        </w:rPr>
        <w:tab/>
      </w:r>
      <w:r>
        <w:rPr>
          <w:rFonts w:ascii="Trebuchet MS" w:hAnsi="Trebuchet MS"/>
          <w:sz w:val="20"/>
          <w:szCs w:val="20"/>
        </w:rPr>
        <w:tab/>
      </w:r>
      <w:r>
        <w:rPr>
          <w:rFonts w:ascii="Trebuchet MS" w:hAnsi="Trebuchet MS"/>
          <w:sz w:val="20"/>
          <w:szCs w:val="20"/>
        </w:rPr>
        <w:tab/>
      </w:r>
      <w:r w:rsidRPr="003424F6">
        <w:rPr>
          <w:rStyle w:val="NormalIndentChar"/>
          <w:sz w:val="20"/>
          <w:szCs w:val="20"/>
        </w:rPr>
        <w:t xml:space="preserve">Rishi </w:t>
      </w:r>
      <w:proofErr w:type="spellStart"/>
      <w:r w:rsidRPr="003424F6">
        <w:rPr>
          <w:rStyle w:val="NormalIndentChar"/>
          <w:sz w:val="20"/>
          <w:szCs w:val="20"/>
        </w:rPr>
        <w:t>Choudhary</w:t>
      </w:r>
      <w:proofErr w:type="spellEnd"/>
    </w:p>
    <w:p w14:paraId="37C4E2D4" w14:textId="77777777" w:rsidR="002C6AEC" w:rsidRDefault="002C6AEC" w:rsidP="002C6AEC">
      <w:pPr>
        <w:tabs>
          <w:tab w:val="left" w:pos="720"/>
          <w:tab w:val="left" w:pos="1440"/>
          <w:tab w:val="left" w:pos="2160"/>
          <w:tab w:val="left" w:pos="2880"/>
          <w:tab w:val="left" w:pos="3600"/>
          <w:tab w:val="left" w:pos="4320"/>
          <w:tab w:val="left" w:pos="5040"/>
          <w:tab w:val="left" w:pos="5760"/>
          <w:tab w:val="left" w:pos="6480"/>
          <w:tab w:val="right" w:pos="8640"/>
        </w:tabs>
        <w:ind w:left="720" w:right="1"/>
        <w:rPr>
          <w:rStyle w:val="NormalIndentChar"/>
          <w:sz w:val="20"/>
          <w:szCs w:val="20"/>
        </w:rPr>
      </w:pPr>
      <w:r>
        <w:rPr>
          <w:rFonts w:ascii="Trebuchet MS" w:hAnsi="Trebuchet MS"/>
          <w:b/>
          <w:sz w:val="20"/>
          <w:szCs w:val="20"/>
          <w:lang w:val="pt-BR"/>
        </w:rPr>
        <w:t>Issuer(s):</w:t>
      </w:r>
      <w:r>
        <w:rPr>
          <w:rFonts w:ascii="Trebuchet MS" w:hAnsi="Trebuchet MS"/>
          <w:sz w:val="20"/>
          <w:szCs w:val="20"/>
          <w:lang w:val="pt-BR"/>
        </w:rPr>
        <w:t xml:space="preserve"> </w:t>
      </w:r>
      <w:r>
        <w:rPr>
          <w:rFonts w:ascii="Trebuchet MS" w:hAnsi="Trebuchet MS"/>
          <w:sz w:val="20"/>
          <w:szCs w:val="20"/>
          <w:lang w:val="pt-BR"/>
        </w:rPr>
        <w:tab/>
      </w:r>
      <w:r>
        <w:rPr>
          <w:rFonts w:ascii="Trebuchet MS" w:hAnsi="Trebuchet MS"/>
          <w:sz w:val="20"/>
          <w:szCs w:val="20"/>
          <w:lang w:val="pt-BR"/>
        </w:rPr>
        <w:tab/>
      </w:r>
      <w:r>
        <w:rPr>
          <w:rFonts w:ascii="Trebuchet MS" w:hAnsi="Trebuchet MS"/>
          <w:sz w:val="20"/>
          <w:szCs w:val="20"/>
          <w:lang w:val="pt-BR"/>
        </w:rPr>
        <w:tab/>
      </w:r>
      <w:r>
        <w:rPr>
          <w:rStyle w:val="NormalIndentChar"/>
          <w:sz w:val="20"/>
          <w:szCs w:val="20"/>
          <w:lang w:val="pt-BR"/>
        </w:rPr>
        <w:t>Rishi Choudhary</w:t>
      </w:r>
    </w:p>
    <w:p w14:paraId="173EA992" w14:textId="77777777" w:rsidR="002C6AEC" w:rsidRDefault="002C6AEC" w:rsidP="002C6AEC">
      <w:pPr>
        <w:ind w:left="720" w:right="1"/>
        <w:rPr>
          <w:rFonts w:ascii="Trebuchet MS" w:hAnsi="Trebuchet MS"/>
          <w:i/>
          <w:sz w:val="20"/>
          <w:szCs w:val="20"/>
        </w:rPr>
      </w:pPr>
    </w:p>
    <w:p w14:paraId="59FC159D" w14:textId="77777777" w:rsidR="002C6AEC" w:rsidRDefault="002C6AEC" w:rsidP="002C6AEC">
      <w:pPr>
        <w:tabs>
          <w:tab w:val="left" w:pos="720"/>
          <w:tab w:val="left" w:pos="1440"/>
          <w:tab w:val="left" w:pos="2160"/>
          <w:tab w:val="left" w:pos="2880"/>
          <w:tab w:val="left" w:pos="3600"/>
          <w:tab w:val="left" w:pos="4320"/>
          <w:tab w:val="left" w:pos="5040"/>
          <w:tab w:val="left" w:pos="5760"/>
          <w:tab w:val="left" w:pos="6480"/>
          <w:tab w:val="right" w:pos="8640"/>
        </w:tabs>
        <w:ind w:left="720" w:right="1"/>
        <w:rPr>
          <w:rStyle w:val="NormalIndentChar"/>
          <w:sz w:val="20"/>
          <w:szCs w:val="20"/>
        </w:rPr>
      </w:pPr>
      <w:r>
        <w:rPr>
          <w:rStyle w:val="NormalIndentChar"/>
          <w:sz w:val="20"/>
          <w:szCs w:val="20"/>
        </w:rPr>
        <w:tab/>
      </w:r>
      <w:r>
        <w:rPr>
          <w:rStyle w:val="NormalIndentChar"/>
          <w:sz w:val="20"/>
          <w:szCs w:val="20"/>
        </w:rPr>
        <w:tab/>
      </w:r>
      <w:r>
        <w:rPr>
          <w:rStyle w:val="NormalIndentChar"/>
          <w:sz w:val="20"/>
          <w:szCs w:val="20"/>
        </w:rPr>
        <w:tab/>
      </w:r>
    </w:p>
    <w:p w14:paraId="36D5FE21" w14:textId="77777777" w:rsidR="002C6AEC" w:rsidRDefault="002C6AEC" w:rsidP="002C6AEC"/>
    <w:p w14:paraId="1ADDD60D" w14:textId="77777777" w:rsidR="00C019A5" w:rsidRPr="00A722CA" w:rsidRDefault="00C019A5">
      <w:pPr>
        <w:rPr>
          <w:rFonts w:cs="Arial"/>
        </w:rPr>
      </w:pPr>
      <w:r w:rsidRPr="00A722CA">
        <w:rPr>
          <w:rFonts w:cs="Arial"/>
        </w:rPr>
        <w:br w:type="page"/>
      </w:r>
    </w:p>
    <w:p w14:paraId="4B697821" w14:textId="77777777" w:rsidR="00C019A5" w:rsidRPr="00A722CA" w:rsidRDefault="00C019A5" w:rsidP="000C34ED">
      <w:pPr>
        <w:pStyle w:val="Title"/>
        <w:rPr>
          <w:rFonts w:cs="Arial"/>
        </w:rPr>
      </w:pPr>
      <w:r w:rsidRPr="00A722CA">
        <w:rPr>
          <w:rFonts w:cs="Arial"/>
        </w:rPr>
        <w:lastRenderedPageBreak/>
        <w:t>Table of Contents</w:t>
      </w:r>
    </w:p>
    <w:p w14:paraId="283267CD" w14:textId="77777777" w:rsidR="00C019A5" w:rsidRPr="00A722CA" w:rsidRDefault="00C019A5">
      <w:pPr>
        <w:rPr>
          <w:rFonts w:cs="Arial"/>
        </w:rPr>
      </w:pPr>
    </w:p>
    <w:sdt>
      <w:sdtPr>
        <w:rPr>
          <w:rFonts w:cs="Arial"/>
        </w:rPr>
        <w:id w:val="-1120450390"/>
        <w:docPartObj>
          <w:docPartGallery w:val="Table of Contents"/>
          <w:docPartUnique/>
        </w:docPartObj>
      </w:sdtPr>
      <w:sdtEndPr>
        <w:rPr>
          <w:b/>
          <w:bCs/>
          <w:noProof/>
        </w:rPr>
      </w:sdtEndPr>
      <w:sdtContent>
        <w:p w14:paraId="30C4E6D6" w14:textId="77777777" w:rsidR="00C4744A" w:rsidRPr="00A722CA" w:rsidRDefault="00C4744A" w:rsidP="000C0ED1">
          <w:pPr>
            <w:rPr>
              <w:rFonts w:cs="Arial"/>
            </w:rPr>
          </w:pPr>
        </w:p>
        <w:p w14:paraId="71129261" w14:textId="68D41FCA" w:rsidR="00B45D2D" w:rsidRDefault="00C4744A">
          <w:pPr>
            <w:pStyle w:val="TOC1"/>
            <w:tabs>
              <w:tab w:val="left" w:pos="440"/>
              <w:tab w:val="right" w:leader="dot" w:pos="9016"/>
            </w:tabs>
            <w:rPr>
              <w:rFonts w:asciiTheme="minorHAnsi" w:eastAsiaTheme="minorEastAsia" w:hAnsiTheme="minorHAnsi"/>
              <w:noProof/>
              <w:lang w:eastAsia="en-IN"/>
            </w:rPr>
          </w:pPr>
          <w:r w:rsidRPr="00A722CA">
            <w:rPr>
              <w:rFonts w:cs="Arial"/>
            </w:rPr>
            <w:fldChar w:fldCharType="begin"/>
          </w:r>
          <w:r w:rsidRPr="00A722CA">
            <w:rPr>
              <w:rFonts w:cs="Arial"/>
            </w:rPr>
            <w:instrText xml:space="preserve"> TOC \o "1-3" \h \z \u </w:instrText>
          </w:r>
          <w:r w:rsidRPr="00A722CA">
            <w:rPr>
              <w:rFonts w:cs="Arial"/>
            </w:rPr>
            <w:fldChar w:fldCharType="separate"/>
          </w:r>
          <w:hyperlink w:anchor="_Toc20317922" w:history="1">
            <w:r w:rsidR="00B45D2D" w:rsidRPr="003820EE">
              <w:rPr>
                <w:rStyle w:val="Hyperlink"/>
                <w:rFonts w:cs="Arial"/>
                <w:noProof/>
              </w:rPr>
              <w:t>1</w:t>
            </w:r>
            <w:r w:rsidR="00B45D2D">
              <w:rPr>
                <w:rFonts w:asciiTheme="minorHAnsi" w:eastAsiaTheme="minorEastAsia" w:hAnsiTheme="minorHAnsi"/>
                <w:noProof/>
                <w:lang w:eastAsia="en-IN"/>
              </w:rPr>
              <w:tab/>
            </w:r>
            <w:r w:rsidR="00B45D2D" w:rsidRPr="003820EE">
              <w:rPr>
                <w:rStyle w:val="Hyperlink"/>
                <w:rFonts w:cs="Arial"/>
                <w:noProof/>
              </w:rPr>
              <w:t>Executive Summary</w:t>
            </w:r>
            <w:r w:rsidR="00B45D2D">
              <w:rPr>
                <w:noProof/>
                <w:webHidden/>
              </w:rPr>
              <w:tab/>
            </w:r>
            <w:r w:rsidR="00B45D2D">
              <w:rPr>
                <w:noProof/>
                <w:webHidden/>
              </w:rPr>
              <w:fldChar w:fldCharType="begin"/>
            </w:r>
            <w:r w:rsidR="00B45D2D">
              <w:rPr>
                <w:noProof/>
                <w:webHidden/>
              </w:rPr>
              <w:instrText xml:space="preserve"> PAGEREF _Toc20317922 \h </w:instrText>
            </w:r>
            <w:r w:rsidR="00B45D2D">
              <w:rPr>
                <w:noProof/>
                <w:webHidden/>
              </w:rPr>
            </w:r>
            <w:r w:rsidR="00B45D2D">
              <w:rPr>
                <w:noProof/>
                <w:webHidden/>
              </w:rPr>
              <w:fldChar w:fldCharType="separate"/>
            </w:r>
            <w:r w:rsidR="00465B0B">
              <w:rPr>
                <w:noProof/>
                <w:webHidden/>
              </w:rPr>
              <w:t>6</w:t>
            </w:r>
            <w:r w:rsidR="00B45D2D">
              <w:rPr>
                <w:noProof/>
                <w:webHidden/>
              </w:rPr>
              <w:fldChar w:fldCharType="end"/>
            </w:r>
          </w:hyperlink>
        </w:p>
        <w:p w14:paraId="70868760" w14:textId="70B6B218" w:rsidR="00B45D2D" w:rsidRDefault="008D0876">
          <w:pPr>
            <w:pStyle w:val="TOC1"/>
            <w:tabs>
              <w:tab w:val="left" w:pos="440"/>
              <w:tab w:val="right" w:leader="dot" w:pos="9016"/>
            </w:tabs>
            <w:rPr>
              <w:rFonts w:asciiTheme="minorHAnsi" w:eastAsiaTheme="minorEastAsia" w:hAnsiTheme="minorHAnsi"/>
              <w:noProof/>
              <w:lang w:eastAsia="en-IN"/>
            </w:rPr>
          </w:pPr>
          <w:hyperlink w:anchor="_Toc20317923" w:history="1">
            <w:r w:rsidR="00B45D2D" w:rsidRPr="003820EE">
              <w:rPr>
                <w:rStyle w:val="Hyperlink"/>
                <w:rFonts w:cs="Arial"/>
                <w:noProof/>
              </w:rPr>
              <w:t>2</w:t>
            </w:r>
            <w:r w:rsidR="00B45D2D">
              <w:rPr>
                <w:rFonts w:asciiTheme="minorHAnsi" w:eastAsiaTheme="minorEastAsia" w:hAnsiTheme="minorHAnsi"/>
                <w:noProof/>
                <w:lang w:eastAsia="en-IN"/>
              </w:rPr>
              <w:tab/>
            </w:r>
            <w:r w:rsidR="00B45D2D" w:rsidRPr="003820EE">
              <w:rPr>
                <w:rStyle w:val="Hyperlink"/>
                <w:rFonts w:cs="Arial"/>
                <w:noProof/>
              </w:rPr>
              <w:t>Project Description</w:t>
            </w:r>
            <w:r w:rsidR="00B45D2D">
              <w:rPr>
                <w:noProof/>
                <w:webHidden/>
              </w:rPr>
              <w:tab/>
            </w:r>
            <w:r w:rsidR="00B45D2D">
              <w:rPr>
                <w:noProof/>
                <w:webHidden/>
              </w:rPr>
              <w:fldChar w:fldCharType="begin"/>
            </w:r>
            <w:r w:rsidR="00B45D2D">
              <w:rPr>
                <w:noProof/>
                <w:webHidden/>
              </w:rPr>
              <w:instrText xml:space="preserve"> PAGEREF _Toc20317923 \h </w:instrText>
            </w:r>
            <w:r w:rsidR="00B45D2D">
              <w:rPr>
                <w:noProof/>
                <w:webHidden/>
              </w:rPr>
            </w:r>
            <w:r w:rsidR="00B45D2D">
              <w:rPr>
                <w:noProof/>
                <w:webHidden/>
              </w:rPr>
              <w:fldChar w:fldCharType="separate"/>
            </w:r>
            <w:r w:rsidR="00465B0B">
              <w:rPr>
                <w:noProof/>
                <w:webHidden/>
              </w:rPr>
              <w:t>6</w:t>
            </w:r>
            <w:r w:rsidR="00B45D2D">
              <w:rPr>
                <w:noProof/>
                <w:webHidden/>
              </w:rPr>
              <w:fldChar w:fldCharType="end"/>
            </w:r>
          </w:hyperlink>
        </w:p>
        <w:p w14:paraId="74045CB1" w14:textId="117019DA" w:rsidR="00B45D2D" w:rsidRDefault="008D0876">
          <w:pPr>
            <w:pStyle w:val="TOC1"/>
            <w:tabs>
              <w:tab w:val="left" w:pos="440"/>
              <w:tab w:val="right" w:leader="dot" w:pos="9016"/>
            </w:tabs>
            <w:rPr>
              <w:rFonts w:asciiTheme="minorHAnsi" w:eastAsiaTheme="minorEastAsia" w:hAnsiTheme="minorHAnsi"/>
              <w:noProof/>
              <w:lang w:eastAsia="en-IN"/>
            </w:rPr>
          </w:pPr>
          <w:hyperlink w:anchor="_Toc20317924" w:history="1">
            <w:r w:rsidR="00B45D2D" w:rsidRPr="003820EE">
              <w:rPr>
                <w:rStyle w:val="Hyperlink"/>
                <w:rFonts w:cs="Arial"/>
                <w:noProof/>
              </w:rPr>
              <w:t>3</w:t>
            </w:r>
            <w:r w:rsidR="00B45D2D">
              <w:rPr>
                <w:rFonts w:asciiTheme="minorHAnsi" w:eastAsiaTheme="minorEastAsia" w:hAnsiTheme="minorHAnsi"/>
                <w:noProof/>
                <w:lang w:eastAsia="en-IN"/>
              </w:rPr>
              <w:tab/>
            </w:r>
            <w:r w:rsidR="00B45D2D" w:rsidRPr="003820EE">
              <w:rPr>
                <w:rStyle w:val="Hyperlink"/>
                <w:rFonts w:cs="Arial"/>
                <w:noProof/>
              </w:rPr>
              <w:t>Business Drivers</w:t>
            </w:r>
            <w:r w:rsidR="00B45D2D">
              <w:rPr>
                <w:noProof/>
                <w:webHidden/>
              </w:rPr>
              <w:tab/>
            </w:r>
            <w:r w:rsidR="00B45D2D">
              <w:rPr>
                <w:noProof/>
                <w:webHidden/>
              </w:rPr>
              <w:fldChar w:fldCharType="begin"/>
            </w:r>
            <w:r w:rsidR="00B45D2D">
              <w:rPr>
                <w:noProof/>
                <w:webHidden/>
              </w:rPr>
              <w:instrText xml:space="preserve"> PAGEREF _Toc20317924 \h </w:instrText>
            </w:r>
            <w:r w:rsidR="00B45D2D">
              <w:rPr>
                <w:noProof/>
                <w:webHidden/>
              </w:rPr>
            </w:r>
            <w:r w:rsidR="00B45D2D">
              <w:rPr>
                <w:noProof/>
                <w:webHidden/>
              </w:rPr>
              <w:fldChar w:fldCharType="separate"/>
            </w:r>
            <w:r w:rsidR="00465B0B">
              <w:rPr>
                <w:noProof/>
                <w:webHidden/>
              </w:rPr>
              <w:t>7</w:t>
            </w:r>
            <w:r w:rsidR="00B45D2D">
              <w:rPr>
                <w:noProof/>
                <w:webHidden/>
              </w:rPr>
              <w:fldChar w:fldCharType="end"/>
            </w:r>
          </w:hyperlink>
        </w:p>
        <w:p w14:paraId="6664E504" w14:textId="530B2844"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25" w:history="1">
            <w:r w:rsidR="00B45D2D" w:rsidRPr="003820EE">
              <w:rPr>
                <w:rStyle w:val="Hyperlink"/>
                <w:rFonts w:cs="Arial"/>
                <w:noProof/>
              </w:rPr>
              <w:t>3.1</w:t>
            </w:r>
            <w:r w:rsidR="00B45D2D">
              <w:rPr>
                <w:rFonts w:asciiTheme="minorHAnsi" w:eastAsiaTheme="minorEastAsia" w:hAnsiTheme="minorHAnsi"/>
                <w:noProof/>
                <w:lang w:eastAsia="en-IN"/>
              </w:rPr>
              <w:tab/>
            </w:r>
            <w:r w:rsidR="00B45D2D" w:rsidRPr="003820EE">
              <w:rPr>
                <w:rStyle w:val="Hyperlink"/>
                <w:rFonts w:cs="Arial"/>
                <w:noProof/>
              </w:rPr>
              <w:t>Improving the Efficiency of Testing Process</w:t>
            </w:r>
            <w:r w:rsidR="00B45D2D">
              <w:rPr>
                <w:noProof/>
                <w:webHidden/>
              </w:rPr>
              <w:tab/>
            </w:r>
            <w:r w:rsidR="00B45D2D">
              <w:rPr>
                <w:noProof/>
                <w:webHidden/>
              </w:rPr>
              <w:fldChar w:fldCharType="begin"/>
            </w:r>
            <w:r w:rsidR="00B45D2D">
              <w:rPr>
                <w:noProof/>
                <w:webHidden/>
              </w:rPr>
              <w:instrText xml:space="preserve"> PAGEREF _Toc20317925 \h </w:instrText>
            </w:r>
            <w:r w:rsidR="00B45D2D">
              <w:rPr>
                <w:noProof/>
                <w:webHidden/>
              </w:rPr>
            </w:r>
            <w:r w:rsidR="00B45D2D">
              <w:rPr>
                <w:noProof/>
                <w:webHidden/>
              </w:rPr>
              <w:fldChar w:fldCharType="separate"/>
            </w:r>
            <w:r w:rsidR="00465B0B">
              <w:rPr>
                <w:noProof/>
                <w:webHidden/>
              </w:rPr>
              <w:t>7</w:t>
            </w:r>
            <w:r w:rsidR="00B45D2D">
              <w:rPr>
                <w:noProof/>
                <w:webHidden/>
              </w:rPr>
              <w:fldChar w:fldCharType="end"/>
            </w:r>
          </w:hyperlink>
        </w:p>
        <w:p w14:paraId="47B2A7E3" w14:textId="262151D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26" w:history="1">
            <w:r w:rsidR="00B45D2D" w:rsidRPr="003820EE">
              <w:rPr>
                <w:rStyle w:val="Hyperlink"/>
                <w:rFonts w:cs="Arial"/>
                <w:noProof/>
              </w:rPr>
              <w:t>3.2</w:t>
            </w:r>
            <w:r w:rsidR="00B45D2D">
              <w:rPr>
                <w:rFonts w:asciiTheme="minorHAnsi" w:eastAsiaTheme="minorEastAsia" w:hAnsiTheme="minorHAnsi"/>
                <w:noProof/>
                <w:lang w:eastAsia="en-IN"/>
              </w:rPr>
              <w:tab/>
            </w:r>
            <w:r w:rsidR="00B45D2D" w:rsidRPr="003820EE">
              <w:rPr>
                <w:rStyle w:val="Hyperlink"/>
                <w:rFonts w:cs="Arial"/>
                <w:noProof/>
              </w:rPr>
              <w:t>To enable EDUTEST to get additional business</w:t>
            </w:r>
            <w:r w:rsidR="00B45D2D">
              <w:rPr>
                <w:noProof/>
                <w:webHidden/>
              </w:rPr>
              <w:tab/>
            </w:r>
            <w:r w:rsidR="00B45D2D">
              <w:rPr>
                <w:noProof/>
                <w:webHidden/>
              </w:rPr>
              <w:fldChar w:fldCharType="begin"/>
            </w:r>
            <w:r w:rsidR="00B45D2D">
              <w:rPr>
                <w:noProof/>
                <w:webHidden/>
              </w:rPr>
              <w:instrText xml:space="preserve"> PAGEREF _Toc20317926 \h </w:instrText>
            </w:r>
            <w:r w:rsidR="00B45D2D">
              <w:rPr>
                <w:noProof/>
                <w:webHidden/>
              </w:rPr>
            </w:r>
            <w:r w:rsidR="00B45D2D">
              <w:rPr>
                <w:noProof/>
                <w:webHidden/>
              </w:rPr>
              <w:fldChar w:fldCharType="separate"/>
            </w:r>
            <w:r w:rsidR="00465B0B">
              <w:rPr>
                <w:noProof/>
                <w:webHidden/>
              </w:rPr>
              <w:t>7</w:t>
            </w:r>
            <w:r w:rsidR="00B45D2D">
              <w:rPr>
                <w:noProof/>
                <w:webHidden/>
              </w:rPr>
              <w:fldChar w:fldCharType="end"/>
            </w:r>
          </w:hyperlink>
        </w:p>
        <w:p w14:paraId="2BDF9CB6" w14:textId="30C47D8D" w:rsidR="00B45D2D" w:rsidRDefault="008D0876">
          <w:pPr>
            <w:pStyle w:val="TOC1"/>
            <w:tabs>
              <w:tab w:val="left" w:pos="440"/>
              <w:tab w:val="right" w:leader="dot" w:pos="9016"/>
            </w:tabs>
            <w:rPr>
              <w:rFonts w:asciiTheme="minorHAnsi" w:eastAsiaTheme="minorEastAsia" w:hAnsiTheme="minorHAnsi"/>
              <w:noProof/>
              <w:lang w:eastAsia="en-IN"/>
            </w:rPr>
          </w:pPr>
          <w:hyperlink w:anchor="_Toc20317927" w:history="1">
            <w:r w:rsidR="00B45D2D" w:rsidRPr="003820EE">
              <w:rPr>
                <w:rStyle w:val="Hyperlink"/>
                <w:rFonts w:cs="Arial"/>
                <w:noProof/>
              </w:rPr>
              <w:t>4</w:t>
            </w:r>
            <w:r w:rsidR="00B45D2D">
              <w:rPr>
                <w:rFonts w:asciiTheme="minorHAnsi" w:eastAsiaTheme="minorEastAsia" w:hAnsiTheme="minorHAnsi"/>
                <w:noProof/>
                <w:lang w:eastAsia="en-IN"/>
              </w:rPr>
              <w:tab/>
            </w:r>
            <w:r w:rsidR="00B45D2D" w:rsidRPr="003820EE">
              <w:rPr>
                <w:rStyle w:val="Hyperlink"/>
                <w:rFonts w:cs="Arial"/>
                <w:noProof/>
              </w:rPr>
              <w:t>Current Process</w:t>
            </w:r>
            <w:r w:rsidR="00B45D2D">
              <w:rPr>
                <w:noProof/>
                <w:webHidden/>
              </w:rPr>
              <w:tab/>
            </w:r>
            <w:r w:rsidR="00B45D2D">
              <w:rPr>
                <w:noProof/>
                <w:webHidden/>
              </w:rPr>
              <w:fldChar w:fldCharType="begin"/>
            </w:r>
            <w:r w:rsidR="00B45D2D">
              <w:rPr>
                <w:noProof/>
                <w:webHidden/>
              </w:rPr>
              <w:instrText xml:space="preserve"> PAGEREF _Toc20317927 \h </w:instrText>
            </w:r>
            <w:r w:rsidR="00B45D2D">
              <w:rPr>
                <w:noProof/>
                <w:webHidden/>
              </w:rPr>
            </w:r>
            <w:r w:rsidR="00B45D2D">
              <w:rPr>
                <w:noProof/>
                <w:webHidden/>
              </w:rPr>
              <w:fldChar w:fldCharType="separate"/>
            </w:r>
            <w:r w:rsidR="00465B0B">
              <w:rPr>
                <w:noProof/>
                <w:webHidden/>
              </w:rPr>
              <w:t>7</w:t>
            </w:r>
            <w:r w:rsidR="00B45D2D">
              <w:rPr>
                <w:noProof/>
                <w:webHidden/>
              </w:rPr>
              <w:fldChar w:fldCharType="end"/>
            </w:r>
          </w:hyperlink>
        </w:p>
        <w:p w14:paraId="3C8BC583" w14:textId="1D9A9E1C" w:rsidR="00B45D2D" w:rsidRDefault="008D0876">
          <w:pPr>
            <w:pStyle w:val="TOC1"/>
            <w:tabs>
              <w:tab w:val="left" w:pos="440"/>
              <w:tab w:val="right" w:leader="dot" w:pos="9016"/>
            </w:tabs>
            <w:rPr>
              <w:rFonts w:asciiTheme="minorHAnsi" w:eastAsiaTheme="minorEastAsia" w:hAnsiTheme="minorHAnsi"/>
              <w:noProof/>
              <w:lang w:eastAsia="en-IN"/>
            </w:rPr>
          </w:pPr>
          <w:hyperlink w:anchor="_Toc20317928" w:history="1">
            <w:r w:rsidR="00B45D2D" w:rsidRPr="003820EE">
              <w:rPr>
                <w:rStyle w:val="Hyperlink"/>
                <w:rFonts w:cs="Arial"/>
                <w:noProof/>
              </w:rPr>
              <w:t>5</w:t>
            </w:r>
            <w:r w:rsidR="00B45D2D">
              <w:rPr>
                <w:rFonts w:asciiTheme="minorHAnsi" w:eastAsiaTheme="minorEastAsia" w:hAnsiTheme="minorHAnsi"/>
                <w:noProof/>
                <w:lang w:eastAsia="en-IN"/>
              </w:rPr>
              <w:tab/>
            </w:r>
            <w:r w:rsidR="00B45D2D" w:rsidRPr="003820EE">
              <w:rPr>
                <w:rStyle w:val="Hyperlink"/>
                <w:rFonts w:cs="Arial"/>
                <w:noProof/>
              </w:rPr>
              <w:t>Proposed Process</w:t>
            </w:r>
            <w:r w:rsidR="00B45D2D">
              <w:rPr>
                <w:noProof/>
                <w:webHidden/>
              </w:rPr>
              <w:tab/>
            </w:r>
            <w:r w:rsidR="00B45D2D">
              <w:rPr>
                <w:noProof/>
                <w:webHidden/>
              </w:rPr>
              <w:fldChar w:fldCharType="begin"/>
            </w:r>
            <w:r w:rsidR="00B45D2D">
              <w:rPr>
                <w:noProof/>
                <w:webHidden/>
              </w:rPr>
              <w:instrText xml:space="preserve"> PAGEREF _Toc20317928 \h </w:instrText>
            </w:r>
            <w:r w:rsidR="00B45D2D">
              <w:rPr>
                <w:noProof/>
                <w:webHidden/>
              </w:rPr>
            </w:r>
            <w:r w:rsidR="00B45D2D">
              <w:rPr>
                <w:noProof/>
                <w:webHidden/>
              </w:rPr>
              <w:fldChar w:fldCharType="separate"/>
            </w:r>
            <w:r w:rsidR="00465B0B">
              <w:rPr>
                <w:noProof/>
                <w:webHidden/>
              </w:rPr>
              <w:t>8</w:t>
            </w:r>
            <w:r w:rsidR="00B45D2D">
              <w:rPr>
                <w:noProof/>
                <w:webHidden/>
              </w:rPr>
              <w:fldChar w:fldCharType="end"/>
            </w:r>
          </w:hyperlink>
        </w:p>
        <w:p w14:paraId="592512CC" w14:textId="3BF95275"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29" w:history="1">
            <w:r w:rsidR="00B45D2D" w:rsidRPr="003820EE">
              <w:rPr>
                <w:rStyle w:val="Hyperlink"/>
                <w:rFonts w:cs="Arial"/>
                <w:noProof/>
              </w:rPr>
              <w:t>5.1</w:t>
            </w:r>
            <w:r w:rsidR="00B45D2D">
              <w:rPr>
                <w:rFonts w:asciiTheme="minorHAnsi" w:eastAsiaTheme="minorEastAsia" w:hAnsiTheme="minorHAnsi"/>
                <w:noProof/>
                <w:lang w:eastAsia="en-IN"/>
              </w:rPr>
              <w:tab/>
            </w:r>
            <w:r w:rsidR="00B45D2D" w:rsidRPr="003820EE">
              <w:rPr>
                <w:rStyle w:val="Hyperlink"/>
                <w:rFonts w:cs="Arial"/>
                <w:noProof/>
              </w:rPr>
              <w:t>Client Onboarding Process (COP)</w:t>
            </w:r>
            <w:r w:rsidR="00B45D2D">
              <w:rPr>
                <w:noProof/>
                <w:webHidden/>
              </w:rPr>
              <w:tab/>
            </w:r>
            <w:r w:rsidR="00B45D2D">
              <w:rPr>
                <w:noProof/>
                <w:webHidden/>
              </w:rPr>
              <w:fldChar w:fldCharType="begin"/>
            </w:r>
            <w:r w:rsidR="00B45D2D">
              <w:rPr>
                <w:noProof/>
                <w:webHidden/>
              </w:rPr>
              <w:instrText xml:space="preserve"> PAGEREF _Toc20317929 \h </w:instrText>
            </w:r>
            <w:r w:rsidR="00B45D2D">
              <w:rPr>
                <w:noProof/>
                <w:webHidden/>
              </w:rPr>
            </w:r>
            <w:r w:rsidR="00B45D2D">
              <w:rPr>
                <w:noProof/>
                <w:webHidden/>
              </w:rPr>
              <w:fldChar w:fldCharType="separate"/>
            </w:r>
            <w:r w:rsidR="00465B0B">
              <w:rPr>
                <w:noProof/>
                <w:webHidden/>
              </w:rPr>
              <w:t>8</w:t>
            </w:r>
            <w:r w:rsidR="00B45D2D">
              <w:rPr>
                <w:noProof/>
                <w:webHidden/>
              </w:rPr>
              <w:fldChar w:fldCharType="end"/>
            </w:r>
          </w:hyperlink>
        </w:p>
        <w:p w14:paraId="7E4EFEA3" w14:textId="4BE455B2"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0" w:history="1">
            <w:r w:rsidR="00B45D2D" w:rsidRPr="003820EE">
              <w:rPr>
                <w:rStyle w:val="Hyperlink"/>
                <w:rFonts w:cs="Arial"/>
                <w:noProof/>
              </w:rPr>
              <w:t>5.2</w:t>
            </w:r>
            <w:r w:rsidR="00B45D2D">
              <w:rPr>
                <w:rFonts w:asciiTheme="minorHAnsi" w:eastAsiaTheme="minorEastAsia" w:hAnsiTheme="minorHAnsi"/>
                <w:noProof/>
                <w:lang w:eastAsia="en-IN"/>
              </w:rPr>
              <w:tab/>
            </w:r>
            <w:r w:rsidR="00B45D2D" w:rsidRPr="003820EE">
              <w:rPr>
                <w:rStyle w:val="Hyperlink"/>
                <w:rFonts w:cs="Arial"/>
                <w:noProof/>
              </w:rPr>
              <w:t>Candidate Application Design (CAD)</w:t>
            </w:r>
            <w:r w:rsidR="00B45D2D">
              <w:rPr>
                <w:noProof/>
                <w:webHidden/>
              </w:rPr>
              <w:tab/>
            </w:r>
            <w:r w:rsidR="00B45D2D">
              <w:rPr>
                <w:noProof/>
                <w:webHidden/>
              </w:rPr>
              <w:fldChar w:fldCharType="begin"/>
            </w:r>
            <w:r w:rsidR="00B45D2D">
              <w:rPr>
                <w:noProof/>
                <w:webHidden/>
              </w:rPr>
              <w:instrText xml:space="preserve"> PAGEREF _Toc20317930 \h </w:instrText>
            </w:r>
            <w:r w:rsidR="00B45D2D">
              <w:rPr>
                <w:noProof/>
                <w:webHidden/>
              </w:rPr>
            </w:r>
            <w:r w:rsidR="00B45D2D">
              <w:rPr>
                <w:noProof/>
                <w:webHidden/>
              </w:rPr>
              <w:fldChar w:fldCharType="separate"/>
            </w:r>
            <w:r w:rsidR="00465B0B">
              <w:rPr>
                <w:noProof/>
                <w:webHidden/>
              </w:rPr>
              <w:t>9</w:t>
            </w:r>
            <w:r w:rsidR="00B45D2D">
              <w:rPr>
                <w:noProof/>
                <w:webHidden/>
              </w:rPr>
              <w:fldChar w:fldCharType="end"/>
            </w:r>
          </w:hyperlink>
        </w:p>
        <w:p w14:paraId="378BADF3" w14:textId="6A39939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1" w:history="1">
            <w:r w:rsidR="00B45D2D" w:rsidRPr="003820EE">
              <w:rPr>
                <w:rStyle w:val="Hyperlink"/>
                <w:rFonts w:cs="Arial"/>
                <w:noProof/>
              </w:rPr>
              <w:t>5.3</w:t>
            </w:r>
            <w:r w:rsidR="00B45D2D">
              <w:rPr>
                <w:rFonts w:asciiTheme="minorHAnsi" w:eastAsiaTheme="minorEastAsia" w:hAnsiTheme="minorHAnsi"/>
                <w:noProof/>
                <w:lang w:eastAsia="en-IN"/>
              </w:rPr>
              <w:tab/>
            </w:r>
            <w:r w:rsidR="00B45D2D" w:rsidRPr="003820EE">
              <w:rPr>
                <w:rStyle w:val="Hyperlink"/>
                <w:rFonts w:cs="Arial"/>
                <w:noProof/>
              </w:rPr>
              <w:t>Admit Card and Score Card Design (ACSCD)</w:t>
            </w:r>
            <w:r w:rsidR="00B45D2D">
              <w:rPr>
                <w:noProof/>
                <w:webHidden/>
              </w:rPr>
              <w:tab/>
            </w:r>
            <w:r w:rsidR="00B45D2D">
              <w:rPr>
                <w:noProof/>
                <w:webHidden/>
              </w:rPr>
              <w:fldChar w:fldCharType="begin"/>
            </w:r>
            <w:r w:rsidR="00B45D2D">
              <w:rPr>
                <w:noProof/>
                <w:webHidden/>
              </w:rPr>
              <w:instrText xml:space="preserve"> PAGEREF _Toc20317931 \h </w:instrText>
            </w:r>
            <w:r w:rsidR="00B45D2D">
              <w:rPr>
                <w:noProof/>
                <w:webHidden/>
              </w:rPr>
            </w:r>
            <w:r w:rsidR="00B45D2D">
              <w:rPr>
                <w:noProof/>
                <w:webHidden/>
              </w:rPr>
              <w:fldChar w:fldCharType="separate"/>
            </w:r>
            <w:r w:rsidR="00465B0B">
              <w:rPr>
                <w:noProof/>
                <w:webHidden/>
              </w:rPr>
              <w:t>10</w:t>
            </w:r>
            <w:r w:rsidR="00B45D2D">
              <w:rPr>
                <w:noProof/>
                <w:webHidden/>
              </w:rPr>
              <w:fldChar w:fldCharType="end"/>
            </w:r>
          </w:hyperlink>
        </w:p>
        <w:p w14:paraId="049D0B23" w14:textId="663205E0"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2" w:history="1">
            <w:r w:rsidR="00B45D2D" w:rsidRPr="003820EE">
              <w:rPr>
                <w:rStyle w:val="Hyperlink"/>
                <w:rFonts w:cs="Arial"/>
                <w:noProof/>
              </w:rPr>
              <w:t>5.4</w:t>
            </w:r>
            <w:r w:rsidR="00B45D2D">
              <w:rPr>
                <w:rFonts w:asciiTheme="minorHAnsi" w:eastAsiaTheme="minorEastAsia" w:hAnsiTheme="minorHAnsi"/>
                <w:noProof/>
                <w:lang w:eastAsia="en-IN"/>
              </w:rPr>
              <w:tab/>
            </w:r>
            <w:r w:rsidR="00B45D2D" w:rsidRPr="003820EE">
              <w:rPr>
                <w:rStyle w:val="Hyperlink"/>
                <w:rFonts w:cs="Arial"/>
                <w:noProof/>
              </w:rPr>
              <w:t>Candidate Application (CA)</w:t>
            </w:r>
            <w:r w:rsidR="00B45D2D">
              <w:rPr>
                <w:noProof/>
                <w:webHidden/>
              </w:rPr>
              <w:tab/>
            </w:r>
            <w:r w:rsidR="00B45D2D">
              <w:rPr>
                <w:noProof/>
                <w:webHidden/>
              </w:rPr>
              <w:fldChar w:fldCharType="begin"/>
            </w:r>
            <w:r w:rsidR="00B45D2D">
              <w:rPr>
                <w:noProof/>
                <w:webHidden/>
              </w:rPr>
              <w:instrText xml:space="preserve"> PAGEREF _Toc20317932 \h </w:instrText>
            </w:r>
            <w:r w:rsidR="00B45D2D">
              <w:rPr>
                <w:noProof/>
                <w:webHidden/>
              </w:rPr>
            </w:r>
            <w:r w:rsidR="00B45D2D">
              <w:rPr>
                <w:noProof/>
                <w:webHidden/>
              </w:rPr>
              <w:fldChar w:fldCharType="separate"/>
            </w:r>
            <w:r w:rsidR="00465B0B">
              <w:rPr>
                <w:noProof/>
                <w:webHidden/>
              </w:rPr>
              <w:t>11</w:t>
            </w:r>
            <w:r w:rsidR="00B45D2D">
              <w:rPr>
                <w:noProof/>
                <w:webHidden/>
              </w:rPr>
              <w:fldChar w:fldCharType="end"/>
            </w:r>
          </w:hyperlink>
        </w:p>
        <w:p w14:paraId="17C0F89C" w14:textId="456054ED"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3" w:history="1">
            <w:r w:rsidR="00B45D2D" w:rsidRPr="003820EE">
              <w:rPr>
                <w:rStyle w:val="Hyperlink"/>
                <w:rFonts w:cs="Arial"/>
                <w:noProof/>
              </w:rPr>
              <w:t>5.5</w:t>
            </w:r>
            <w:r w:rsidR="00B45D2D">
              <w:rPr>
                <w:rFonts w:asciiTheme="minorHAnsi" w:eastAsiaTheme="minorEastAsia" w:hAnsiTheme="minorHAnsi"/>
                <w:noProof/>
                <w:lang w:eastAsia="en-IN"/>
              </w:rPr>
              <w:tab/>
            </w:r>
            <w:r w:rsidR="00B45D2D" w:rsidRPr="003820EE">
              <w:rPr>
                <w:rStyle w:val="Hyperlink"/>
                <w:rFonts w:cs="Arial"/>
                <w:noProof/>
              </w:rPr>
              <w:t>Test Design Process (TDP)</w:t>
            </w:r>
            <w:r w:rsidR="00B45D2D">
              <w:rPr>
                <w:noProof/>
                <w:webHidden/>
              </w:rPr>
              <w:tab/>
            </w:r>
            <w:r w:rsidR="00B45D2D">
              <w:rPr>
                <w:noProof/>
                <w:webHidden/>
              </w:rPr>
              <w:fldChar w:fldCharType="begin"/>
            </w:r>
            <w:r w:rsidR="00B45D2D">
              <w:rPr>
                <w:noProof/>
                <w:webHidden/>
              </w:rPr>
              <w:instrText xml:space="preserve"> PAGEREF _Toc20317933 \h </w:instrText>
            </w:r>
            <w:r w:rsidR="00B45D2D">
              <w:rPr>
                <w:noProof/>
                <w:webHidden/>
              </w:rPr>
            </w:r>
            <w:r w:rsidR="00B45D2D">
              <w:rPr>
                <w:noProof/>
                <w:webHidden/>
              </w:rPr>
              <w:fldChar w:fldCharType="separate"/>
            </w:r>
            <w:r w:rsidR="00465B0B">
              <w:rPr>
                <w:noProof/>
                <w:webHidden/>
              </w:rPr>
              <w:t>12</w:t>
            </w:r>
            <w:r w:rsidR="00B45D2D">
              <w:rPr>
                <w:noProof/>
                <w:webHidden/>
              </w:rPr>
              <w:fldChar w:fldCharType="end"/>
            </w:r>
          </w:hyperlink>
        </w:p>
        <w:p w14:paraId="610E49AB" w14:textId="6E86AB37"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4" w:history="1">
            <w:r w:rsidR="00B45D2D" w:rsidRPr="003820EE">
              <w:rPr>
                <w:rStyle w:val="Hyperlink"/>
                <w:rFonts w:cs="Arial"/>
                <w:noProof/>
              </w:rPr>
              <w:t>5.6</w:t>
            </w:r>
            <w:r w:rsidR="00B45D2D">
              <w:rPr>
                <w:rFonts w:asciiTheme="minorHAnsi" w:eastAsiaTheme="minorEastAsia" w:hAnsiTheme="minorHAnsi"/>
                <w:noProof/>
                <w:lang w:eastAsia="en-IN"/>
              </w:rPr>
              <w:tab/>
            </w:r>
            <w:r w:rsidR="00B45D2D" w:rsidRPr="003820EE">
              <w:rPr>
                <w:rStyle w:val="Hyperlink"/>
                <w:rFonts w:cs="Arial"/>
                <w:noProof/>
              </w:rPr>
              <w:t>Question Paper Design (QPD)</w:t>
            </w:r>
            <w:r w:rsidR="00B45D2D">
              <w:rPr>
                <w:noProof/>
                <w:webHidden/>
              </w:rPr>
              <w:tab/>
            </w:r>
            <w:r w:rsidR="00B45D2D">
              <w:rPr>
                <w:noProof/>
                <w:webHidden/>
              </w:rPr>
              <w:fldChar w:fldCharType="begin"/>
            </w:r>
            <w:r w:rsidR="00B45D2D">
              <w:rPr>
                <w:noProof/>
                <w:webHidden/>
              </w:rPr>
              <w:instrText xml:space="preserve"> PAGEREF _Toc20317934 \h </w:instrText>
            </w:r>
            <w:r w:rsidR="00B45D2D">
              <w:rPr>
                <w:noProof/>
                <w:webHidden/>
              </w:rPr>
            </w:r>
            <w:r w:rsidR="00B45D2D">
              <w:rPr>
                <w:noProof/>
                <w:webHidden/>
              </w:rPr>
              <w:fldChar w:fldCharType="separate"/>
            </w:r>
            <w:r w:rsidR="00465B0B">
              <w:rPr>
                <w:noProof/>
                <w:webHidden/>
              </w:rPr>
              <w:t>13</w:t>
            </w:r>
            <w:r w:rsidR="00B45D2D">
              <w:rPr>
                <w:noProof/>
                <w:webHidden/>
              </w:rPr>
              <w:fldChar w:fldCharType="end"/>
            </w:r>
          </w:hyperlink>
        </w:p>
        <w:p w14:paraId="7C2D0C85" w14:textId="612BAF21"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5" w:history="1">
            <w:r w:rsidR="00B45D2D" w:rsidRPr="003820EE">
              <w:rPr>
                <w:rStyle w:val="Hyperlink"/>
                <w:noProof/>
              </w:rPr>
              <w:t>5.7</w:t>
            </w:r>
            <w:r w:rsidR="00B45D2D">
              <w:rPr>
                <w:rFonts w:asciiTheme="minorHAnsi" w:eastAsiaTheme="minorEastAsia" w:hAnsiTheme="minorHAnsi"/>
                <w:noProof/>
                <w:lang w:eastAsia="en-IN"/>
              </w:rPr>
              <w:tab/>
            </w:r>
            <w:r w:rsidR="00B45D2D" w:rsidRPr="003820EE">
              <w:rPr>
                <w:rStyle w:val="Hyperlink"/>
                <w:noProof/>
              </w:rPr>
              <w:t>Question Paper Authoring (QPA)</w:t>
            </w:r>
            <w:r w:rsidR="00B45D2D">
              <w:rPr>
                <w:noProof/>
                <w:webHidden/>
              </w:rPr>
              <w:tab/>
            </w:r>
            <w:r w:rsidR="00B45D2D">
              <w:rPr>
                <w:noProof/>
                <w:webHidden/>
              </w:rPr>
              <w:fldChar w:fldCharType="begin"/>
            </w:r>
            <w:r w:rsidR="00B45D2D">
              <w:rPr>
                <w:noProof/>
                <w:webHidden/>
              </w:rPr>
              <w:instrText xml:space="preserve"> PAGEREF _Toc20317935 \h </w:instrText>
            </w:r>
            <w:r w:rsidR="00B45D2D">
              <w:rPr>
                <w:noProof/>
                <w:webHidden/>
              </w:rPr>
            </w:r>
            <w:r w:rsidR="00B45D2D">
              <w:rPr>
                <w:noProof/>
                <w:webHidden/>
              </w:rPr>
              <w:fldChar w:fldCharType="separate"/>
            </w:r>
            <w:r w:rsidR="00465B0B">
              <w:rPr>
                <w:noProof/>
                <w:webHidden/>
              </w:rPr>
              <w:t>14</w:t>
            </w:r>
            <w:r w:rsidR="00B45D2D">
              <w:rPr>
                <w:noProof/>
                <w:webHidden/>
              </w:rPr>
              <w:fldChar w:fldCharType="end"/>
            </w:r>
          </w:hyperlink>
        </w:p>
        <w:p w14:paraId="67463DA1" w14:textId="3677A0CF"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6" w:history="1">
            <w:r w:rsidR="00B45D2D" w:rsidRPr="003820EE">
              <w:rPr>
                <w:rStyle w:val="Hyperlink"/>
                <w:noProof/>
              </w:rPr>
              <w:t>5.8</w:t>
            </w:r>
            <w:r w:rsidR="00B45D2D">
              <w:rPr>
                <w:rFonts w:asciiTheme="minorHAnsi" w:eastAsiaTheme="minorEastAsia" w:hAnsiTheme="minorHAnsi"/>
                <w:noProof/>
                <w:lang w:eastAsia="en-IN"/>
              </w:rPr>
              <w:tab/>
            </w:r>
            <w:r w:rsidR="00B45D2D" w:rsidRPr="003820EE">
              <w:rPr>
                <w:rStyle w:val="Hyperlink"/>
                <w:noProof/>
              </w:rPr>
              <w:t>Center Onboarding Process (CEOP)</w:t>
            </w:r>
            <w:r w:rsidR="00B45D2D">
              <w:rPr>
                <w:noProof/>
                <w:webHidden/>
              </w:rPr>
              <w:tab/>
            </w:r>
            <w:r w:rsidR="00B45D2D">
              <w:rPr>
                <w:noProof/>
                <w:webHidden/>
              </w:rPr>
              <w:fldChar w:fldCharType="begin"/>
            </w:r>
            <w:r w:rsidR="00B45D2D">
              <w:rPr>
                <w:noProof/>
                <w:webHidden/>
              </w:rPr>
              <w:instrText xml:space="preserve"> PAGEREF _Toc20317936 \h </w:instrText>
            </w:r>
            <w:r w:rsidR="00B45D2D">
              <w:rPr>
                <w:noProof/>
                <w:webHidden/>
              </w:rPr>
            </w:r>
            <w:r w:rsidR="00B45D2D">
              <w:rPr>
                <w:noProof/>
                <w:webHidden/>
              </w:rPr>
              <w:fldChar w:fldCharType="separate"/>
            </w:r>
            <w:r w:rsidR="00465B0B">
              <w:rPr>
                <w:noProof/>
                <w:webHidden/>
              </w:rPr>
              <w:t>15</w:t>
            </w:r>
            <w:r w:rsidR="00B45D2D">
              <w:rPr>
                <w:noProof/>
                <w:webHidden/>
              </w:rPr>
              <w:fldChar w:fldCharType="end"/>
            </w:r>
          </w:hyperlink>
        </w:p>
        <w:p w14:paraId="0CB73850" w14:textId="7397C39E"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7" w:history="1">
            <w:r w:rsidR="00B45D2D" w:rsidRPr="003820EE">
              <w:rPr>
                <w:rStyle w:val="Hyperlink"/>
                <w:noProof/>
              </w:rPr>
              <w:t>5.9</w:t>
            </w:r>
            <w:r w:rsidR="00B45D2D">
              <w:rPr>
                <w:rFonts w:asciiTheme="minorHAnsi" w:eastAsiaTheme="minorEastAsia" w:hAnsiTheme="minorHAnsi"/>
                <w:noProof/>
                <w:lang w:eastAsia="en-IN"/>
              </w:rPr>
              <w:tab/>
            </w:r>
            <w:r w:rsidR="00B45D2D" w:rsidRPr="003820EE">
              <w:rPr>
                <w:rStyle w:val="Hyperlink"/>
                <w:noProof/>
              </w:rPr>
              <w:t>Center Allocation Process (CEAP)</w:t>
            </w:r>
            <w:r w:rsidR="00B45D2D">
              <w:rPr>
                <w:noProof/>
                <w:webHidden/>
              </w:rPr>
              <w:tab/>
            </w:r>
            <w:r w:rsidR="00B45D2D">
              <w:rPr>
                <w:noProof/>
                <w:webHidden/>
              </w:rPr>
              <w:fldChar w:fldCharType="begin"/>
            </w:r>
            <w:r w:rsidR="00B45D2D">
              <w:rPr>
                <w:noProof/>
                <w:webHidden/>
              </w:rPr>
              <w:instrText xml:space="preserve"> PAGEREF _Toc20317937 \h </w:instrText>
            </w:r>
            <w:r w:rsidR="00B45D2D">
              <w:rPr>
                <w:noProof/>
                <w:webHidden/>
              </w:rPr>
            </w:r>
            <w:r w:rsidR="00B45D2D">
              <w:rPr>
                <w:noProof/>
                <w:webHidden/>
              </w:rPr>
              <w:fldChar w:fldCharType="separate"/>
            </w:r>
            <w:r w:rsidR="00465B0B">
              <w:rPr>
                <w:noProof/>
                <w:webHidden/>
              </w:rPr>
              <w:t>16</w:t>
            </w:r>
            <w:r w:rsidR="00B45D2D">
              <w:rPr>
                <w:noProof/>
                <w:webHidden/>
              </w:rPr>
              <w:fldChar w:fldCharType="end"/>
            </w:r>
          </w:hyperlink>
        </w:p>
        <w:p w14:paraId="6BF7FAF9" w14:textId="3404711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8" w:history="1">
            <w:r w:rsidR="00B45D2D" w:rsidRPr="003820EE">
              <w:rPr>
                <w:rStyle w:val="Hyperlink"/>
                <w:noProof/>
              </w:rPr>
              <w:t>5.10</w:t>
            </w:r>
            <w:r w:rsidR="00B45D2D">
              <w:rPr>
                <w:rFonts w:asciiTheme="minorHAnsi" w:eastAsiaTheme="minorEastAsia" w:hAnsiTheme="minorHAnsi"/>
                <w:noProof/>
                <w:lang w:eastAsia="en-IN"/>
              </w:rPr>
              <w:tab/>
            </w:r>
            <w:r w:rsidR="00B45D2D" w:rsidRPr="003820EE">
              <w:rPr>
                <w:rStyle w:val="Hyperlink"/>
                <w:noProof/>
              </w:rPr>
              <w:t>Center Preparation Process (CEPP)</w:t>
            </w:r>
            <w:r w:rsidR="00B45D2D">
              <w:rPr>
                <w:noProof/>
                <w:webHidden/>
              </w:rPr>
              <w:tab/>
            </w:r>
            <w:r w:rsidR="00B45D2D">
              <w:rPr>
                <w:noProof/>
                <w:webHidden/>
              </w:rPr>
              <w:fldChar w:fldCharType="begin"/>
            </w:r>
            <w:r w:rsidR="00B45D2D">
              <w:rPr>
                <w:noProof/>
                <w:webHidden/>
              </w:rPr>
              <w:instrText xml:space="preserve"> PAGEREF _Toc20317938 \h </w:instrText>
            </w:r>
            <w:r w:rsidR="00B45D2D">
              <w:rPr>
                <w:noProof/>
                <w:webHidden/>
              </w:rPr>
            </w:r>
            <w:r w:rsidR="00B45D2D">
              <w:rPr>
                <w:noProof/>
                <w:webHidden/>
              </w:rPr>
              <w:fldChar w:fldCharType="separate"/>
            </w:r>
            <w:r w:rsidR="00465B0B">
              <w:rPr>
                <w:noProof/>
                <w:webHidden/>
              </w:rPr>
              <w:t>17</w:t>
            </w:r>
            <w:r w:rsidR="00B45D2D">
              <w:rPr>
                <w:noProof/>
                <w:webHidden/>
              </w:rPr>
              <w:fldChar w:fldCharType="end"/>
            </w:r>
          </w:hyperlink>
        </w:p>
        <w:p w14:paraId="23641F37" w14:textId="5B53F3F9"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39" w:history="1">
            <w:r w:rsidR="00B45D2D" w:rsidRPr="003820EE">
              <w:rPr>
                <w:rStyle w:val="Hyperlink"/>
                <w:noProof/>
              </w:rPr>
              <w:t>5.11</w:t>
            </w:r>
            <w:r w:rsidR="00B45D2D">
              <w:rPr>
                <w:rFonts w:asciiTheme="minorHAnsi" w:eastAsiaTheme="minorEastAsia" w:hAnsiTheme="minorHAnsi"/>
                <w:noProof/>
                <w:lang w:eastAsia="en-IN"/>
              </w:rPr>
              <w:tab/>
            </w:r>
            <w:r w:rsidR="00B45D2D" w:rsidRPr="003820EE">
              <w:rPr>
                <w:rStyle w:val="Hyperlink"/>
                <w:noProof/>
              </w:rPr>
              <w:t>Candidate Registration at Center (CR)</w:t>
            </w:r>
            <w:r w:rsidR="00B45D2D">
              <w:rPr>
                <w:noProof/>
                <w:webHidden/>
              </w:rPr>
              <w:tab/>
            </w:r>
            <w:r w:rsidR="00B45D2D">
              <w:rPr>
                <w:noProof/>
                <w:webHidden/>
              </w:rPr>
              <w:fldChar w:fldCharType="begin"/>
            </w:r>
            <w:r w:rsidR="00B45D2D">
              <w:rPr>
                <w:noProof/>
                <w:webHidden/>
              </w:rPr>
              <w:instrText xml:space="preserve"> PAGEREF _Toc20317939 \h </w:instrText>
            </w:r>
            <w:r w:rsidR="00B45D2D">
              <w:rPr>
                <w:noProof/>
                <w:webHidden/>
              </w:rPr>
            </w:r>
            <w:r w:rsidR="00B45D2D">
              <w:rPr>
                <w:noProof/>
                <w:webHidden/>
              </w:rPr>
              <w:fldChar w:fldCharType="separate"/>
            </w:r>
            <w:r w:rsidR="00465B0B">
              <w:rPr>
                <w:noProof/>
                <w:webHidden/>
              </w:rPr>
              <w:t>18</w:t>
            </w:r>
            <w:r w:rsidR="00B45D2D">
              <w:rPr>
                <w:noProof/>
                <w:webHidden/>
              </w:rPr>
              <w:fldChar w:fldCharType="end"/>
            </w:r>
          </w:hyperlink>
        </w:p>
        <w:p w14:paraId="530E4517" w14:textId="6DC1010B"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40" w:history="1">
            <w:r w:rsidR="00B45D2D" w:rsidRPr="003820EE">
              <w:rPr>
                <w:rStyle w:val="Hyperlink"/>
                <w:noProof/>
              </w:rPr>
              <w:t>5.12</w:t>
            </w:r>
            <w:r w:rsidR="00B45D2D">
              <w:rPr>
                <w:rFonts w:asciiTheme="minorHAnsi" w:eastAsiaTheme="minorEastAsia" w:hAnsiTheme="minorHAnsi"/>
                <w:noProof/>
                <w:lang w:eastAsia="en-IN"/>
              </w:rPr>
              <w:tab/>
            </w:r>
            <w:r w:rsidR="00B45D2D" w:rsidRPr="003820EE">
              <w:rPr>
                <w:rStyle w:val="Hyperlink"/>
                <w:noProof/>
              </w:rPr>
              <w:t>Exam Conduct (EC)</w:t>
            </w:r>
            <w:r w:rsidR="00B45D2D">
              <w:rPr>
                <w:noProof/>
                <w:webHidden/>
              </w:rPr>
              <w:tab/>
            </w:r>
            <w:r w:rsidR="00B45D2D">
              <w:rPr>
                <w:noProof/>
                <w:webHidden/>
              </w:rPr>
              <w:fldChar w:fldCharType="begin"/>
            </w:r>
            <w:r w:rsidR="00B45D2D">
              <w:rPr>
                <w:noProof/>
                <w:webHidden/>
              </w:rPr>
              <w:instrText xml:space="preserve"> PAGEREF _Toc20317940 \h </w:instrText>
            </w:r>
            <w:r w:rsidR="00B45D2D">
              <w:rPr>
                <w:noProof/>
                <w:webHidden/>
              </w:rPr>
            </w:r>
            <w:r w:rsidR="00B45D2D">
              <w:rPr>
                <w:noProof/>
                <w:webHidden/>
              </w:rPr>
              <w:fldChar w:fldCharType="separate"/>
            </w:r>
            <w:r w:rsidR="00465B0B">
              <w:rPr>
                <w:noProof/>
                <w:webHidden/>
              </w:rPr>
              <w:t>19</w:t>
            </w:r>
            <w:r w:rsidR="00B45D2D">
              <w:rPr>
                <w:noProof/>
                <w:webHidden/>
              </w:rPr>
              <w:fldChar w:fldCharType="end"/>
            </w:r>
          </w:hyperlink>
        </w:p>
        <w:p w14:paraId="657D6177" w14:textId="01C25659"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41" w:history="1">
            <w:r w:rsidR="00B45D2D" w:rsidRPr="003820EE">
              <w:rPr>
                <w:rStyle w:val="Hyperlink"/>
                <w:noProof/>
              </w:rPr>
              <w:t>5.13</w:t>
            </w:r>
            <w:r w:rsidR="00B45D2D">
              <w:rPr>
                <w:rFonts w:asciiTheme="minorHAnsi" w:eastAsiaTheme="minorEastAsia" w:hAnsiTheme="minorHAnsi"/>
                <w:noProof/>
                <w:lang w:eastAsia="en-IN"/>
              </w:rPr>
              <w:tab/>
            </w:r>
            <w:r w:rsidR="00B45D2D" w:rsidRPr="003820EE">
              <w:rPr>
                <w:rStyle w:val="Hyperlink"/>
                <w:noProof/>
              </w:rPr>
              <w:t>Post Exam Reporting (PER)</w:t>
            </w:r>
            <w:r w:rsidR="00B45D2D">
              <w:rPr>
                <w:noProof/>
                <w:webHidden/>
              </w:rPr>
              <w:tab/>
            </w:r>
            <w:r w:rsidR="00B45D2D">
              <w:rPr>
                <w:noProof/>
                <w:webHidden/>
              </w:rPr>
              <w:fldChar w:fldCharType="begin"/>
            </w:r>
            <w:r w:rsidR="00B45D2D">
              <w:rPr>
                <w:noProof/>
                <w:webHidden/>
              </w:rPr>
              <w:instrText xml:space="preserve"> PAGEREF _Toc20317941 \h </w:instrText>
            </w:r>
            <w:r w:rsidR="00B45D2D">
              <w:rPr>
                <w:noProof/>
                <w:webHidden/>
              </w:rPr>
            </w:r>
            <w:r w:rsidR="00B45D2D">
              <w:rPr>
                <w:noProof/>
                <w:webHidden/>
              </w:rPr>
              <w:fldChar w:fldCharType="separate"/>
            </w:r>
            <w:r w:rsidR="00465B0B">
              <w:rPr>
                <w:noProof/>
                <w:webHidden/>
              </w:rPr>
              <w:t>20</w:t>
            </w:r>
            <w:r w:rsidR="00B45D2D">
              <w:rPr>
                <w:noProof/>
                <w:webHidden/>
              </w:rPr>
              <w:fldChar w:fldCharType="end"/>
            </w:r>
          </w:hyperlink>
        </w:p>
        <w:p w14:paraId="1610F178" w14:textId="585DA71A" w:rsidR="00B45D2D" w:rsidRDefault="008D0876">
          <w:pPr>
            <w:pStyle w:val="TOC1"/>
            <w:tabs>
              <w:tab w:val="left" w:pos="440"/>
              <w:tab w:val="right" w:leader="dot" w:pos="9016"/>
            </w:tabs>
            <w:rPr>
              <w:rFonts w:asciiTheme="minorHAnsi" w:eastAsiaTheme="minorEastAsia" w:hAnsiTheme="minorHAnsi"/>
              <w:noProof/>
              <w:lang w:eastAsia="en-IN"/>
            </w:rPr>
          </w:pPr>
          <w:hyperlink w:anchor="_Toc20317942" w:history="1">
            <w:r w:rsidR="00B45D2D" w:rsidRPr="003820EE">
              <w:rPr>
                <w:rStyle w:val="Hyperlink"/>
                <w:rFonts w:cs="Arial"/>
                <w:noProof/>
              </w:rPr>
              <w:t>6</w:t>
            </w:r>
            <w:r w:rsidR="00B45D2D">
              <w:rPr>
                <w:rFonts w:asciiTheme="minorHAnsi" w:eastAsiaTheme="minorEastAsia" w:hAnsiTheme="minorHAnsi"/>
                <w:noProof/>
                <w:lang w:eastAsia="en-IN"/>
              </w:rPr>
              <w:tab/>
            </w:r>
            <w:r w:rsidR="00B45D2D" w:rsidRPr="003820EE">
              <w:rPr>
                <w:rStyle w:val="Hyperlink"/>
                <w:rFonts w:cs="Arial"/>
                <w:noProof/>
              </w:rPr>
              <w:t>Functional Requirements</w:t>
            </w:r>
            <w:r w:rsidR="00B45D2D">
              <w:rPr>
                <w:noProof/>
                <w:webHidden/>
              </w:rPr>
              <w:tab/>
            </w:r>
            <w:r w:rsidR="00B45D2D">
              <w:rPr>
                <w:noProof/>
                <w:webHidden/>
              </w:rPr>
              <w:fldChar w:fldCharType="begin"/>
            </w:r>
            <w:r w:rsidR="00B45D2D">
              <w:rPr>
                <w:noProof/>
                <w:webHidden/>
              </w:rPr>
              <w:instrText xml:space="preserve"> PAGEREF _Toc20317942 \h </w:instrText>
            </w:r>
            <w:r w:rsidR="00B45D2D">
              <w:rPr>
                <w:noProof/>
                <w:webHidden/>
              </w:rPr>
            </w:r>
            <w:r w:rsidR="00B45D2D">
              <w:rPr>
                <w:noProof/>
                <w:webHidden/>
              </w:rPr>
              <w:fldChar w:fldCharType="separate"/>
            </w:r>
            <w:r w:rsidR="00465B0B">
              <w:rPr>
                <w:noProof/>
                <w:webHidden/>
              </w:rPr>
              <w:t>20</w:t>
            </w:r>
            <w:r w:rsidR="00B45D2D">
              <w:rPr>
                <w:noProof/>
                <w:webHidden/>
              </w:rPr>
              <w:fldChar w:fldCharType="end"/>
            </w:r>
          </w:hyperlink>
        </w:p>
        <w:p w14:paraId="230C36E7" w14:textId="0D5FACEB" w:rsidR="00B45D2D" w:rsidRDefault="008D0876">
          <w:pPr>
            <w:pStyle w:val="TOC2"/>
            <w:tabs>
              <w:tab w:val="right" w:leader="dot" w:pos="9016"/>
            </w:tabs>
            <w:rPr>
              <w:rFonts w:asciiTheme="minorHAnsi" w:eastAsiaTheme="minorEastAsia" w:hAnsiTheme="minorHAnsi"/>
              <w:noProof/>
              <w:lang w:eastAsia="en-IN"/>
            </w:rPr>
          </w:pPr>
          <w:hyperlink w:anchor="_Toc20317943" w:history="1">
            <w:r w:rsidR="00B45D2D" w:rsidRPr="003820EE">
              <w:rPr>
                <w:rStyle w:val="Hyperlink"/>
                <w:rFonts w:cs="Arial"/>
                <w:noProof/>
              </w:rPr>
              <w:t>Priority</w:t>
            </w:r>
            <w:r w:rsidR="00B45D2D">
              <w:rPr>
                <w:noProof/>
                <w:webHidden/>
              </w:rPr>
              <w:tab/>
            </w:r>
            <w:r w:rsidR="00B45D2D">
              <w:rPr>
                <w:noProof/>
                <w:webHidden/>
              </w:rPr>
              <w:fldChar w:fldCharType="begin"/>
            </w:r>
            <w:r w:rsidR="00B45D2D">
              <w:rPr>
                <w:noProof/>
                <w:webHidden/>
              </w:rPr>
              <w:instrText xml:space="preserve"> PAGEREF _Toc20317943 \h </w:instrText>
            </w:r>
            <w:r w:rsidR="00B45D2D">
              <w:rPr>
                <w:noProof/>
                <w:webHidden/>
              </w:rPr>
            </w:r>
            <w:r w:rsidR="00B45D2D">
              <w:rPr>
                <w:noProof/>
                <w:webHidden/>
              </w:rPr>
              <w:fldChar w:fldCharType="separate"/>
            </w:r>
            <w:r w:rsidR="00465B0B">
              <w:rPr>
                <w:noProof/>
                <w:webHidden/>
              </w:rPr>
              <w:t>20</w:t>
            </w:r>
            <w:r w:rsidR="00B45D2D">
              <w:rPr>
                <w:noProof/>
                <w:webHidden/>
              </w:rPr>
              <w:fldChar w:fldCharType="end"/>
            </w:r>
          </w:hyperlink>
        </w:p>
        <w:p w14:paraId="26A2F923" w14:textId="0C6BBB87"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44" w:history="1">
            <w:r w:rsidR="00B45D2D" w:rsidRPr="003820EE">
              <w:rPr>
                <w:rStyle w:val="Hyperlink"/>
                <w:rFonts w:cs="Arial"/>
                <w:noProof/>
              </w:rPr>
              <w:t>6.1</w:t>
            </w:r>
            <w:r w:rsidR="00B45D2D">
              <w:rPr>
                <w:rFonts w:asciiTheme="minorHAnsi" w:eastAsiaTheme="minorEastAsia" w:hAnsiTheme="minorHAnsi"/>
                <w:noProof/>
                <w:lang w:eastAsia="en-IN"/>
              </w:rPr>
              <w:tab/>
            </w:r>
            <w:r w:rsidR="00B45D2D" w:rsidRPr="003820EE">
              <w:rPr>
                <w:rStyle w:val="Hyperlink"/>
                <w:rFonts w:cs="Arial"/>
                <w:noProof/>
              </w:rPr>
              <w:t>Authentication (AUTH)</w:t>
            </w:r>
            <w:r w:rsidR="00B45D2D">
              <w:rPr>
                <w:noProof/>
                <w:webHidden/>
              </w:rPr>
              <w:tab/>
            </w:r>
            <w:r w:rsidR="00B45D2D">
              <w:rPr>
                <w:noProof/>
                <w:webHidden/>
              </w:rPr>
              <w:fldChar w:fldCharType="begin"/>
            </w:r>
            <w:r w:rsidR="00B45D2D">
              <w:rPr>
                <w:noProof/>
                <w:webHidden/>
              </w:rPr>
              <w:instrText xml:space="preserve"> PAGEREF _Toc20317944 \h </w:instrText>
            </w:r>
            <w:r w:rsidR="00B45D2D">
              <w:rPr>
                <w:noProof/>
                <w:webHidden/>
              </w:rPr>
            </w:r>
            <w:r w:rsidR="00B45D2D">
              <w:rPr>
                <w:noProof/>
                <w:webHidden/>
              </w:rPr>
              <w:fldChar w:fldCharType="separate"/>
            </w:r>
            <w:r w:rsidR="00465B0B">
              <w:rPr>
                <w:noProof/>
                <w:webHidden/>
              </w:rPr>
              <w:t>21</w:t>
            </w:r>
            <w:r w:rsidR="00B45D2D">
              <w:rPr>
                <w:noProof/>
                <w:webHidden/>
              </w:rPr>
              <w:fldChar w:fldCharType="end"/>
            </w:r>
          </w:hyperlink>
        </w:p>
        <w:p w14:paraId="553C768D" w14:textId="28B101BF"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45" w:history="1">
            <w:r w:rsidR="00B45D2D" w:rsidRPr="003820EE">
              <w:rPr>
                <w:rStyle w:val="Hyperlink"/>
                <w:rFonts w:cs="Arial"/>
                <w:noProof/>
              </w:rPr>
              <w:t>6.2</w:t>
            </w:r>
            <w:r w:rsidR="00B45D2D">
              <w:rPr>
                <w:rFonts w:asciiTheme="minorHAnsi" w:eastAsiaTheme="minorEastAsia" w:hAnsiTheme="minorHAnsi"/>
                <w:noProof/>
                <w:lang w:eastAsia="en-IN"/>
              </w:rPr>
              <w:tab/>
            </w:r>
            <w:r w:rsidR="00B45D2D" w:rsidRPr="003820EE">
              <w:rPr>
                <w:rStyle w:val="Hyperlink"/>
                <w:rFonts w:cs="Arial"/>
                <w:noProof/>
              </w:rPr>
              <w:t>Authorization – Role Based Access Control (RBAC)</w:t>
            </w:r>
            <w:r w:rsidR="00B45D2D">
              <w:rPr>
                <w:noProof/>
                <w:webHidden/>
              </w:rPr>
              <w:tab/>
            </w:r>
            <w:r w:rsidR="00B45D2D">
              <w:rPr>
                <w:noProof/>
                <w:webHidden/>
              </w:rPr>
              <w:fldChar w:fldCharType="begin"/>
            </w:r>
            <w:r w:rsidR="00B45D2D">
              <w:rPr>
                <w:noProof/>
                <w:webHidden/>
              </w:rPr>
              <w:instrText xml:space="preserve"> PAGEREF _Toc20317945 \h </w:instrText>
            </w:r>
            <w:r w:rsidR="00B45D2D">
              <w:rPr>
                <w:noProof/>
                <w:webHidden/>
              </w:rPr>
            </w:r>
            <w:r w:rsidR="00B45D2D">
              <w:rPr>
                <w:noProof/>
                <w:webHidden/>
              </w:rPr>
              <w:fldChar w:fldCharType="separate"/>
            </w:r>
            <w:r w:rsidR="00465B0B">
              <w:rPr>
                <w:noProof/>
                <w:webHidden/>
              </w:rPr>
              <w:t>22</w:t>
            </w:r>
            <w:r w:rsidR="00B45D2D">
              <w:rPr>
                <w:noProof/>
                <w:webHidden/>
              </w:rPr>
              <w:fldChar w:fldCharType="end"/>
            </w:r>
          </w:hyperlink>
        </w:p>
        <w:p w14:paraId="0B9CD9F7" w14:textId="00AB028F"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46" w:history="1">
            <w:r w:rsidR="00B45D2D" w:rsidRPr="003820EE">
              <w:rPr>
                <w:rStyle w:val="Hyperlink"/>
                <w:rFonts w:cs="Arial"/>
                <w:noProof/>
              </w:rPr>
              <w:t>6.3</w:t>
            </w:r>
            <w:r w:rsidR="00B45D2D">
              <w:rPr>
                <w:rFonts w:asciiTheme="minorHAnsi" w:eastAsiaTheme="minorEastAsia" w:hAnsiTheme="minorHAnsi"/>
                <w:noProof/>
                <w:lang w:eastAsia="en-IN"/>
              </w:rPr>
              <w:tab/>
            </w:r>
            <w:r w:rsidR="00B45D2D" w:rsidRPr="003820EE">
              <w:rPr>
                <w:rStyle w:val="Hyperlink"/>
                <w:rFonts w:cs="Arial"/>
                <w:noProof/>
              </w:rPr>
              <w:t>Audit Logging (AUDL)</w:t>
            </w:r>
            <w:r w:rsidR="00B45D2D">
              <w:rPr>
                <w:noProof/>
                <w:webHidden/>
              </w:rPr>
              <w:tab/>
            </w:r>
            <w:r w:rsidR="00B45D2D">
              <w:rPr>
                <w:noProof/>
                <w:webHidden/>
              </w:rPr>
              <w:fldChar w:fldCharType="begin"/>
            </w:r>
            <w:r w:rsidR="00B45D2D">
              <w:rPr>
                <w:noProof/>
                <w:webHidden/>
              </w:rPr>
              <w:instrText xml:space="preserve"> PAGEREF _Toc20317946 \h </w:instrText>
            </w:r>
            <w:r w:rsidR="00B45D2D">
              <w:rPr>
                <w:noProof/>
                <w:webHidden/>
              </w:rPr>
            </w:r>
            <w:r w:rsidR="00B45D2D">
              <w:rPr>
                <w:noProof/>
                <w:webHidden/>
              </w:rPr>
              <w:fldChar w:fldCharType="separate"/>
            </w:r>
            <w:r w:rsidR="00465B0B">
              <w:rPr>
                <w:noProof/>
                <w:webHidden/>
              </w:rPr>
              <w:t>22</w:t>
            </w:r>
            <w:r w:rsidR="00B45D2D">
              <w:rPr>
                <w:noProof/>
                <w:webHidden/>
              </w:rPr>
              <w:fldChar w:fldCharType="end"/>
            </w:r>
          </w:hyperlink>
        </w:p>
        <w:p w14:paraId="1B628AEF" w14:textId="493C57E5"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47" w:history="1">
            <w:r w:rsidR="00B45D2D" w:rsidRPr="003820EE">
              <w:rPr>
                <w:rStyle w:val="Hyperlink"/>
                <w:rFonts w:cs="Arial"/>
                <w:noProof/>
              </w:rPr>
              <w:t>6.4</w:t>
            </w:r>
            <w:r w:rsidR="00B45D2D">
              <w:rPr>
                <w:rFonts w:asciiTheme="minorHAnsi" w:eastAsiaTheme="minorEastAsia" w:hAnsiTheme="minorHAnsi"/>
                <w:noProof/>
                <w:lang w:eastAsia="en-IN"/>
              </w:rPr>
              <w:tab/>
            </w:r>
            <w:r w:rsidR="00B45D2D" w:rsidRPr="003820EE">
              <w:rPr>
                <w:rStyle w:val="Hyperlink"/>
                <w:rFonts w:cs="Arial"/>
                <w:noProof/>
              </w:rPr>
              <w:t>IT Asset Management (ITM)</w:t>
            </w:r>
            <w:r w:rsidR="00B45D2D">
              <w:rPr>
                <w:noProof/>
                <w:webHidden/>
              </w:rPr>
              <w:tab/>
            </w:r>
            <w:r w:rsidR="00B45D2D">
              <w:rPr>
                <w:noProof/>
                <w:webHidden/>
              </w:rPr>
              <w:fldChar w:fldCharType="begin"/>
            </w:r>
            <w:r w:rsidR="00B45D2D">
              <w:rPr>
                <w:noProof/>
                <w:webHidden/>
              </w:rPr>
              <w:instrText xml:space="preserve"> PAGEREF _Toc20317947 \h </w:instrText>
            </w:r>
            <w:r w:rsidR="00B45D2D">
              <w:rPr>
                <w:noProof/>
                <w:webHidden/>
              </w:rPr>
            </w:r>
            <w:r w:rsidR="00B45D2D">
              <w:rPr>
                <w:noProof/>
                <w:webHidden/>
              </w:rPr>
              <w:fldChar w:fldCharType="separate"/>
            </w:r>
            <w:r w:rsidR="00465B0B">
              <w:rPr>
                <w:noProof/>
                <w:webHidden/>
              </w:rPr>
              <w:t>22</w:t>
            </w:r>
            <w:r w:rsidR="00B45D2D">
              <w:rPr>
                <w:noProof/>
                <w:webHidden/>
              </w:rPr>
              <w:fldChar w:fldCharType="end"/>
            </w:r>
          </w:hyperlink>
        </w:p>
        <w:p w14:paraId="2E78C120" w14:textId="726D0438"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48" w:history="1">
            <w:r w:rsidR="00B45D2D" w:rsidRPr="003820EE">
              <w:rPr>
                <w:rStyle w:val="Hyperlink"/>
                <w:rFonts w:cs="Arial"/>
                <w:noProof/>
              </w:rPr>
              <w:t>6.5</w:t>
            </w:r>
            <w:r w:rsidR="00B45D2D">
              <w:rPr>
                <w:rFonts w:asciiTheme="minorHAnsi" w:eastAsiaTheme="minorEastAsia" w:hAnsiTheme="minorHAnsi"/>
                <w:noProof/>
                <w:lang w:eastAsia="en-IN"/>
              </w:rPr>
              <w:tab/>
            </w:r>
            <w:r w:rsidR="00B45D2D" w:rsidRPr="003820EE">
              <w:rPr>
                <w:rStyle w:val="Hyperlink"/>
                <w:rFonts w:cs="Arial"/>
                <w:noProof/>
              </w:rPr>
              <w:t>Test Center Management (TCM)</w:t>
            </w:r>
            <w:r w:rsidR="00B45D2D">
              <w:rPr>
                <w:noProof/>
                <w:webHidden/>
              </w:rPr>
              <w:tab/>
            </w:r>
            <w:r w:rsidR="00B45D2D">
              <w:rPr>
                <w:noProof/>
                <w:webHidden/>
              </w:rPr>
              <w:fldChar w:fldCharType="begin"/>
            </w:r>
            <w:r w:rsidR="00B45D2D">
              <w:rPr>
                <w:noProof/>
                <w:webHidden/>
              </w:rPr>
              <w:instrText xml:space="preserve"> PAGEREF _Toc20317948 \h </w:instrText>
            </w:r>
            <w:r w:rsidR="00B45D2D">
              <w:rPr>
                <w:noProof/>
                <w:webHidden/>
              </w:rPr>
            </w:r>
            <w:r w:rsidR="00B45D2D">
              <w:rPr>
                <w:noProof/>
                <w:webHidden/>
              </w:rPr>
              <w:fldChar w:fldCharType="separate"/>
            </w:r>
            <w:r w:rsidR="00465B0B">
              <w:rPr>
                <w:noProof/>
                <w:webHidden/>
              </w:rPr>
              <w:t>23</w:t>
            </w:r>
            <w:r w:rsidR="00B45D2D">
              <w:rPr>
                <w:noProof/>
                <w:webHidden/>
              </w:rPr>
              <w:fldChar w:fldCharType="end"/>
            </w:r>
          </w:hyperlink>
        </w:p>
        <w:p w14:paraId="6995BB58" w14:textId="6EAA2043"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49" w:history="1">
            <w:r w:rsidR="00B45D2D" w:rsidRPr="003820EE">
              <w:rPr>
                <w:rStyle w:val="Hyperlink"/>
                <w:rFonts w:cs="Arial"/>
                <w:noProof/>
              </w:rPr>
              <w:t>6.6</w:t>
            </w:r>
            <w:r w:rsidR="00B45D2D">
              <w:rPr>
                <w:rFonts w:asciiTheme="minorHAnsi" w:eastAsiaTheme="minorEastAsia" w:hAnsiTheme="minorHAnsi"/>
                <w:noProof/>
                <w:lang w:eastAsia="en-IN"/>
              </w:rPr>
              <w:tab/>
            </w:r>
            <w:r w:rsidR="00B45D2D" w:rsidRPr="003820EE">
              <w:rPr>
                <w:rStyle w:val="Hyperlink"/>
                <w:rFonts w:cs="Arial"/>
                <w:noProof/>
              </w:rPr>
              <w:t>Center Onboarding (CTOB)</w:t>
            </w:r>
            <w:r w:rsidR="00B45D2D">
              <w:rPr>
                <w:noProof/>
                <w:webHidden/>
              </w:rPr>
              <w:tab/>
            </w:r>
            <w:r w:rsidR="00B45D2D">
              <w:rPr>
                <w:noProof/>
                <w:webHidden/>
              </w:rPr>
              <w:fldChar w:fldCharType="begin"/>
            </w:r>
            <w:r w:rsidR="00B45D2D">
              <w:rPr>
                <w:noProof/>
                <w:webHidden/>
              </w:rPr>
              <w:instrText xml:space="preserve"> PAGEREF _Toc20317949 \h </w:instrText>
            </w:r>
            <w:r w:rsidR="00B45D2D">
              <w:rPr>
                <w:noProof/>
                <w:webHidden/>
              </w:rPr>
            </w:r>
            <w:r w:rsidR="00B45D2D">
              <w:rPr>
                <w:noProof/>
                <w:webHidden/>
              </w:rPr>
              <w:fldChar w:fldCharType="separate"/>
            </w:r>
            <w:r w:rsidR="00465B0B">
              <w:rPr>
                <w:noProof/>
                <w:webHidden/>
              </w:rPr>
              <w:t>23</w:t>
            </w:r>
            <w:r w:rsidR="00B45D2D">
              <w:rPr>
                <w:noProof/>
                <w:webHidden/>
              </w:rPr>
              <w:fldChar w:fldCharType="end"/>
            </w:r>
          </w:hyperlink>
        </w:p>
        <w:p w14:paraId="30410D31" w14:textId="37FC2D2D"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0" w:history="1">
            <w:r w:rsidR="00B45D2D" w:rsidRPr="003820EE">
              <w:rPr>
                <w:rStyle w:val="Hyperlink"/>
                <w:rFonts w:cs="Arial"/>
                <w:noProof/>
              </w:rPr>
              <w:t>6.7</w:t>
            </w:r>
            <w:r w:rsidR="00B45D2D">
              <w:rPr>
                <w:rFonts w:asciiTheme="minorHAnsi" w:eastAsiaTheme="minorEastAsia" w:hAnsiTheme="minorHAnsi"/>
                <w:noProof/>
                <w:lang w:eastAsia="en-IN"/>
              </w:rPr>
              <w:tab/>
            </w:r>
            <w:r w:rsidR="00B45D2D" w:rsidRPr="003820EE">
              <w:rPr>
                <w:rStyle w:val="Hyperlink"/>
                <w:rFonts w:cs="Arial"/>
                <w:noProof/>
              </w:rPr>
              <w:t>Temporary Human Resource Management (THRM)</w:t>
            </w:r>
            <w:r w:rsidR="00B45D2D">
              <w:rPr>
                <w:noProof/>
                <w:webHidden/>
              </w:rPr>
              <w:tab/>
            </w:r>
            <w:r w:rsidR="00B45D2D">
              <w:rPr>
                <w:noProof/>
                <w:webHidden/>
              </w:rPr>
              <w:fldChar w:fldCharType="begin"/>
            </w:r>
            <w:r w:rsidR="00B45D2D">
              <w:rPr>
                <w:noProof/>
                <w:webHidden/>
              </w:rPr>
              <w:instrText xml:space="preserve"> PAGEREF _Toc20317950 \h </w:instrText>
            </w:r>
            <w:r w:rsidR="00B45D2D">
              <w:rPr>
                <w:noProof/>
                <w:webHidden/>
              </w:rPr>
            </w:r>
            <w:r w:rsidR="00B45D2D">
              <w:rPr>
                <w:noProof/>
                <w:webHidden/>
              </w:rPr>
              <w:fldChar w:fldCharType="separate"/>
            </w:r>
            <w:r w:rsidR="00465B0B">
              <w:rPr>
                <w:noProof/>
                <w:webHidden/>
              </w:rPr>
              <w:t>24</w:t>
            </w:r>
            <w:r w:rsidR="00B45D2D">
              <w:rPr>
                <w:noProof/>
                <w:webHidden/>
              </w:rPr>
              <w:fldChar w:fldCharType="end"/>
            </w:r>
          </w:hyperlink>
        </w:p>
        <w:p w14:paraId="4AA3CBB2" w14:textId="0EC9B250"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1" w:history="1">
            <w:r w:rsidR="00B45D2D" w:rsidRPr="003820EE">
              <w:rPr>
                <w:rStyle w:val="Hyperlink"/>
                <w:rFonts w:cs="Arial"/>
                <w:noProof/>
              </w:rPr>
              <w:t>6.8</w:t>
            </w:r>
            <w:r w:rsidR="00B45D2D">
              <w:rPr>
                <w:rFonts w:asciiTheme="minorHAnsi" w:eastAsiaTheme="minorEastAsia" w:hAnsiTheme="minorHAnsi"/>
                <w:noProof/>
                <w:lang w:eastAsia="en-IN"/>
              </w:rPr>
              <w:tab/>
            </w:r>
            <w:r w:rsidR="00B45D2D" w:rsidRPr="003820EE">
              <w:rPr>
                <w:rStyle w:val="Hyperlink"/>
                <w:rFonts w:cs="Arial"/>
                <w:noProof/>
              </w:rPr>
              <w:t>Payment Gateway Management (PGM)</w:t>
            </w:r>
            <w:r w:rsidR="00B45D2D">
              <w:rPr>
                <w:noProof/>
                <w:webHidden/>
              </w:rPr>
              <w:tab/>
            </w:r>
            <w:r w:rsidR="00B45D2D">
              <w:rPr>
                <w:noProof/>
                <w:webHidden/>
              </w:rPr>
              <w:fldChar w:fldCharType="begin"/>
            </w:r>
            <w:r w:rsidR="00B45D2D">
              <w:rPr>
                <w:noProof/>
                <w:webHidden/>
              </w:rPr>
              <w:instrText xml:space="preserve"> PAGEREF _Toc20317951 \h </w:instrText>
            </w:r>
            <w:r w:rsidR="00B45D2D">
              <w:rPr>
                <w:noProof/>
                <w:webHidden/>
              </w:rPr>
            </w:r>
            <w:r w:rsidR="00B45D2D">
              <w:rPr>
                <w:noProof/>
                <w:webHidden/>
              </w:rPr>
              <w:fldChar w:fldCharType="separate"/>
            </w:r>
            <w:r w:rsidR="00465B0B">
              <w:rPr>
                <w:noProof/>
                <w:webHidden/>
              </w:rPr>
              <w:t>25</w:t>
            </w:r>
            <w:r w:rsidR="00B45D2D">
              <w:rPr>
                <w:noProof/>
                <w:webHidden/>
              </w:rPr>
              <w:fldChar w:fldCharType="end"/>
            </w:r>
          </w:hyperlink>
        </w:p>
        <w:p w14:paraId="08CA3CAA" w14:textId="6EEF1E17"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2" w:history="1">
            <w:r w:rsidR="00B45D2D" w:rsidRPr="003820EE">
              <w:rPr>
                <w:rStyle w:val="Hyperlink"/>
                <w:rFonts w:cs="Arial"/>
                <w:noProof/>
              </w:rPr>
              <w:t>6.9</w:t>
            </w:r>
            <w:r w:rsidR="00B45D2D">
              <w:rPr>
                <w:rFonts w:asciiTheme="minorHAnsi" w:eastAsiaTheme="minorEastAsia" w:hAnsiTheme="minorHAnsi"/>
                <w:noProof/>
                <w:lang w:eastAsia="en-IN"/>
              </w:rPr>
              <w:tab/>
            </w:r>
            <w:r w:rsidR="00B45D2D" w:rsidRPr="003820EE">
              <w:rPr>
                <w:rStyle w:val="Hyperlink"/>
                <w:rFonts w:cs="Arial"/>
                <w:noProof/>
              </w:rPr>
              <w:t>Customer Management (CUM)</w:t>
            </w:r>
            <w:r w:rsidR="00B45D2D">
              <w:rPr>
                <w:noProof/>
                <w:webHidden/>
              </w:rPr>
              <w:tab/>
            </w:r>
            <w:r w:rsidR="00B45D2D">
              <w:rPr>
                <w:noProof/>
                <w:webHidden/>
              </w:rPr>
              <w:fldChar w:fldCharType="begin"/>
            </w:r>
            <w:r w:rsidR="00B45D2D">
              <w:rPr>
                <w:noProof/>
                <w:webHidden/>
              </w:rPr>
              <w:instrText xml:space="preserve"> PAGEREF _Toc20317952 \h </w:instrText>
            </w:r>
            <w:r w:rsidR="00B45D2D">
              <w:rPr>
                <w:noProof/>
                <w:webHidden/>
              </w:rPr>
            </w:r>
            <w:r w:rsidR="00B45D2D">
              <w:rPr>
                <w:noProof/>
                <w:webHidden/>
              </w:rPr>
              <w:fldChar w:fldCharType="separate"/>
            </w:r>
            <w:r w:rsidR="00465B0B">
              <w:rPr>
                <w:noProof/>
                <w:webHidden/>
              </w:rPr>
              <w:t>26</w:t>
            </w:r>
            <w:r w:rsidR="00B45D2D">
              <w:rPr>
                <w:noProof/>
                <w:webHidden/>
              </w:rPr>
              <w:fldChar w:fldCharType="end"/>
            </w:r>
          </w:hyperlink>
        </w:p>
        <w:p w14:paraId="518606CB" w14:textId="614BECF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3" w:history="1">
            <w:r w:rsidR="00B45D2D" w:rsidRPr="003820EE">
              <w:rPr>
                <w:rStyle w:val="Hyperlink"/>
                <w:rFonts w:cs="Arial"/>
                <w:noProof/>
              </w:rPr>
              <w:t>6.10</w:t>
            </w:r>
            <w:r w:rsidR="00B45D2D">
              <w:rPr>
                <w:rFonts w:asciiTheme="minorHAnsi" w:eastAsiaTheme="minorEastAsia" w:hAnsiTheme="minorHAnsi"/>
                <w:noProof/>
                <w:lang w:eastAsia="en-IN"/>
              </w:rPr>
              <w:tab/>
            </w:r>
            <w:r w:rsidR="00B45D2D" w:rsidRPr="003820EE">
              <w:rPr>
                <w:rStyle w:val="Hyperlink"/>
                <w:rFonts w:cs="Arial"/>
                <w:noProof/>
              </w:rPr>
              <w:t>Multi-Tenancy (MT)</w:t>
            </w:r>
            <w:r w:rsidR="00B45D2D">
              <w:rPr>
                <w:noProof/>
                <w:webHidden/>
              </w:rPr>
              <w:tab/>
            </w:r>
            <w:r w:rsidR="00B45D2D">
              <w:rPr>
                <w:noProof/>
                <w:webHidden/>
              </w:rPr>
              <w:fldChar w:fldCharType="begin"/>
            </w:r>
            <w:r w:rsidR="00B45D2D">
              <w:rPr>
                <w:noProof/>
                <w:webHidden/>
              </w:rPr>
              <w:instrText xml:space="preserve"> PAGEREF _Toc20317953 \h </w:instrText>
            </w:r>
            <w:r w:rsidR="00B45D2D">
              <w:rPr>
                <w:noProof/>
                <w:webHidden/>
              </w:rPr>
            </w:r>
            <w:r w:rsidR="00B45D2D">
              <w:rPr>
                <w:noProof/>
                <w:webHidden/>
              </w:rPr>
              <w:fldChar w:fldCharType="separate"/>
            </w:r>
            <w:r w:rsidR="00465B0B">
              <w:rPr>
                <w:noProof/>
                <w:webHidden/>
              </w:rPr>
              <w:t>26</w:t>
            </w:r>
            <w:r w:rsidR="00B45D2D">
              <w:rPr>
                <w:noProof/>
                <w:webHidden/>
              </w:rPr>
              <w:fldChar w:fldCharType="end"/>
            </w:r>
          </w:hyperlink>
        </w:p>
        <w:p w14:paraId="1DBF8D10" w14:textId="7C9B04BE"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4" w:history="1">
            <w:r w:rsidR="00B45D2D" w:rsidRPr="003820EE">
              <w:rPr>
                <w:rStyle w:val="Hyperlink"/>
                <w:rFonts w:cs="Arial"/>
                <w:noProof/>
              </w:rPr>
              <w:t>6.11</w:t>
            </w:r>
            <w:r w:rsidR="00B45D2D">
              <w:rPr>
                <w:rFonts w:asciiTheme="minorHAnsi" w:eastAsiaTheme="minorEastAsia" w:hAnsiTheme="minorHAnsi"/>
                <w:noProof/>
                <w:lang w:eastAsia="en-IN"/>
              </w:rPr>
              <w:tab/>
            </w:r>
            <w:r w:rsidR="00B45D2D" w:rsidRPr="003820EE">
              <w:rPr>
                <w:rStyle w:val="Hyperlink"/>
                <w:rFonts w:cs="Arial"/>
                <w:noProof/>
              </w:rPr>
              <w:t>CBT Management (CBTM)</w:t>
            </w:r>
            <w:r w:rsidR="00B45D2D">
              <w:rPr>
                <w:noProof/>
                <w:webHidden/>
              </w:rPr>
              <w:tab/>
            </w:r>
            <w:r w:rsidR="00B45D2D">
              <w:rPr>
                <w:noProof/>
                <w:webHidden/>
              </w:rPr>
              <w:fldChar w:fldCharType="begin"/>
            </w:r>
            <w:r w:rsidR="00B45D2D">
              <w:rPr>
                <w:noProof/>
                <w:webHidden/>
              </w:rPr>
              <w:instrText xml:space="preserve"> PAGEREF _Toc20317954 \h </w:instrText>
            </w:r>
            <w:r w:rsidR="00B45D2D">
              <w:rPr>
                <w:noProof/>
                <w:webHidden/>
              </w:rPr>
            </w:r>
            <w:r w:rsidR="00B45D2D">
              <w:rPr>
                <w:noProof/>
                <w:webHidden/>
              </w:rPr>
              <w:fldChar w:fldCharType="separate"/>
            </w:r>
            <w:r w:rsidR="00465B0B">
              <w:rPr>
                <w:noProof/>
                <w:webHidden/>
              </w:rPr>
              <w:t>27</w:t>
            </w:r>
            <w:r w:rsidR="00B45D2D">
              <w:rPr>
                <w:noProof/>
                <w:webHidden/>
              </w:rPr>
              <w:fldChar w:fldCharType="end"/>
            </w:r>
          </w:hyperlink>
        </w:p>
        <w:p w14:paraId="58936731" w14:textId="61B01F4E"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5" w:history="1">
            <w:r w:rsidR="00B45D2D" w:rsidRPr="003820EE">
              <w:rPr>
                <w:rStyle w:val="Hyperlink"/>
                <w:rFonts w:cs="Arial"/>
                <w:noProof/>
              </w:rPr>
              <w:t>6.12</w:t>
            </w:r>
            <w:r w:rsidR="00B45D2D">
              <w:rPr>
                <w:rFonts w:asciiTheme="minorHAnsi" w:eastAsiaTheme="minorEastAsia" w:hAnsiTheme="minorHAnsi"/>
                <w:noProof/>
                <w:lang w:eastAsia="en-IN"/>
              </w:rPr>
              <w:tab/>
            </w:r>
            <w:r w:rsidR="00B45D2D" w:rsidRPr="003820EE">
              <w:rPr>
                <w:rStyle w:val="Hyperlink"/>
                <w:rFonts w:cs="Arial"/>
                <w:noProof/>
              </w:rPr>
              <w:t>CBT Micro-Site (CMS)</w:t>
            </w:r>
            <w:r w:rsidR="00B45D2D">
              <w:rPr>
                <w:noProof/>
                <w:webHidden/>
              </w:rPr>
              <w:tab/>
            </w:r>
            <w:r w:rsidR="00B45D2D">
              <w:rPr>
                <w:noProof/>
                <w:webHidden/>
              </w:rPr>
              <w:fldChar w:fldCharType="begin"/>
            </w:r>
            <w:r w:rsidR="00B45D2D">
              <w:rPr>
                <w:noProof/>
                <w:webHidden/>
              </w:rPr>
              <w:instrText xml:space="preserve"> PAGEREF _Toc20317955 \h </w:instrText>
            </w:r>
            <w:r w:rsidR="00B45D2D">
              <w:rPr>
                <w:noProof/>
                <w:webHidden/>
              </w:rPr>
            </w:r>
            <w:r w:rsidR="00B45D2D">
              <w:rPr>
                <w:noProof/>
                <w:webHidden/>
              </w:rPr>
              <w:fldChar w:fldCharType="separate"/>
            </w:r>
            <w:r w:rsidR="00465B0B">
              <w:rPr>
                <w:noProof/>
                <w:webHidden/>
              </w:rPr>
              <w:t>28</w:t>
            </w:r>
            <w:r w:rsidR="00B45D2D">
              <w:rPr>
                <w:noProof/>
                <w:webHidden/>
              </w:rPr>
              <w:fldChar w:fldCharType="end"/>
            </w:r>
          </w:hyperlink>
        </w:p>
        <w:p w14:paraId="29EAAE79" w14:textId="75B005F8"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6" w:history="1">
            <w:r w:rsidR="00B45D2D" w:rsidRPr="003820EE">
              <w:rPr>
                <w:rStyle w:val="Hyperlink"/>
                <w:rFonts w:cs="Arial"/>
                <w:noProof/>
              </w:rPr>
              <w:t>6.13</w:t>
            </w:r>
            <w:r w:rsidR="00B45D2D">
              <w:rPr>
                <w:rFonts w:asciiTheme="minorHAnsi" w:eastAsiaTheme="minorEastAsia" w:hAnsiTheme="minorHAnsi"/>
                <w:noProof/>
                <w:lang w:eastAsia="en-IN"/>
              </w:rPr>
              <w:tab/>
            </w:r>
            <w:r w:rsidR="00B45D2D" w:rsidRPr="003820EE">
              <w:rPr>
                <w:rStyle w:val="Hyperlink"/>
                <w:rFonts w:cs="Arial"/>
                <w:noProof/>
              </w:rPr>
              <w:t>CBT Candidate Dashboard (CBTCD)</w:t>
            </w:r>
            <w:r w:rsidR="00B45D2D">
              <w:rPr>
                <w:noProof/>
                <w:webHidden/>
              </w:rPr>
              <w:tab/>
            </w:r>
            <w:r w:rsidR="00B45D2D">
              <w:rPr>
                <w:noProof/>
                <w:webHidden/>
              </w:rPr>
              <w:fldChar w:fldCharType="begin"/>
            </w:r>
            <w:r w:rsidR="00B45D2D">
              <w:rPr>
                <w:noProof/>
                <w:webHidden/>
              </w:rPr>
              <w:instrText xml:space="preserve"> PAGEREF _Toc20317956 \h </w:instrText>
            </w:r>
            <w:r w:rsidR="00B45D2D">
              <w:rPr>
                <w:noProof/>
                <w:webHidden/>
              </w:rPr>
            </w:r>
            <w:r w:rsidR="00B45D2D">
              <w:rPr>
                <w:noProof/>
                <w:webHidden/>
              </w:rPr>
              <w:fldChar w:fldCharType="separate"/>
            </w:r>
            <w:r w:rsidR="00465B0B">
              <w:rPr>
                <w:noProof/>
                <w:webHidden/>
              </w:rPr>
              <w:t>28</w:t>
            </w:r>
            <w:r w:rsidR="00B45D2D">
              <w:rPr>
                <w:noProof/>
                <w:webHidden/>
              </w:rPr>
              <w:fldChar w:fldCharType="end"/>
            </w:r>
          </w:hyperlink>
        </w:p>
        <w:p w14:paraId="2B343279" w14:textId="03BD4C6F"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7" w:history="1">
            <w:r w:rsidR="00B45D2D" w:rsidRPr="003820EE">
              <w:rPr>
                <w:rStyle w:val="Hyperlink"/>
                <w:rFonts w:cs="Arial"/>
                <w:noProof/>
              </w:rPr>
              <w:t>6.14</w:t>
            </w:r>
            <w:r w:rsidR="00B45D2D">
              <w:rPr>
                <w:rFonts w:asciiTheme="minorHAnsi" w:eastAsiaTheme="minorEastAsia" w:hAnsiTheme="minorHAnsi"/>
                <w:noProof/>
                <w:lang w:eastAsia="en-IN"/>
              </w:rPr>
              <w:tab/>
            </w:r>
            <w:r w:rsidR="00B45D2D" w:rsidRPr="003820EE">
              <w:rPr>
                <w:rStyle w:val="Hyperlink"/>
                <w:rFonts w:cs="Arial"/>
                <w:noProof/>
              </w:rPr>
              <w:t>CBT Application Form Design (CBTAD)</w:t>
            </w:r>
            <w:r w:rsidR="00B45D2D">
              <w:rPr>
                <w:noProof/>
                <w:webHidden/>
              </w:rPr>
              <w:tab/>
            </w:r>
            <w:r w:rsidR="00B45D2D">
              <w:rPr>
                <w:noProof/>
                <w:webHidden/>
              </w:rPr>
              <w:fldChar w:fldCharType="begin"/>
            </w:r>
            <w:r w:rsidR="00B45D2D">
              <w:rPr>
                <w:noProof/>
                <w:webHidden/>
              </w:rPr>
              <w:instrText xml:space="preserve"> PAGEREF _Toc20317957 \h </w:instrText>
            </w:r>
            <w:r w:rsidR="00B45D2D">
              <w:rPr>
                <w:noProof/>
                <w:webHidden/>
              </w:rPr>
            </w:r>
            <w:r w:rsidR="00B45D2D">
              <w:rPr>
                <w:noProof/>
                <w:webHidden/>
              </w:rPr>
              <w:fldChar w:fldCharType="separate"/>
            </w:r>
            <w:r w:rsidR="00465B0B">
              <w:rPr>
                <w:noProof/>
                <w:webHidden/>
              </w:rPr>
              <w:t>29</w:t>
            </w:r>
            <w:r w:rsidR="00B45D2D">
              <w:rPr>
                <w:noProof/>
                <w:webHidden/>
              </w:rPr>
              <w:fldChar w:fldCharType="end"/>
            </w:r>
          </w:hyperlink>
        </w:p>
        <w:p w14:paraId="0C810F9F" w14:textId="32C9A72F"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8" w:history="1">
            <w:r w:rsidR="00B45D2D" w:rsidRPr="003820EE">
              <w:rPr>
                <w:rStyle w:val="Hyperlink"/>
                <w:rFonts w:cs="Arial"/>
                <w:noProof/>
              </w:rPr>
              <w:t>6.15</w:t>
            </w:r>
            <w:r w:rsidR="00B45D2D">
              <w:rPr>
                <w:rFonts w:asciiTheme="minorHAnsi" w:eastAsiaTheme="minorEastAsia" w:hAnsiTheme="minorHAnsi"/>
                <w:noProof/>
                <w:lang w:eastAsia="en-IN"/>
              </w:rPr>
              <w:tab/>
            </w:r>
            <w:r w:rsidR="00B45D2D" w:rsidRPr="003820EE">
              <w:rPr>
                <w:rStyle w:val="Hyperlink"/>
                <w:rFonts w:cs="Arial"/>
                <w:noProof/>
              </w:rPr>
              <w:t>CBT Roll Number Design (CBRND)</w:t>
            </w:r>
            <w:r w:rsidR="00B45D2D">
              <w:rPr>
                <w:noProof/>
                <w:webHidden/>
              </w:rPr>
              <w:tab/>
            </w:r>
            <w:r w:rsidR="00B45D2D">
              <w:rPr>
                <w:noProof/>
                <w:webHidden/>
              </w:rPr>
              <w:fldChar w:fldCharType="begin"/>
            </w:r>
            <w:r w:rsidR="00B45D2D">
              <w:rPr>
                <w:noProof/>
                <w:webHidden/>
              </w:rPr>
              <w:instrText xml:space="preserve"> PAGEREF _Toc20317958 \h </w:instrText>
            </w:r>
            <w:r w:rsidR="00B45D2D">
              <w:rPr>
                <w:noProof/>
                <w:webHidden/>
              </w:rPr>
            </w:r>
            <w:r w:rsidR="00B45D2D">
              <w:rPr>
                <w:noProof/>
                <w:webHidden/>
              </w:rPr>
              <w:fldChar w:fldCharType="separate"/>
            </w:r>
            <w:r w:rsidR="00465B0B">
              <w:rPr>
                <w:noProof/>
                <w:webHidden/>
              </w:rPr>
              <w:t>29</w:t>
            </w:r>
            <w:r w:rsidR="00B45D2D">
              <w:rPr>
                <w:noProof/>
                <w:webHidden/>
              </w:rPr>
              <w:fldChar w:fldCharType="end"/>
            </w:r>
          </w:hyperlink>
        </w:p>
        <w:p w14:paraId="4E40FB10" w14:textId="3AE74376"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59" w:history="1">
            <w:r w:rsidR="00B45D2D" w:rsidRPr="003820EE">
              <w:rPr>
                <w:rStyle w:val="Hyperlink"/>
                <w:rFonts w:cs="Arial"/>
                <w:noProof/>
              </w:rPr>
              <w:t>6.16</w:t>
            </w:r>
            <w:r w:rsidR="00B45D2D">
              <w:rPr>
                <w:rFonts w:asciiTheme="minorHAnsi" w:eastAsiaTheme="minorEastAsia" w:hAnsiTheme="minorHAnsi"/>
                <w:noProof/>
                <w:lang w:eastAsia="en-IN"/>
              </w:rPr>
              <w:tab/>
            </w:r>
            <w:r w:rsidR="00B45D2D" w:rsidRPr="003820EE">
              <w:rPr>
                <w:rStyle w:val="Hyperlink"/>
                <w:rFonts w:cs="Arial"/>
                <w:noProof/>
              </w:rPr>
              <w:t>Admit Card Design (ACD)</w:t>
            </w:r>
            <w:r w:rsidR="00B45D2D">
              <w:rPr>
                <w:noProof/>
                <w:webHidden/>
              </w:rPr>
              <w:tab/>
            </w:r>
            <w:r w:rsidR="00B45D2D">
              <w:rPr>
                <w:noProof/>
                <w:webHidden/>
              </w:rPr>
              <w:fldChar w:fldCharType="begin"/>
            </w:r>
            <w:r w:rsidR="00B45D2D">
              <w:rPr>
                <w:noProof/>
                <w:webHidden/>
              </w:rPr>
              <w:instrText xml:space="preserve"> PAGEREF _Toc20317959 \h </w:instrText>
            </w:r>
            <w:r w:rsidR="00B45D2D">
              <w:rPr>
                <w:noProof/>
                <w:webHidden/>
              </w:rPr>
            </w:r>
            <w:r w:rsidR="00B45D2D">
              <w:rPr>
                <w:noProof/>
                <w:webHidden/>
              </w:rPr>
              <w:fldChar w:fldCharType="separate"/>
            </w:r>
            <w:r w:rsidR="00465B0B">
              <w:rPr>
                <w:noProof/>
                <w:webHidden/>
              </w:rPr>
              <w:t>30</w:t>
            </w:r>
            <w:r w:rsidR="00B45D2D">
              <w:rPr>
                <w:noProof/>
                <w:webHidden/>
              </w:rPr>
              <w:fldChar w:fldCharType="end"/>
            </w:r>
          </w:hyperlink>
        </w:p>
        <w:p w14:paraId="2DEC6669" w14:textId="7690F363"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0" w:history="1">
            <w:r w:rsidR="00B45D2D" w:rsidRPr="003820EE">
              <w:rPr>
                <w:rStyle w:val="Hyperlink"/>
                <w:rFonts w:cs="Arial"/>
                <w:noProof/>
              </w:rPr>
              <w:t>6.17</w:t>
            </w:r>
            <w:r w:rsidR="00B45D2D">
              <w:rPr>
                <w:rFonts w:asciiTheme="minorHAnsi" w:eastAsiaTheme="minorEastAsia" w:hAnsiTheme="minorHAnsi"/>
                <w:noProof/>
                <w:lang w:eastAsia="en-IN"/>
              </w:rPr>
              <w:tab/>
            </w:r>
            <w:r w:rsidR="00B45D2D" w:rsidRPr="003820EE">
              <w:rPr>
                <w:rStyle w:val="Hyperlink"/>
                <w:rFonts w:cs="Arial"/>
                <w:noProof/>
              </w:rPr>
              <w:t>Score Card Design (SCD)</w:t>
            </w:r>
            <w:r w:rsidR="00B45D2D">
              <w:rPr>
                <w:noProof/>
                <w:webHidden/>
              </w:rPr>
              <w:tab/>
            </w:r>
            <w:r w:rsidR="00B45D2D">
              <w:rPr>
                <w:noProof/>
                <w:webHidden/>
              </w:rPr>
              <w:fldChar w:fldCharType="begin"/>
            </w:r>
            <w:r w:rsidR="00B45D2D">
              <w:rPr>
                <w:noProof/>
                <w:webHidden/>
              </w:rPr>
              <w:instrText xml:space="preserve"> PAGEREF _Toc20317960 \h </w:instrText>
            </w:r>
            <w:r w:rsidR="00B45D2D">
              <w:rPr>
                <w:noProof/>
                <w:webHidden/>
              </w:rPr>
            </w:r>
            <w:r w:rsidR="00B45D2D">
              <w:rPr>
                <w:noProof/>
                <w:webHidden/>
              </w:rPr>
              <w:fldChar w:fldCharType="separate"/>
            </w:r>
            <w:r w:rsidR="00465B0B">
              <w:rPr>
                <w:noProof/>
                <w:webHidden/>
              </w:rPr>
              <w:t>30</w:t>
            </w:r>
            <w:r w:rsidR="00B45D2D">
              <w:rPr>
                <w:noProof/>
                <w:webHidden/>
              </w:rPr>
              <w:fldChar w:fldCharType="end"/>
            </w:r>
          </w:hyperlink>
        </w:p>
        <w:p w14:paraId="61219C90" w14:textId="7EE783D4"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1" w:history="1">
            <w:r w:rsidR="00B45D2D" w:rsidRPr="003820EE">
              <w:rPr>
                <w:rStyle w:val="Hyperlink"/>
                <w:rFonts w:cs="Arial"/>
                <w:noProof/>
              </w:rPr>
              <w:t>6.18</w:t>
            </w:r>
            <w:r w:rsidR="00B45D2D">
              <w:rPr>
                <w:rFonts w:asciiTheme="minorHAnsi" w:eastAsiaTheme="minorEastAsia" w:hAnsiTheme="minorHAnsi"/>
                <w:noProof/>
                <w:lang w:eastAsia="en-IN"/>
              </w:rPr>
              <w:tab/>
            </w:r>
            <w:r w:rsidR="00B45D2D" w:rsidRPr="003820EE">
              <w:rPr>
                <w:rStyle w:val="Hyperlink"/>
                <w:rFonts w:cs="Arial"/>
                <w:noProof/>
              </w:rPr>
              <w:t>CBT Question Paper Design (QPD)</w:t>
            </w:r>
            <w:r w:rsidR="00B45D2D">
              <w:rPr>
                <w:noProof/>
                <w:webHidden/>
              </w:rPr>
              <w:tab/>
            </w:r>
            <w:r w:rsidR="00B45D2D">
              <w:rPr>
                <w:noProof/>
                <w:webHidden/>
              </w:rPr>
              <w:fldChar w:fldCharType="begin"/>
            </w:r>
            <w:r w:rsidR="00B45D2D">
              <w:rPr>
                <w:noProof/>
                <w:webHidden/>
              </w:rPr>
              <w:instrText xml:space="preserve"> PAGEREF _Toc20317961 \h </w:instrText>
            </w:r>
            <w:r w:rsidR="00B45D2D">
              <w:rPr>
                <w:noProof/>
                <w:webHidden/>
              </w:rPr>
            </w:r>
            <w:r w:rsidR="00B45D2D">
              <w:rPr>
                <w:noProof/>
                <w:webHidden/>
              </w:rPr>
              <w:fldChar w:fldCharType="separate"/>
            </w:r>
            <w:r w:rsidR="00465B0B">
              <w:rPr>
                <w:noProof/>
                <w:webHidden/>
              </w:rPr>
              <w:t>31</w:t>
            </w:r>
            <w:r w:rsidR="00B45D2D">
              <w:rPr>
                <w:noProof/>
                <w:webHidden/>
              </w:rPr>
              <w:fldChar w:fldCharType="end"/>
            </w:r>
          </w:hyperlink>
        </w:p>
        <w:p w14:paraId="61803905" w14:textId="6C897CB6"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2" w:history="1">
            <w:r w:rsidR="00B45D2D" w:rsidRPr="003820EE">
              <w:rPr>
                <w:rStyle w:val="Hyperlink"/>
                <w:rFonts w:cs="Arial"/>
                <w:noProof/>
              </w:rPr>
              <w:t>6.19</w:t>
            </w:r>
            <w:r w:rsidR="00B45D2D">
              <w:rPr>
                <w:rFonts w:asciiTheme="minorHAnsi" w:eastAsiaTheme="minorEastAsia" w:hAnsiTheme="minorHAnsi"/>
                <w:noProof/>
                <w:lang w:eastAsia="en-IN"/>
              </w:rPr>
              <w:tab/>
            </w:r>
            <w:r w:rsidR="00B45D2D" w:rsidRPr="003820EE">
              <w:rPr>
                <w:rStyle w:val="Hyperlink"/>
                <w:rFonts w:cs="Arial"/>
                <w:noProof/>
              </w:rPr>
              <w:t>CBT Question Paper Authoring by Customer (QPAC)</w:t>
            </w:r>
            <w:r w:rsidR="00B45D2D">
              <w:rPr>
                <w:noProof/>
                <w:webHidden/>
              </w:rPr>
              <w:tab/>
            </w:r>
            <w:r w:rsidR="00B45D2D">
              <w:rPr>
                <w:noProof/>
                <w:webHidden/>
              </w:rPr>
              <w:fldChar w:fldCharType="begin"/>
            </w:r>
            <w:r w:rsidR="00B45D2D">
              <w:rPr>
                <w:noProof/>
                <w:webHidden/>
              </w:rPr>
              <w:instrText xml:space="preserve"> PAGEREF _Toc20317962 \h </w:instrText>
            </w:r>
            <w:r w:rsidR="00B45D2D">
              <w:rPr>
                <w:noProof/>
                <w:webHidden/>
              </w:rPr>
            </w:r>
            <w:r w:rsidR="00B45D2D">
              <w:rPr>
                <w:noProof/>
                <w:webHidden/>
              </w:rPr>
              <w:fldChar w:fldCharType="separate"/>
            </w:r>
            <w:r w:rsidR="00465B0B">
              <w:rPr>
                <w:noProof/>
                <w:webHidden/>
              </w:rPr>
              <w:t>33</w:t>
            </w:r>
            <w:r w:rsidR="00B45D2D">
              <w:rPr>
                <w:noProof/>
                <w:webHidden/>
              </w:rPr>
              <w:fldChar w:fldCharType="end"/>
            </w:r>
          </w:hyperlink>
        </w:p>
        <w:p w14:paraId="0F186690" w14:textId="2D38A129"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3" w:history="1">
            <w:r w:rsidR="00B45D2D" w:rsidRPr="003820EE">
              <w:rPr>
                <w:rStyle w:val="Hyperlink"/>
                <w:rFonts w:cs="Arial"/>
                <w:noProof/>
              </w:rPr>
              <w:t>6.20</w:t>
            </w:r>
            <w:r w:rsidR="00B45D2D">
              <w:rPr>
                <w:rFonts w:asciiTheme="minorHAnsi" w:eastAsiaTheme="minorEastAsia" w:hAnsiTheme="minorHAnsi"/>
                <w:noProof/>
                <w:lang w:eastAsia="en-IN"/>
              </w:rPr>
              <w:tab/>
            </w:r>
            <w:r w:rsidR="00B45D2D" w:rsidRPr="003820EE">
              <w:rPr>
                <w:rStyle w:val="Hyperlink"/>
                <w:rFonts w:cs="Arial"/>
                <w:noProof/>
              </w:rPr>
              <w:t>CBT Question Paper Authoring by EDUTEST (QPAE)</w:t>
            </w:r>
            <w:r w:rsidR="00B45D2D">
              <w:rPr>
                <w:noProof/>
                <w:webHidden/>
              </w:rPr>
              <w:tab/>
            </w:r>
            <w:r w:rsidR="00B45D2D">
              <w:rPr>
                <w:noProof/>
                <w:webHidden/>
              </w:rPr>
              <w:fldChar w:fldCharType="begin"/>
            </w:r>
            <w:r w:rsidR="00B45D2D">
              <w:rPr>
                <w:noProof/>
                <w:webHidden/>
              </w:rPr>
              <w:instrText xml:space="preserve"> PAGEREF _Toc20317963 \h </w:instrText>
            </w:r>
            <w:r w:rsidR="00B45D2D">
              <w:rPr>
                <w:noProof/>
                <w:webHidden/>
              </w:rPr>
            </w:r>
            <w:r w:rsidR="00B45D2D">
              <w:rPr>
                <w:noProof/>
                <w:webHidden/>
              </w:rPr>
              <w:fldChar w:fldCharType="separate"/>
            </w:r>
            <w:r w:rsidR="00465B0B">
              <w:rPr>
                <w:noProof/>
                <w:webHidden/>
              </w:rPr>
              <w:t>35</w:t>
            </w:r>
            <w:r w:rsidR="00B45D2D">
              <w:rPr>
                <w:noProof/>
                <w:webHidden/>
              </w:rPr>
              <w:fldChar w:fldCharType="end"/>
            </w:r>
          </w:hyperlink>
        </w:p>
        <w:p w14:paraId="36234B73" w14:textId="2DAFDFA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4" w:history="1">
            <w:r w:rsidR="00B45D2D" w:rsidRPr="003820EE">
              <w:rPr>
                <w:rStyle w:val="Hyperlink"/>
                <w:rFonts w:cs="Arial"/>
                <w:noProof/>
              </w:rPr>
              <w:t>6.21</w:t>
            </w:r>
            <w:r w:rsidR="00B45D2D">
              <w:rPr>
                <w:rFonts w:asciiTheme="minorHAnsi" w:eastAsiaTheme="minorEastAsia" w:hAnsiTheme="minorHAnsi"/>
                <w:noProof/>
                <w:lang w:eastAsia="en-IN"/>
              </w:rPr>
              <w:tab/>
            </w:r>
            <w:r w:rsidR="00B45D2D" w:rsidRPr="003820EE">
              <w:rPr>
                <w:rStyle w:val="Hyperlink"/>
                <w:rFonts w:cs="Arial"/>
                <w:noProof/>
              </w:rPr>
              <w:t>Candidate Online Registration (COREG)</w:t>
            </w:r>
            <w:r w:rsidR="00B45D2D">
              <w:rPr>
                <w:noProof/>
                <w:webHidden/>
              </w:rPr>
              <w:tab/>
            </w:r>
            <w:r w:rsidR="00B45D2D">
              <w:rPr>
                <w:noProof/>
                <w:webHidden/>
              </w:rPr>
              <w:fldChar w:fldCharType="begin"/>
            </w:r>
            <w:r w:rsidR="00B45D2D">
              <w:rPr>
                <w:noProof/>
                <w:webHidden/>
              </w:rPr>
              <w:instrText xml:space="preserve"> PAGEREF _Toc20317964 \h </w:instrText>
            </w:r>
            <w:r w:rsidR="00B45D2D">
              <w:rPr>
                <w:noProof/>
                <w:webHidden/>
              </w:rPr>
            </w:r>
            <w:r w:rsidR="00B45D2D">
              <w:rPr>
                <w:noProof/>
                <w:webHidden/>
              </w:rPr>
              <w:fldChar w:fldCharType="separate"/>
            </w:r>
            <w:r w:rsidR="00465B0B">
              <w:rPr>
                <w:noProof/>
                <w:webHidden/>
              </w:rPr>
              <w:t>35</w:t>
            </w:r>
            <w:r w:rsidR="00B45D2D">
              <w:rPr>
                <w:noProof/>
                <w:webHidden/>
              </w:rPr>
              <w:fldChar w:fldCharType="end"/>
            </w:r>
          </w:hyperlink>
        </w:p>
        <w:p w14:paraId="031249E8" w14:textId="40B07687"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5" w:history="1">
            <w:r w:rsidR="00B45D2D" w:rsidRPr="003820EE">
              <w:rPr>
                <w:rStyle w:val="Hyperlink"/>
                <w:rFonts w:cs="Arial"/>
                <w:noProof/>
              </w:rPr>
              <w:t>6.22</w:t>
            </w:r>
            <w:r w:rsidR="00B45D2D">
              <w:rPr>
                <w:rFonts w:asciiTheme="minorHAnsi" w:eastAsiaTheme="minorEastAsia" w:hAnsiTheme="minorHAnsi"/>
                <w:noProof/>
                <w:lang w:eastAsia="en-IN"/>
              </w:rPr>
              <w:tab/>
            </w:r>
            <w:r w:rsidR="00B45D2D" w:rsidRPr="003820EE">
              <w:rPr>
                <w:rStyle w:val="Hyperlink"/>
                <w:rFonts w:cs="Arial"/>
                <w:noProof/>
              </w:rPr>
              <w:t>Candidate Application (CAA)</w:t>
            </w:r>
            <w:r w:rsidR="00B45D2D">
              <w:rPr>
                <w:noProof/>
                <w:webHidden/>
              </w:rPr>
              <w:tab/>
            </w:r>
            <w:r w:rsidR="00B45D2D">
              <w:rPr>
                <w:noProof/>
                <w:webHidden/>
              </w:rPr>
              <w:fldChar w:fldCharType="begin"/>
            </w:r>
            <w:r w:rsidR="00B45D2D">
              <w:rPr>
                <w:noProof/>
                <w:webHidden/>
              </w:rPr>
              <w:instrText xml:space="preserve"> PAGEREF _Toc20317965 \h </w:instrText>
            </w:r>
            <w:r w:rsidR="00B45D2D">
              <w:rPr>
                <w:noProof/>
                <w:webHidden/>
              </w:rPr>
            </w:r>
            <w:r w:rsidR="00B45D2D">
              <w:rPr>
                <w:noProof/>
                <w:webHidden/>
              </w:rPr>
              <w:fldChar w:fldCharType="separate"/>
            </w:r>
            <w:r w:rsidR="00465B0B">
              <w:rPr>
                <w:noProof/>
                <w:webHidden/>
              </w:rPr>
              <w:t>36</w:t>
            </w:r>
            <w:r w:rsidR="00B45D2D">
              <w:rPr>
                <w:noProof/>
                <w:webHidden/>
              </w:rPr>
              <w:fldChar w:fldCharType="end"/>
            </w:r>
          </w:hyperlink>
        </w:p>
        <w:p w14:paraId="6FA9F590" w14:textId="7D25BF21"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6" w:history="1">
            <w:r w:rsidR="00B45D2D" w:rsidRPr="003820EE">
              <w:rPr>
                <w:rStyle w:val="Hyperlink"/>
                <w:rFonts w:cs="Arial"/>
                <w:noProof/>
              </w:rPr>
              <w:t>6.23</w:t>
            </w:r>
            <w:r w:rsidR="00B45D2D">
              <w:rPr>
                <w:rFonts w:asciiTheme="minorHAnsi" w:eastAsiaTheme="minorEastAsia" w:hAnsiTheme="minorHAnsi"/>
                <w:noProof/>
                <w:lang w:eastAsia="en-IN"/>
              </w:rPr>
              <w:tab/>
            </w:r>
            <w:r w:rsidR="00B45D2D" w:rsidRPr="003820EE">
              <w:rPr>
                <w:rStyle w:val="Hyperlink"/>
                <w:rFonts w:cs="Arial"/>
                <w:noProof/>
              </w:rPr>
              <w:t>Candidate Application Payments &amp; Reconciliation (CAPR)</w:t>
            </w:r>
            <w:r w:rsidR="00B45D2D">
              <w:rPr>
                <w:noProof/>
                <w:webHidden/>
              </w:rPr>
              <w:tab/>
            </w:r>
            <w:r w:rsidR="00B45D2D">
              <w:rPr>
                <w:noProof/>
                <w:webHidden/>
              </w:rPr>
              <w:fldChar w:fldCharType="begin"/>
            </w:r>
            <w:r w:rsidR="00B45D2D">
              <w:rPr>
                <w:noProof/>
                <w:webHidden/>
              </w:rPr>
              <w:instrText xml:space="preserve"> PAGEREF _Toc20317966 \h </w:instrText>
            </w:r>
            <w:r w:rsidR="00B45D2D">
              <w:rPr>
                <w:noProof/>
                <w:webHidden/>
              </w:rPr>
            </w:r>
            <w:r w:rsidR="00B45D2D">
              <w:rPr>
                <w:noProof/>
                <w:webHidden/>
              </w:rPr>
              <w:fldChar w:fldCharType="separate"/>
            </w:r>
            <w:r w:rsidR="00465B0B">
              <w:rPr>
                <w:noProof/>
                <w:webHidden/>
              </w:rPr>
              <w:t>37</w:t>
            </w:r>
            <w:r w:rsidR="00B45D2D">
              <w:rPr>
                <w:noProof/>
                <w:webHidden/>
              </w:rPr>
              <w:fldChar w:fldCharType="end"/>
            </w:r>
          </w:hyperlink>
        </w:p>
        <w:p w14:paraId="663E7C90" w14:textId="3B5C13DC"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7" w:history="1">
            <w:r w:rsidR="00B45D2D" w:rsidRPr="003820EE">
              <w:rPr>
                <w:rStyle w:val="Hyperlink"/>
                <w:rFonts w:cs="Arial"/>
                <w:noProof/>
              </w:rPr>
              <w:t>6.24</w:t>
            </w:r>
            <w:r w:rsidR="00B45D2D">
              <w:rPr>
                <w:rFonts w:asciiTheme="minorHAnsi" w:eastAsiaTheme="minorEastAsia" w:hAnsiTheme="minorHAnsi"/>
                <w:noProof/>
                <w:lang w:eastAsia="en-IN"/>
              </w:rPr>
              <w:tab/>
            </w:r>
            <w:r w:rsidR="00B45D2D" w:rsidRPr="003820EE">
              <w:rPr>
                <w:rStyle w:val="Hyperlink"/>
                <w:rFonts w:cs="Arial"/>
                <w:noProof/>
              </w:rPr>
              <w:t>Candidate Center Allocation (aka Assessment Planning) (CCA)</w:t>
            </w:r>
            <w:r w:rsidR="00B45D2D">
              <w:rPr>
                <w:noProof/>
                <w:webHidden/>
              </w:rPr>
              <w:tab/>
            </w:r>
            <w:r w:rsidR="00B45D2D">
              <w:rPr>
                <w:noProof/>
                <w:webHidden/>
              </w:rPr>
              <w:fldChar w:fldCharType="begin"/>
            </w:r>
            <w:r w:rsidR="00B45D2D">
              <w:rPr>
                <w:noProof/>
                <w:webHidden/>
              </w:rPr>
              <w:instrText xml:space="preserve"> PAGEREF _Toc20317967 \h </w:instrText>
            </w:r>
            <w:r w:rsidR="00B45D2D">
              <w:rPr>
                <w:noProof/>
                <w:webHidden/>
              </w:rPr>
            </w:r>
            <w:r w:rsidR="00B45D2D">
              <w:rPr>
                <w:noProof/>
                <w:webHidden/>
              </w:rPr>
              <w:fldChar w:fldCharType="separate"/>
            </w:r>
            <w:r w:rsidR="00465B0B">
              <w:rPr>
                <w:noProof/>
                <w:webHidden/>
              </w:rPr>
              <w:t>38</w:t>
            </w:r>
            <w:r w:rsidR="00B45D2D">
              <w:rPr>
                <w:noProof/>
                <w:webHidden/>
              </w:rPr>
              <w:fldChar w:fldCharType="end"/>
            </w:r>
          </w:hyperlink>
        </w:p>
        <w:p w14:paraId="063D9CC6" w14:textId="099A08D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8" w:history="1">
            <w:r w:rsidR="00B45D2D" w:rsidRPr="003820EE">
              <w:rPr>
                <w:rStyle w:val="Hyperlink"/>
                <w:rFonts w:cs="Arial"/>
                <w:noProof/>
              </w:rPr>
              <w:t>6.25</w:t>
            </w:r>
            <w:r w:rsidR="00B45D2D">
              <w:rPr>
                <w:rFonts w:asciiTheme="minorHAnsi" w:eastAsiaTheme="minorEastAsia" w:hAnsiTheme="minorHAnsi"/>
                <w:noProof/>
                <w:lang w:eastAsia="en-IN"/>
              </w:rPr>
              <w:tab/>
            </w:r>
            <w:r w:rsidR="00B45D2D" w:rsidRPr="003820EE">
              <w:rPr>
                <w:rStyle w:val="Hyperlink"/>
                <w:rFonts w:cs="Arial"/>
                <w:noProof/>
              </w:rPr>
              <w:t>Center Team Preparation (CTPRP)</w:t>
            </w:r>
            <w:r w:rsidR="00B45D2D">
              <w:rPr>
                <w:noProof/>
                <w:webHidden/>
              </w:rPr>
              <w:tab/>
            </w:r>
            <w:r w:rsidR="00B45D2D">
              <w:rPr>
                <w:noProof/>
                <w:webHidden/>
              </w:rPr>
              <w:fldChar w:fldCharType="begin"/>
            </w:r>
            <w:r w:rsidR="00B45D2D">
              <w:rPr>
                <w:noProof/>
                <w:webHidden/>
              </w:rPr>
              <w:instrText xml:space="preserve"> PAGEREF _Toc20317968 \h </w:instrText>
            </w:r>
            <w:r w:rsidR="00B45D2D">
              <w:rPr>
                <w:noProof/>
                <w:webHidden/>
              </w:rPr>
            </w:r>
            <w:r w:rsidR="00B45D2D">
              <w:rPr>
                <w:noProof/>
                <w:webHidden/>
              </w:rPr>
              <w:fldChar w:fldCharType="separate"/>
            </w:r>
            <w:r w:rsidR="00465B0B">
              <w:rPr>
                <w:noProof/>
                <w:webHidden/>
              </w:rPr>
              <w:t>39</w:t>
            </w:r>
            <w:r w:rsidR="00B45D2D">
              <w:rPr>
                <w:noProof/>
                <w:webHidden/>
              </w:rPr>
              <w:fldChar w:fldCharType="end"/>
            </w:r>
          </w:hyperlink>
        </w:p>
        <w:p w14:paraId="04B40018" w14:textId="71E0D578"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69" w:history="1">
            <w:r w:rsidR="00B45D2D" w:rsidRPr="003820EE">
              <w:rPr>
                <w:rStyle w:val="Hyperlink"/>
                <w:rFonts w:cs="Arial"/>
                <w:noProof/>
              </w:rPr>
              <w:t>6.26</w:t>
            </w:r>
            <w:r w:rsidR="00B45D2D">
              <w:rPr>
                <w:rFonts w:asciiTheme="minorHAnsi" w:eastAsiaTheme="minorEastAsia" w:hAnsiTheme="minorHAnsi"/>
                <w:noProof/>
                <w:lang w:eastAsia="en-IN"/>
              </w:rPr>
              <w:tab/>
            </w:r>
            <w:r w:rsidR="00B45D2D" w:rsidRPr="003820EE">
              <w:rPr>
                <w:rStyle w:val="Hyperlink"/>
                <w:rFonts w:cs="Arial"/>
                <w:noProof/>
              </w:rPr>
              <w:t>Center Preparation (CPREP)</w:t>
            </w:r>
            <w:r w:rsidR="00B45D2D">
              <w:rPr>
                <w:noProof/>
                <w:webHidden/>
              </w:rPr>
              <w:tab/>
            </w:r>
            <w:r w:rsidR="00B45D2D">
              <w:rPr>
                <w:noProof/>
                <w:webHidden/>
              </w:rPr>
              <w:fldChar w:fldCharType="begin"/>
            </w:r>
            <w:r w:rsidR="00B45D2D">
              <w:rPr>
                <w:noProof/>
                <w:webHidden/>
              </w:rPr>
              <w:instrText xml:space="preserve"> PAGEREF _Toc20317969 \h </w:instrText>
            </w:r>
            <w:r w:rsidR="00B45D2D">
              <w:rPr>
                <w:noProof/>
                <w:webHidden/>
              </w:rPr>
            </w:r>
            <w:r w:rsidR="00B45D2D">
              <w:rPr>
                <w:noProof/>
                <w:webHidden/>
              </w:rPr>
              <w:fldChar w:fldCharType="separate"/>
            </w:r>
            <w:r w:rsidR="00465B0B">
              <w:rPr>
                <w:noProof/>
                <w:webHidden/>
              </w:rPr>
              <w:t>39</w:t>
            </w:r>
            <w:r w:rsidR="00B45D2D">
              <w:rPr>
                <w:noProof/>
                <w:webHidden/>
              </w:rPr>
              <w:fldChar w:fldCharType="end"/>
            </w:r>
          </w:hyperlink>
        </w:p>
        <w:p w14:paraId="087459FC" w14:textId="613A470F"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70" w:history="1">
            <w:r w:rsidR="00B45D2D" w:rsidRPr="003820EE">
              <w:rPr>
                <w:rStyle w:val="Hyperlink"/>
                <w:rFonts w:cs="Arial"/>
                <w:noProof/>
              </w:rPr>
              <w:t>6.27</w:t>
            </w:r>
            <w:r w:rsidR="00B45D2D">
              <w:rPr>
                <w:rFonts w:asciiTheme="minorHAnsi" w:eastAsiaTheme="minorEastAsia" w:hAnsiTheme="minorHAnsi"/>
                <w:noProof/>
                <w:lang w:eastAsia="en-IN"/>
              </w:rPr>
              <w:tab/>
            </w:r>
            <w:r w:rsidR="00B45D2D" w:rsidRPr="003820EE">
              <w:rPr>
                <w:rStyle w:val="Hyperlink"/>
                <w:rFonts w:cs="Arial"/>
                <w:noProof/>
              </w:rPr>
              <w:t>Candidate Registration at Center (CREGC)</w:t>
            </w:r>
            <w:r w:rsidR="00B45D2D">
              <w:rPr>
                <w:noProof/>
                <w:webHidden/>
              </w:rPr>
              <w:tab/>
            </w:r>
            <w:r w:rsidR="00B45D2D">
              <w:rPr>
                <w:noProof/>
                <w:webHidden/>
              </w:rPr>
              <w:fldChar w:fldCharType="begin"/>
            </w:r>
            <w:r w:rsidR="00B45D2D">
              <w:rPr>
                <w:noProof/>
                <w:webHidden/>
              </w:rPr>
              <w:instrText xml:space="preserve"> PAGEREF _Toc20317970 \h </w:instrText>
            </w:r>
            <w:r w:rsidR="00B45D2D">
              <w:rPr>
                <w:noProof/>
                <w:webHidden/>
              </w:rPr>
            </w:r>
            <w:r w:rsidR="00B45D2D">
              <w:rPr>
                <w:noProof/>
                <w:webHidden/>
              </w:rPr>
              <w:fldChar w:fldCharType="separate"/>
            </w:r>
            <w:r w:rsidR="00465B0B">
              <w:rPr>
                <w:noProof/>
                <w:webHidden/>
              </w:rPr>
              <w:t>40</w:t>
            </w:r>
            <w:r w:rsidR="00B45D2D">
              <w:rPr>
                <w:noProof/>
                <w:webHidden/>
              </w:rPr>
              <w:fldChar w:fldCharType="end"/>
            </w:r>
          </w:hyperlink>
        </w:p>
        <w:p w14:paraId="72ACD40A" w14:textId="08702344"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71" w:history="1">
            <w:r w:rsidR="00B45D2D" w:rsidRPr="003820EE">
              <w:rPr>
                <w:rStyle w:val="Hyperlink"/>
                <w:rFonts w:cs="Arial"/>
                <w:noProof/>
              </w:rPr>
              <w:t>6.28</w:t>
            </w:r>
            <w:r w:rsidR="00B45D2D">
              <w:rPr>
                <w:rFonts w:asciiTheme="minorHAnsi" w:eastAsiaTheme="minorEastAsia" w:hAnsiTheme="minorHAnsi"/>
                <w:noProof/>
                <w:lang w:eastAsia="en-IN"/>
              </w:rPr>
              <w:tab/>
            </w:r>
            <w:r w:rsidR="00B45D2D" w:rsidRPr="003820EE">
              <w:rPr>
                <w:rStyle w:val="Hyperlink"/>
                <w:rFonts w:cs="Arial"/>
                <w:noProof/>
              </w:rPr>
              <w:t>Candidate Attendance at Center (CATTC)</w:t>
            </w:r>
            <w:r w:rsidR="00B45D2D">
              <w:rPr>
                <w:noProof/>
                <w:webHidden/>
              </w:rPr>
              <w:tab/>
            </w:r>
            <w:r w:rsidR="00B45D2D">
              <w:rPr>
                <w:noProof/>
                <w:webHidden/>
              </w:rPr>
              <w:fldChar w:fldCharType="begin"/>
            </w:r>
            <w:r w:rsidR="00B45D2D">
              <w:rPr>
                <w:noProof/>
                <w:webHidden/>
              </w:rPr>
              <w:instrText xml:space="preserve"> PAGEREF _Toc20317971 \h </w:instrText>
            </w:r>
            <w:r w:rsidR="00B45D2D">
              <w:rPr>
                <w:noProof/>
                <w:webHidden/>
              </w:rPr>
            </w:r>
            <w:r w:rsidR="00B45D2D">
              <w:rPr>
                <w:noProof/>
                <w:webHidden/>
              </w:rPr>
              <w:fldChar w:fldCharType="separate"/>
            </w:r>
            <w:r w:rsidR="00465B0B">
              <w:rPr>
                <w:noProof/>
                <w:webHidden/>
              </w:rPr>
              <w:t>41</w:t>
            </w:r>
            <w:r w:rsidR="00B45D2D">
              <w:rPr>
                <w:noProof/>
                <w:webHidden/>
              </w:rPr>
              <w:fldChar w:fldCharType="end"/>
            </w:r>
          </w:hyperlink>
        </w:p>
        <w:p w14:paraId="6B4F6603" w14:textId="616C4ADF"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72" w:history="1">
            <w:r w:rsidR="00B45D2D" w:rsidRPr="003820EE">
              <w:rPr>
                <w:rStyle w:val="Hyperlink"/>
                <w:rFonts w:cs="Arial"/>
                <w:noProof/>
              </w:rPr>
              <w:t>6.29</w:t>
            </w:r>
            <w:r w:rsidR="00B45D2D">
              <w:rPr>
                <w:rFonts w:asciiTheme="minorHAnsi" w:eastAsiaTheme="minorEastAsia" w:hAnsiTheme="minorHAnsi"/>
                <w:noProof/>
                <w:lang w:eastAsia="en-IN"/>
              </w:rPr>
              <w:tab/>
            </w:r>
            <w:r w:rsidR="00B45D2D" w:rsidRPr="003820EE">
              <w:rPr>
                <w:rStyle w:val="Hyperlink"/>
                <w:rFonts w:cs="Arial"/>
                <w:noProof/>
              </w:rPr>
              <w:t>Candidate Console Layout for CBT (CCLC)</w:t>
            </w:r>
            <w:r w:rsidR="00B45D2D">
              <w:rPr>
                <w:noProof/>
                <w:webHidden/>
              </w:rPr>
              <w:tab/>
            </w:r>
            <w:r w:rsidR="00B45D2D">
              <w:rPr>
                <w:noProof/>
                <w:webHidden/>
              </w:rPr>
              <w:fldChar w:fldCharType="begin"/>
            </w:r>
            <w:r w:rsidR="00B45D2D">
              <w:rPr>
                <w:noProof/>
                <w:webHidden/>
              </w:rPr>
              <w:instrText xml:space="preserve"> PAGEREF _Toc20317972 \h </w:instrText>
            </w:r>
            <w:r w:rsidR="00B45D2D">
              <w:rPr>
                <w:noProof/>
                <w:webHidden/>
              </w:rPr>
            </w:r>
            <w:r w:rsidR="00B45D2D">
              <w:rPr>
                <w:noProof/>
                <w:webHidden/>
              </w:rPr>
              <w:fldChar w:fldCharType="separate"/>
            </w:r>
            <w:r w:rsidR="00465B0B">
              <w:rPr>
                <w:noProof/>
                <w:webHidden/>
              </w:rPr>
              <w:t>41</w:t>
            </w:r>
            <w:r w:rsidR="00B45D2D">
              <w:rPr>
                <w:noProof/>
                <w:webHidden/>
              </w:rPr>
              <w:fldChar w:fldCharType="end"/>
            </w:r>
          </w:hyperlink>
        </w:p>
        <w:p w14:paraId="60096DF6" w14:textId="7F8B6D10"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73" w:history="1">
            <w:r w:rsidR="00B45D2D" w:rsidRPr="003820EE">
              <w:rPr>
                <w:rStyle w:val="Hyperlink"/>
                <w:rFonts w:cs="Arial"/>
                <w:noProof/>
              </w:rPr>
              <w:t>6.30</w:t>
            </w:r>
            <w:r w:rsidR="00B45D2D">
              <w:rPr>
                <w:rFonts w:asciiTheme="minorHAnsi" w:eastAsiaTheme="minorEastAsia" w:hAnsiTheme="minorHAnsi"/>
                <w:noProof/>
                <w:lang w:eastAsia="en-IN"/>
              </w:rPr>
              <w:tab/>
            </w:r>
            <w:r w:rsidR="00B45D2D" w:rsidRPr="003820EE">
              <w:rPr>
                <w:rStyle w:val="Hyperlink"/>
                <w:rFonts w:cs="Arial"/>
                <w:noProof/>
              </w:rPr>
              <w:t>Test Conduct – Candidate View (TCCV)</w:t>
            </w:r>
            <w:r w:rsidR="00B45D2D">
              <w:rPr>
                <w:noProof/>
                <w:webHidden/>
              </w:rPr>
              <w:tab/>
            </w:r>
            <w:r w:rsidR="00B45D2D">
              <w:rPr>
                <w:noProof/>
                <w:webHidden/>
              </w:rPr>
              <w:fldChar w:fldCharType="begin"/>
            </w:r>
            <w:r w:rsidR="00B45D2D">
              <w:rPr>
                <w:noProof/>
                <w:webHidden/>
              </w:rPr>
              <w:instrText xml:space="preserve"> PAGEREF _Toc20317973 \h </w:instrText>
            </w:r>
            <w:r w:rsidR="00B45D2D">
              <w:rPr>
                <w:noProof/>
                <w:webHidden/>
              </w:rPr>
            </w:r>
            <w:r w:rsidR="00B45D2D">
              <w:rPr>
                <w:noProof/>
                <w:webHidden/>
              </w:rPr>
              <w:fldChar w:fldCharType="separate"/>
            </w:r>
            <w:r w:rsidR="00465B0B">
              <w:rPr>
                <w:noProof/>
                <w:webHidden/>
              </w:rPr>
              <w:t>43</w:t>
            </w:r>
            <w:r w:rsidR="00B45D2D">
              <w:rPr>
                <w:noProof/>
                <w:webHidden/>
              </w:rPr>
              <w:fldChar w:fldCharType="end"/>
            </w:r>
          </w:hyperlink>
        </w:p>
        <w:p w14:paraId="64CC4D5B" w14:textId="1EA9FA6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74" w:history="1">
            <w:r w:rsidR="00B45D2D" w:rsidRPr="003820EE">
              <w:rPr>
                <w:rStyle w:val="Hyperlink"/>
                <w:rFonts w:cs="Arial"/>
                <w:noProof/>
              </w:rPr>
              <w:t>6.31</w:t>
            </w:r>
            <w:r w:rsidR="00B45D2D">
              <w:rPr>
                <w:rFonts w:asciiTheme="minorHAnsi" w:eastAsiaTheme="minorEastAsia" w:hAnsiTheme="minorHAnsi"/>
                <w:noProof/>
                <w:lang w:eastAsia="en-IN"/>
              </w:rPr>
              <w:tab/>
            </w:r>
            <w:r w:rsidR="00B45D2D" w:rsidRPr="003820EE">
              <w:rPr>
                <w:rStyle w:val="Hyperlink"/>
                <w:rFonts w:cs="Arial"/>
                <w:noProof/>
              </w:rPr>
              <w:t>Test Conduct – EDUTEST View (TCEV)</w:t>
            </w:r>
            <w:r w:rsidR="00B45D2D">
              <w:rPr>
                <w:noProof/>
                <w:webHidden/>
              </w:rPr>
              <w:tab/>
            </w:r>
            <w:r w:rsidR="00B45D2D">
              <w:rPr>
                <w:noProof/>
                <w:webHidden/>
              </w:rPr>
              <w:fldChar w:fldCharType="begin"/>
            </w:r>
            <w:r w:rsidR="00B45D2D">
              <w:rPr>
                <w:noProof/>
                <w:webHidden/>
              </w:rPr>
              <w:instrText xml:space="preserve"> PAGEREF _Toc20317974 \h </w:instrText>
            </w:r>
            <w:r w:rsidR="00B45D2D">
              <w:rPr>
                <w:noProof/>
                <w:webHidden/>
              </w:rPr>
            </w:r>
            <w:r w:rsidR="00B45D2D">
              <w:rPr>
                <w:noProof/>
                <w:webHidden/>
              </w:rPr>
              <w:fldChar w:fldCharType="separate"/>
            </w:r>
            <w:r w:rsidR="00465B0B">
              <w:rPr>
                <w:noProof/>
                <w:webHidden/>
              </w:rPr>
              <w:t>44</w:t>
            </w:r>
            <w:r w:rsidR="00B45D2D">
              <w:rPr>
                <w:noProof/>
                <w:webHidden/>
              </w:rPr>
              <w:fldChar w:fldCharType="end"/>
            </w:r>
          </w:hyperlink>
        </w:p>
        <w:p w14:paraId="0CC097D8" w14:textId="4AD6936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75" w:history="1">
            <w:r w:rsidR="00B45D2D" w:rsidRPr="003820EE">
              <w:rPr>
                <w:rStyle w:val="Hyperlink"/>
                <w:rFonts w:cs="Arial"/>
                <w:noProof/>
              </w:rPr>
              <w:t>6.32</w:t>
            </w:r>
            <w:r w:rsidR="00B45D2D">
              <w:rPr>
                <w:rFonts w:asciiTheme="minorHAnsi" w:eastAsiaTheme="minorEastAsia" w:hAnsiTheme="minorHAnsi"/>
                <w:noProof/>
                <w:lang w:eastAsia="en-IN"/>
              </w:rPr>
              <w:tab/>
            </w:r>
            <w:r w:rsidR="00B45D2D" w:rsidRPr="003820EE">
              <w:rPr>
                <w:rStyle w:val="Hyperlink"/>
                <w:rFonts w:cs="Arial"/>
                <w:noProof/>
              </w:rPr>
              <w:t>Test Conduct – Customer View (TCUV)</w:t>
            </w:r>
            <w:r w:rsidR="00B45D2D">
              <w:rPr>
                <w:noProof/>
                <w:webHidden/>
              </w:rPr>
              <w:tab/>
            </w:r>
            <w:r w:rsidR="00B45D2D">
              <w:rPr>
                <w:noProof/>
                <w:webHidden/>
              </w:rPr>
              <w:fldChar w:fldCharType="begin"/>
            </w:r>
            <w:r w:rsidR="00B45D2D">
              <w:rPr>
                <w:noProof/>
                <w:webHidden/>
              </w:rPr>
              <w:instrText xml:space="preserve"> PAGEREF _Toc20317975 \h </w:instrText>
            </w:r>
            <w:r w:rsidR="00B45D2D">
              <w:rPr>
                <w:noProof/>
                <w:webHidden/>
              </w:rPr>
            </w:r>
            <w:r w:rsidR="00B45D2D">
              <w:rPr>
                <w:noProof/>
                <w:webHidden/>
              </w:rPr>
              <w:fldChar w:fldCharType="separate"/>
            </w:r>
            <w:r w:rsidR="00465B0B">
              <w:rPr>
                <w:noProof/>
                <w:webHidden/>
              </w:rPr>
              <w:t>45</w:t>
            </w:r>
            <w:r w:rsidR="00B45D2D">
              <w:rPr>
                <w:noProof/>
                <w:webHidden/>
              </w:rPr>
              <w:fldChar w:fldCharType="end"/>
            </w:r>
          </w:hyperlink>
        </w:p>
        <w:p w14:paraId="538DEFA4" w14:textId="147E0778"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76" w:history="1">
            <w:r w:rsidR="00B45D2D" w:rsidRPr="003820EE">
              <w:rPr>
                <w:rStyle w:val="Hyperlink"/>
                <w:rFonts w:cs="Arial"/>
                <w:noProof/>
              </w:rPr>
              <w:t>6.33</w:t>
            </w:r>
            <w:r w:rsidR="00B45D2D">
              <w:rPr>
                <w:rFonts w:asciiTheme="minorHAnsi" w:eastAsiaTheme="minorEastAsia" w:hAnsiTheme="minorHAnsi"/>
                <w:noProof/>
                <w:lang w:eastAsia="en-IN"/>
              </w:rPr>
              <w:tab/>
            </w:r>
            <w:r w:rsidR="00B45D2D" w:rsidRPr="003820EE">
              <w:rPr>
                <w:rStyle w:val="Hyperlink"/>
                <w:rFonts w:cs="Arial"/>
                <w:noProof/>
              </w:rPr>
              <w:t>Post Test Center Reports (PTCR)</w:t>
            </w:r>
            <w:r w:rsidR="00B45D2D">
              <w:rPr>
                <w:noProof/>
                <w:webHidden/>
              </w:rPr>
              <w:tab/>
            </w:r>
            <w:r w:rsidR="00B45D2D">
              <w:rPr>
                <w:noProof/>
                <w:webHidden/>
              </w:rPr>
              <w:fldChar w:fldCharType="begin"/>
            </w:r>
            <w:r w:rsidR="00B45D2D">
              <w:rPr>
                <w:noProof/>
                <w:webHidden/>
              </w:rPr>
              <w:instrText xml:space="preserve"> PAGEREF _Toc20317976 \h </w:instrText>
            </w:r>
            <w:r w:rsidR="00B45D2D">
              <w:rPr>
                <w:noProof/>
                <w:webHidden/>
              </w:rPr>
            </w:r>
            <w:r w:rsidR="00B45D2D">
              <w:rPr>
                <w:noProof/>
                <w:webHidden/>
              </w:rPr>
              <w:fldChar w:fldCharType="separate"/>
            </w:r>
            <w:r w:rsidR="00465B0B">
              <w:rPr>
                <w:noProof/>
                <w:webHidden/>
              </w:rPr>
              <w:t>46</w:t>
            </w:r>
            <w:r w:rsidR="00B45D2D">
              <w:rPr>
                <w:noProof/>
                <w:webHidden/>
              </w:rPr>
              <w:fldChar w:fldCharType="end"/>
            </w:r>
          </w:hyperlink>
        </w:p>
        <w:p w14:paraId="072F4CEF" w14:textId="60D1793D"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77" w:history="1">
            <w:r w:rsidR="00B45D2D" w:rsidRPr="003820EE">
              <w:rPr>
                <w:rStyle w:val="Hyperlink"/>
                <w:rFonts w:cs="Arial"/>
                <w:noProof/>
              </w:rPr>
              <w:t>6.34</w:t>
            </w:r>
            <w:r w:rsidR="00B45D2D">
              <w:rPr>
                <w:rFonts w:asciiTheme="minorHAnsi" w:eastAsiaTheme="minorEastAsia" w:hAnsiTheme="minorHAnsi"/>
                <w:noProof/>
                <w:lang w:eastAsia="en-IN"/>
              </w:rPr>
              <w:tab/>
            </w:r>
            <w:r w:rsidR="00B45D2D" w:rsidRPr="003820EE">
              <w:rPr>
                <w:rStyle w:val="Hyperlink"/>
                <w:rFonts w:cs="Arial"/>
                <w:noProof/>
              </w:rPr>
              <w:t>Post Test CCS Reports (PTCCR)</w:t>
            </w:r>
            <w:r w:rsidR="00B45D2D">
              <w:rPr>
                <w:noProof/>
                <w:webHidden/>
              </w:rPr>
              <w:tab/>
            </w:r>
            <w:r w:rsidR="00B45D2D">
              <w:rPr>
                <w:noProof/>
                <w:webHidden/>
              </w:rPr>
              <w:fldChar w:fldCharType="begin"/>
            </w:r>
            <w:r w:rsidR="00B45D2D">
              <w:rPr>
                <w:noProof/>
                <w:webHidden/>
              </w:rPr>
              <w:instrText xml:space="preserve"> PAGEREF _Toc20317977 \h </w:instrText>
            </w:r>
            <w:r w:rsidR="00B45D2D">
              <w:rPr>
                <w:noProof/>
                <w:webHidden/>
              </w:rPr>
            </w:r>
            <w:r w:rsidR="00B45D2D">
              <w:rPr>
                <w:noProof/>
                <w:webHidden/>
              </w:rPr>
              <w:fldChar w:fldCharType="separate"/>
            </w:r>
            <w:r w:rsidR="00465B0B">
              <w:rPr>
                <w:noProof/>
                <w:webHidden/>
              </w:rPr>
              <w:t>47</w:t>
            </w:r>
            <w:r w:rsidR="00B45D2D">
              <w:rPr>
                <w:noProof/>
                <w:webHidden/>
              </w:rPr>
              <w:fldChar w:fldCharType="end"/>
            </w:r>
          </w:hyperlink>
        </w:p>
        <w:p w14:paraId="3CA724F2" w14:textId="2CDD9B5F"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78" w:history="1">
            <w:r w:rsidR="00B45D2D" w:rsidRPr="003820EE">
              <w:rPr>
                <w:rStyle w:val="Hyperlink"/>
                <w:rFonts w:cs="Arial"/>
                <w:noProof/>
              </w:rPr>
              <w:t>6.35</w:t>
            </w:r>
            <w:r w:rsidR="00B45D2D">
              <w:rPr>
                <w:rFonts w:asciiTheme="minorHAnsi" w:eastAsiaTheme="minorEastAsia" w:hAnsiTheme="minorHAnsi"/>
                <w:noProof/>
                <w:lang w:eastAsia="en-IN"/>
              </w:rPr>
              <w:tab/>
            </w:r>
            <w:r w:rsidR="00B45D2D" w:rsidRPr="003820EE">
              <w:rPr>
                <w:rStyle w:val="Hyperlink"/>
                <w:rFonts w:cs="Arial"/>
                <w:noProof/>
              </w:rPr>
              <w:t>Help Desk (HELP)</w:t>
            </w:r>
            <w:r w:rsidR="00B45D2D">
              <w:rPr>
                <w:noProof/>
                <w:webHidden/>
              </w:rPr>
              <w:tab/>
            </w:r>
            <w:r w:rsidR="00B45D2D">
              <w:rPr>
                <w:noProof/>
                <w:webHidden/>
              </w:rPr>
              <w:fldChar w:fldCharType="begin"/>
            </w:r>
            <w:r w:rsidR="00B45D2D">
              <w:rPr>
                <w:noProof/>
                <w:webHidden/>
              </w:rPr>
              <w:instrText xml:space="preserve"> PAGEREF _Toc20317978 \h </w:instrText>
            </w:r>
            <w:r w:rsidR="00B45D2D">
              <w:rPr>
                <w:noProof/>
                <w:webHidden/>
              </w:rPr>
            </w:r>
            <w:r w:rsidR="00B45D2D">
              <w:rPr>
                <w:noProof/>
                <w:webHidden/>
              </w:rPr>
              <w:fldChar w:fldCharType="separate"/>
            </w:r>
            <w:r w:rsidR="00465B0B">
              <w:rPr>
                <w:noProof/>
                <w:webHidden/>
              </w:rPr>
              <w:t>48</w:t>
            </w:r>
            <w:r w:rsidR="00B45D2D">
              <w:rPr>
                <w:noProof/>
                <w:webHidden/>
              </w:rPr>
              <w:fldChar w:fldCharType="end"/>
            </w:r>
          </w:hyperlink>
        </w:p>
        <w:p w14:paraId="734133A0" w14:textId="740A7AB5" w:rsidR="00B45D2D" w:rsidRDefault="008D0876">
          <w:pPr>
            <w:pStyle w:val="TOC1"/>
            <w:tabs>
              <w:tab w:val="left" w:pos="440"/>
              <w:tab w:val="right" w:leader="dot" w:pos="9016"/>
            </w:tabs>
            <w:rPr>
              <w:rFonts w:asciiTheme="minorHAnsi" w:eastAsiaTheme="minorEastAsia" w:hAnsiTheme="minorHAnsi"/>
              <w:noProof/>
              <w:lang w:eastAsia="en-IN"/>
            </w:rPr>
          </w:pPr>
          <w:hyperlink w:anchor="_Toc20317979" w:history="1">
            <w:r w:rsidR="00B45D2D" w:rsidRPr="003820EE">
              <w:rPr>
                <w:rStyle w:val="Hyperlink"/>
                <w:rFonts w:cs="Arial"/>
                <w:noProof/>
              </w:rPr>
              <w:t>7</w:t>
            </w:r>
            <w:r w:rsidR="00B45D2D">
              <w:rPr>
                <w:rFonts w:asciiTheme="minorHAnsi" w:eastAsiaTheme="minorEastAsia" w:hAnsiTheme="minorHAnsi"/>
                <w:noProof/>
                <w:lang w:eastAsia="en-IN"/>
              </w:rPr>
              <w:tab/>
            </w:r>
            <w:r w:rsidR="00B45D2D" w:rsidRPr="003820EE">
              <w:rPr>
                <w:rStyle w:val="Hyperlink"/>
                <w:rFonts w:cs="Arial"/>
                <w:noProof/>
              </w:rPr>
              <w:t>Non-Functional Requirements</w:t>
            </w:r>
            <w:r w:rsidR="00B45D2D">
              <w:rPr>
                <w:noProof/>
                <w:webHidden/>
              </w:rPr>
              <w:tab/>
            </w:r>
            <w:r w:rsidR="00B45D2D">
              <w:rPr>
                <w:noProof/>
                <w:webHidden/>
              </w:rPr>
              <w:fldChar w:fldCharType="begin"/>
            </w:r>
            <w:r w:rsidR="00B45D2D">
              <w:rPr>
                <w:noProof/>
                <w:webHidden/>
              </w:rPr>
              <w:instrText xml:space="preserve"> PAGEREF _Toc20317979 \h </w:instrText>
            </w:r>
            <w:r w:rsidR="00B45D2D">
              <w:rPr>
                <w:noProof/>
                <w:webHidden/>
              </w:rPr>
            </w:r>
            <w:r w:rsidR="00B45D2D">
              <w:rPr>
                <w:noProof/>
                <w:webHidden/>
              </w:rPr>
              <w:fldChar w:fldCharType="separate"/>
            </w:r>
            <w:r w:rsidR="00465B0B">
              <w:rPr>
                <w:noProof/>
                <w:webHidden/>
              </w:rPr>
              <w:t>50</w:t>
            </w:r>
            <w:r w:rsidR="00B45D2D">
              <w:rPr>
                <w:noProof/>
                <w:webHidden/>
              </w:rPr>
              <w:fldChar w:fldCharType="end"/>
            </w:r>
          </w:hyperlink>
        </w:p>
        <w:p w14:paraId="2766678E" w14:textId="4C5CCDBB"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0" w:history="1">
            <w:r w:rsidR="00B45D2D" w:rsidRPr="003820EE">
              <w:rPr>
                <w:rStyle w:val="Hyperlink"/>
                <w:noProof/>
              </w:rPr>
              <w:t>7.1</w:t>
            </w:r>
            <w:r w:rsidR="00B45D2D">
              <w:rPr>
                <w:rFonts w:asciiTheme="minorHAnsi" w:eastAsiaTheme="minorEastAsia" w:hAnsiTheme="minorHAnsi"/>
                <w:noProof/>
                <w:lang w:eastAsia="en-IN"/>
              </w:rPr>
              <w:tab/>
            </w:r>
            <w:r w:rsidR="00B45D2D" w:rsidRPr="003820EE">
              <w:rPr>
                <w:rStyle w:val="Hyperlink"/>
                <w:noProof/>
              </w:rPr>
              <w:t>High Availability of LCS and QPS (NFR1)</w:t>
            </w:r>
            <w:r w:rsidR="00B45D2D">
              <w:rPr>
                <w:noProof/>
                <w:webHidden/>
              </w:rPr>
              <w:tab/>
            </w:r>
            <w:r w:rsidR="00B45D2D">
              <w:rPr>
                <w:noProof/>
                <w:webHidden/>
              </w:rPr>
              <w:fldChar w:fldCharType="begin"/>
            </w:r>
            <w:r w:rsidR="00B45D2D">
              <w:rPr>
                <w:noProof/>
                <w:webHidden/>
              </w:rPr>
              <w:instrText xml:space="preserve"> PAGEREF _Toc20317980 \h </w:instrText>
            </w:r>
            <w:r w:rsidR="00B45D2D">
              <w:rPr>
                <w:noProof/>
                <w:webHidden/>
              </w:rPr>
            </w:r>
            <w:r w:rsidR="00B45D2D">
              <w:rPr>
                <w:noProof/>
                <w:webHidden/>
              </w:rPr>
              <w:fldChar w:fldCharType="separate"/>
            </w:r>
            <w:r w:rsidR="00465B0B">
              <w:rPr>
                <w:noProof/>
                <w:webHidden/>
              </w:rPr>
              <w:t>50</w:t>
            </w:r>
            <w:r w:rsidR="00B45D2D">
              <w:rPr>
                <w:noProof/>
                <w:webHidden/>
              </w:rPr>
              <w:fldChar w:fldCharType="end"/>
            </w:r>
          </w:hyperlink>
        </w:p>
        <w:p w14:paraId="1E9F71C1" w14:textId="7841B3D8"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1" w:history="1">
            <w:r w:rsidR="00B45D2D" w:rsidRPr="003820EE">
              <w:rPr>
                <w:rStyle w:val="Hyperlink"/>
                <w:noProof/>
              </w:rPr>
              <w:t>7.2</w:t>
            </w:r>
            <w:r w:rsidR="00B45D2D">
              <w:rPr>
                <w:rFonts w:asciiTheme="minorHAnsi" w:eastAsiaTheme="minorEastAsia" w:hAnsiTheme="minorHAnsi"/>
                <w:noProof/>
                <w:lang w:eastAsia="en-IN"/>
              </w:rPr>
              <w:tab/>
            </w:r>
            <w:r w:rsidR="00B45D2D" w:rsidRPr="003820EE">
              <w:rPr>
                <w:rStyle w:val="Hyperlink"/>
                <w:noProof/>
              </w:rPr>
              <w:t>Performance of Internet Facing Apps (NFR2)</w:t>
            </w:r>
            <w:r w:rsidR="00B45D2D">
              <w:rPr>
                <w:noProof/>
                <w:webHidden/>
              </w:rPr>
              <w:tab/>
            </w:r>
            <w:r w:rsidR="00B45D2D">
              <w:rPr>
                <w:noProof/>
                <w:webHidden/>
              </w:rPr>
              <w:fldChar w:fldCharType="begin"/>
            </w:r>
            <w:r w:rsidR="00B45D2D">
              <w:rPr>
                <w:noProof/>
                <w:webHidden/>
              </w:rPr>
              <w:instrText xml:space="preserve"> PAGEREF _Toc20317981 \h </w:instrText>
            </w:r>
            <w:r w:rsidR="00B45D2D">
              <w:rPr>
                <w:noProof/>
                <w:webHidden/>
              </w:rPr>
            </w:r>
            <w:r w:rsidR="00B45D2D">
              <w:rPr>
                <w:noProof/>
                <w:webHidden/>
              </w:rPr>
              <w:fldChar w:fldCharType="separate"/>
            </w:r>
            <w:r w:rsidR="00465B0B">
              <w:rPr>
                <w:noProof/>
                <w:webHidden/>
              </w:rPr>
              <w:t>50</w:t>
            </w:r>
            <w:r w:rsidR="00B45D2D">
              <w:rPr>
                <w:noProof/>
                <w:webHidden/>
              </w:rPr>
              <w:fldChar w:fldCharType="end"/>
            </w:r>
          </w:hyperlink>
        </w:p>
        <w:p w14:paraId="65DBB14F" w14:textId="300A6C8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2" w:history="1">
            <w:r w:rsidR="00B45D2D" w:rsidRPr="003820EE">
              <w:rPr>
                <w:rStyle w:val="Hyperlink"/>
                <w:noProof/>
              </w:rPr>
              <w:t>7.3</w:t>
            </w:r>
            <w:r w:rsidR="00B45D2D">
              <w:rPr>
                <w:rFonts w:asciiTheme="minorHAnsi" w:eastAsiaTheme="minorEastAsia" w:hAnsiTheme="minorHAnsi"/>
                <w:noProof/>
                <w:lang w:eastAsia="en-IN"/>
              </w:rPr>
              <w:tab/>
            </w:r>
            <w:r w:rsidR="00B45D2D" w:rsidRPr="003820EE">
              <w:rPr>
                <w:rStyle w:val="Hyperlink"/>
                <w:noProof/>
              </w:rPr>
              <w:t>Performance of Computer Based Testing Offline Application (NFR3)</w:t>
            </w:r>
            <w:r w:rsidR="00B45D2D">
              <w:rPr>
                <w:noProof/>
                <w:webHidden/>
              </w:rPr>
              <w:tab/>
            </w:r>
            <w:r w:rsidR="00B45D2D">
              <w:rPr>
                <w:noProof/>
                <w:webHidden/>
              </w:rPr>
              <w:fldChar w:fldCharType="begin"/>
            </w:r>
            <w:r w:rsidR="00B45D2D">
              <w:rPr>
                <w:noProof/>
                <w:webHidden/>
              </w:rPr>
              <w:instrText xml:space="preserve"> PAGEREF _Toc20317982 \h </w:instrText>
            </w:r>
            <w:r w:rsidR="00B45D2D">
              <w:rPr>
                <w:noProof/>
                <w:webHidden/>
              </w:rPr>
            </w:r>
            <w:r w:rsidR="00B45D2D">
              <w:rPr>
                <w:noProof/>
                <w:webHidden/>
              </w:rPr>
              <w:fldChar w:fldCharType="separate"/>
            </w:r>
            <w:r w:rsidR="00465B0B">
              <w:rPr>
                <w:noProof/>
                <w:webHidden/>
              </w:rPr>
              <w:t>50</w:t>
            </w:r>
            <w:r w:rsidR="00B45D2D">
              <w:rPr>
                <w:noProof/>
                <w:webHidden/>
              </w:rPr>
              <w:fldChar w:fldCharType="end"/>
            </w:r>
          </w:hyperlink>
        </w:p>
        <w:p w14:paraId="382E0661" w14:textId="6E8B96AB"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3" w:history="1">
            <w:r w:rsidR="00B45D2D" w:rsidRPr="003820EE">
              <w:rPr>
                <w:rStyle w:val="Hyperlink"/>
                <w:noProof/>
              </w:rPr>
              <w:t>7.4</w:t>
            </w:r>
            <w:r w:rsidR="00B45D2D">
              <w:rPr>
                <w:rFonts w:asciiTheme="minorHAnsi" w:eastAsiaTheme="minorEastAsia" w:hAnsiTheme="minorHAnsi"/>
                <w:noProof/>
                <w:lang w:eastAsia="en-IN"/>
              </w:rPr>
              <w:tab/>
            </w:r>
            <w:r w:rsidR="00B45D2D" w:rsidRPr="003820EE">
              <w:rPr>
                <w:rStyle w:val="Hyperlink"/>
                <w:noProof/>
              </w:rPr>
              <w:t>Performance of Information Dashboards in Central Command Center (NFR4)</w:t>
            </w:r>
            <w:r w:rsidR="00B45D2D">
              <w:rPr>
                <w:noProof/>
                <w:webHidden/>
              </w:rPr>
              <w:tab/>
            </w:r>
            <w:r w:rsidR="00B45D2D">
              <w:rPr>
                <w:noProof/>
                <w:webHidden/>
              </w:rPr>
              <w:fldChar w:fldCharType="begin"/>
            </w:r>
            <w:r w:rsidR="00B45D2D">
              <w:rPr>
                <w:noProof/>
                <w:webHidden/>
              </w:rPr>
              <w:instrText xml:space="preserve"> PAGEREF _Toc20317983 \h </w:instrText>
            </w:r>
            <w:r w:rsidR="00B45D2D">
              <w:rPr>
                <w:noProof/>
                <w:webHidden/>
              </w:rPr>
            </w:r>
            <w:r w:rsidR="00B45D2D">
              <w:rPr>
                <w:noProof/>
                <w:webHidden/>
              </w:rPr>
              <w:fldChar w:fldCharType="separate"/>
            </w:r>
            <w:r w:rsidR="00465B0B">
              <w:rPr>
                <w:noProof/>
                <w:webHidden/>
              </w:rPr>
              <w:t>50</w:t>
            </w:r>
            <w:r w:rsidR="00B45D2D">
              <w:rPr>
                <w:noProof/>
                <w:webHidden/>
              </w:rPr>
              <w:fldChar w:fldCharType="end"/>
            </w:r>
          </w:hyperlink>
        </w:p>
        <w:p w14:paraId="58B7998B" w14:textId="76EA8B50"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4" w:history="1">
            <w:r w:rsidR="00B45D2D" w:rsidRPr="003820EE">
              <w:rPr>
                <w:rStyle w:val="Hyperlink"/>
                <w:noProof/>
              </w:rPr>
              <w:t>7.5</w:t>
            </w:r>
            <w:r w:rsidR="00B45D2D">
              <w:rPr>
                <w:rFonts w:asciiTheme="minorHAnsi" w:eastAsiaTheme="minorEastAsia" w:hAnsiTheme="minorHAnsi"/>
                <w:noProof/>
                <w:lang w:eastAsia="en-IN"/>
              </w:rPr>
              <w:tab/>
            </w:r>
            <w:r w:rsidR="00B45D2D" w:rsidRPr="003820EE">
              <w:rPr>
                <w:rStyle w:val="Hyperlink"/>
                <w:noProof/>
              </w:rPr>
              <w:t>Disaster Recovery of Data at LCS and CCS (NFR5)</w:t>
            </w:r>
            <w:r w:rsidR="00B45D2D">
              <w:rPr>
                <w:noProof/>
                <w:webHidden/>
              </w:rPr>
              <w:tab/>
            </w:r>
            <w:r w:rsidR="00B45D2D">
              <w:rPr>
                <w:noProof/>
                <w:webHidden/>
              </w:rPr>
              <w:fldChar w:fldCharType="begin"/>
            </w:r>
            <w:r w:rsidR="00B45D2D">
              <w:rPr>
                <w:noProof/>
                <w:webHidden/>
              </w:rPr>
              <w:instrText xml:space="preserve"> PAGEREF _Toc20317984 \h </w:instrText>
            </w:r>
            <w:r w:rsidR="00B45D2D">
              <w:rPr>
                <w:noProof/>
                <w:webHidden/>
              </w:rPr>
            </w:r>
            <w:r w:rsidR="00B45D2D">
              <w:rPr>
                <w:noProof/>
                <w:webHidden/>
              </w:rPr>
              <w:fldChar w:fldCharType="separate"/>
            </w:r>
            <w:r w:rsidR="00465B0B">
              <w:rPr>
                <w:noProof/>
                <w:webHidden/>
              </w:rPr>
              <w:t>51</w:t>
            </w:r>
            <w:r w:rsidR="00B45D2D">
              <w:rPr>
                <w:noProof/>
                <w:webHidden/>
              </w:rPr>
              <w:fldChar w:fldCharType="end"/>
            </w:r>
          </w:hyperlink>
        </w:p>
        <w:p w14:paraId="168A4F54" w14:textId="63DE15B1"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5" w:history="1">
            <w:r w:rsidR="00B45D2D" w:rsidRPr="003820EE">
              <w:rPr>
                <w:rStyle w:val="Hyperlink"/>
                <w:noProof/>
              </w:rPr>
              <w:t>7.6</w:t>
            </w:r>
            <w:r w:rsidR="00B45D2D">
              <w:rPr>
                <w:rFonts w:asciiTheme="minorHAnsi" w:eastAsiaTheme="minorEastAsia" w:hAnsiTheme="minorHAnsi"/>
                <w:noProof/>
                <w:lang w:eastAsia="en-IN"/>
              </w:rPr>
              <w:tab/>
            </w:r>
            <w:r w:rsidR="00B45D2D" w:rsidRPr="003820EE">
              <w:rPr>
                <w:rStyle w:val="Hyperlink"/>
                <w:noProof/>
              </w:rPr>
              <w:t>Security between servers and endpoints (NFR6)</w:t>
            </w:r>
            <w:r w:rsidR="00B45D2D">
              <w:rPr>
                <w:noProof/>
                <w:webHidden/>
              </w:rPr>
              <w:tab/>
            </w:r>
            <w:r w:rsidR="00B45D2D">
              <w:rPr>
                <w:noProof/>
                <w:webHidden/>
              </w:rPr>
              <w:fldChar w:fldCharType="begin"/>
            </w:r>
            <w:r w:rsidR="00B45D2D">
              <w:rPr>
                <w:noProof/>
                <w:webHidden/>
              </w:rPr>
              <w:instrText xml:space="preserve"> PAGEREF _Toc20317985 \h </w:instrText>
            </w:r>
            <w:r w:rsidR="00B45D2D">
              <w:rPr>
                <w:noProof/>
                <w:webHidden/>
              </w:rPr>
            </w:r>
            <w:r w:rsidR="00B45D2D">
              <w:rPr>
                <w:noProof/>
                <w:webHidden/>
              </w:rPr>
              <w:fldChar w:fldCharType="separate"/>
            </w:r>
            <w:r w:rsidR="00465B0B">
              <w:rPr>
                <w:noProof/>
                <w:webHidden/>
              </w:rPr>
              <w:t>51</w:t>
            </w:r>
            <w:r w:rsidR="00B45D2D">
              <w:rPr>
                <w:noProof/>
                <w:webHidden/>
              </w:rPr>
              <w:fldChar w:fldCharType="end"/>
            </w:r>
          </w:hyperlink>
        </w:p>
        <w:p w14:paraId="5311F739" w14:textId="5B90A776"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6" w:history="1">
            <w:r w:rsidR="00B45D2D" w:rsidRPr="003820EE">
              <w:rPr>
                <w:rStyle w:val="Hyperlink"/>
                <w:noProof/>
              </w:rPr>
              <w:t>7.7</w:t>
            </w:r>
            <w:r w:rsidR="00B45D2D">
              <w:rPr>
                <w:rFonts w:asciiTheme="minorHAnsi" w:eastAsiaTheme="minorEastAsia" w:hAnsiTheme="minorHAnsi"/>
                <w:noProof/>
                <w:lang w:eastAsia="en-IN"/>
              </w:rPr>
              <w:tab/>
            </w:r>
            <w:r w:rsidR="00B45D2D" w:rsidRPr="003820EE">
              <w:rPr>
                <w:rStyle w:val="Hyperlink"/>
                <w:noProof/>
              </w:rPr>
              <w:t>Security of Data at rest (NFR7)</w:t>
            </w:r>
            <w:r w:rsidR="00B45D2D">
              <w:rPr>
                <w:noProof/>
                <w:webHidden/>
              </w:rPr>
              <w:tab/>
            </w:r>
            <w:r w:rsidR="00B45D2D">
              <w:rPr>
                <w:noProof/>
                <w:webHidden/>
              </w:rPr>
              <w:fldChar w:fldCharType="begin"/>
            </w:r>
            <w:r w:rsidR="00B45D2D">
              <w:rPr>
                <w:noProof/>
                <w:webHidden/>
              </w:rPr>
              <w:instrText xml:space="preserve"> PAGEREF _Toc20317986 \h </w:instrText>
            </w:r>
            <w:r w:rsidR="00B45D2D">
              <w:rPr>
                <w:noProof/>
                <w:webHidden/>
              </w:rPr>
            </w:r>
            <w:r w:rsidR="00B45D2D">
              <w:rPr>
                <w:noProof/>
                <w:webHidden/>
              </w:rPr>
              <w:fldChar w:fldCharType="separate"/>
            </w:r>
            <w:r w:rsidR="00465B0B">
              <w:rPr>
                <w:noProof/>
                <w:webHidden/>
              </w:rPr>
              <w:t>51</w:t>
            </w:r>
            <w:r w:rsidR="00B45D2D">
              <w:rPr>
                <w:noProof/>
                <w:webHidden/>
              </w:rPr>
              <w:fldChar w:fldCharType="end"/>
            </w:r>
          </w:hyperlink>
        </w:p>
        <w:p w14:paraId="734617E7" w14:textId="4ACE2491"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7" w:history="1">
            <w:r w:rsidR="00B45D2D" w:rsidRPr="003820EE">
              <w:rPr>
                <w:rStyle w:val="Hyperlink"/>
                <w:noProof/>
              </w:rPr>
              <w:t>7.8</w:t>
            </w:r>
            <w:r w:rsidR="00B45D2D">
              <w:rPr>
                <w:rFonts w:asciiTheme="minorHAnsi" w:eastAsiaTheme="minorEastAsia" w:hAnsiTheme="minorHAnsi"/>
                <w:noProof/>
                <w:lang w:eastAsia="en-IN"/>
              </w:rPr>
              <w:tab/>
            </w:r>
            <w:r w:rsidR="00B45D2D" w:rsidRPr="003820EE">
              <w:rPr>
                <w:rStyle w:val="Hyperlink"/>
                <w:noProof/>
              </w:rPr>
              <w:t>Data Consistency within LCS, QPS and CCS (NFR8)</w:t>
            </w:r>
            <w:r w:rsidR="00B45D2D">
              <w:rPr>
                <w:noProof/>
                <w:webHidden/>
              </w:rPr>
              <w:tab/>
            </w:r>
            <w:r w:rsidR="00B45D2D">
              <w:rPr>
                <w:noProof/>
                <w:webHidden/>
              </w:rPr>
              <w:fldChar w:fldCharType="begin"/>
            </w:r>
            <w:r w:rsidR="00B45D2D">
              <w:rPr>
                <w:noProof/>
                <w:webHidden/>
              </w:rPr>
              <w:instrText xml:space="preserve"> PAGEREF _Toc20317987 \h </w:instrText>
            </w:r>
            <w:r w:rsidR="00B45D2D">
              <w:rPr>
                <w:noProof/>
                <w:webHidden/>
              </w:rPr>
            </w:r>
            <w:r w:rsidR="00B45D2D">
              <w:rPr>
                <w:noProof/>
                <w:webHidden/>
              </w:rPr>
              <w:fldChar w:fldCharType="separate"/>
            </w:r>
            <w:r w:rsidR="00465B0B">
              <w:rPr>
                <w:noProof/>
                <w:webHidden/>
              </w:rPr>
              <w:t>51</w:t>
            </w:r>
            <w:r w:rsidR="00B45D2D">
              <w:rPr>
                <w:noProof/>
                <w:webHidden/>
              </w:rPr>
              <w:fldChar w:fldCharType="end"/>
            </w:r>
          </w:hyperlink>
        </w:p>
        <w:p w14:paraId="630FDCB8" w14:textId="60954771"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8" w:history="1">
            <w:r w:rsidR="00B45D2D" w:rsidRPr="003820EE">
              <w:rPr>
                <w:rStyle w:val="Hyperlink"/>
                <w:noProof/>
              </w:rPr>
              <w:t>7.9</w:t>
            </w:r>
            <w:r w:rsidR="00B45D2D">
              <w:rPr>
                <w:rFonts w:asciiTheme="minorHAnsi" w:eastAsiaTheme="minorEastAsia" w:hAnsiTheme="minorHAnsi"/>
                <w:noProof/>
                <w:lang w:eastAsia="en-IN"/>
              </w:rPr>
              <w:tab/>
            </w:r>
            <w:r w:rsidR="00B45D2D" w:rsidRPr="003820EE">
              <w:rPr>
                <w:rStyle w:val="Hyperlink"/>
                <w:noProof/>
              </w:rPr>
              <w:t>Fraud Detection (NFR9)</w:t>
            </w:r>
            <w:r w:rsidR="00B45D2D">
              <w:rPr>
                <w:noProof/>
                <w:webHidden/>
              </w:rPr>
              <w:tab/>
            </w:r>
            <w:r w:rsidR="00B45D2D">
              <w:rPr>
                <w:noProof/>
                <w:webHidden/>
              </w:rPr>
              <w:fldChar w:fldCharType="begin"/>
            </w:r>
            <w:r w:rsidR="00B45D2D">
              <w:rPr>
                <w:noProof/>
                <w:webHidden/>
              </w:rPr>
              <w:instrText xml:space="preserve"> PAGEREF _Toc20317988 \h </w:instrText>
            </w:r>
            <w:r w:rsidR="00B45D2D">
              <w:rPr>
                <w:noProof/>
                <w:webHidden/>
              </w:rPr>
            </w:r>
            <w:r w:rsidR="00B45D2D">
              <w:rPr>
                <w:noProof/>
                <w:webHidden/>
              </w:rPr>
              <w:fldChar w:fldCharType="separate"/>
            </w:r>
            <w:r w:rsidR="00465B0B">
              <w:rPr>
                <w:noProof/>
                <w:webHidden/>
              </w:rPr>
              <w:t>51</w:t>
            </w:r>
            <w:r w:rsidR="00B45D2D">
              <w:rPr>
                <w:noProof/>
                <w:webHidden/>
              </w:rPr>
              <w:fldChar w:fldCharType="end"/>
            </w:r>
          </w:hyperlink>
        </w:p>
        <w:p w14:paraId="72937CF2" w14:textId="690A8D0D"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89" w:history="1">
            <w:r w:rsidR="00B45D2D" w:rsidRPr="003820EE">
              <w:rPr>
                <w:rStyle w:val="Hyperlink"/>
                <w:noProof/>
              </w:rPr>
              <w:t>7.10</w:t>
            </w:r>
            <w:r w:rsidR="00B45D2D">
              <w:rPr>
                <w:rFonts w:asciiTheme="minorHAnsi" w:eastAsiaTheme="minorEastAsia" w:hAnsiTheme="minorHAnsi"/>
                <w:noProof/>
                <w:lang w:eastAsia="en-IN"/>
              </w:rPr>
              <w:tab/>
            </w:r>
            <w:r w:rsidR="00B45D2D" w:rsidRPr="003820EE">
              <w:rPr>
                <w:rStyle w:val="Hyperlink"/>
                <w:noProof/>
              </w:rPr>
              <w:t>Number of Candidates (NFR10)</w:t>
            </w:r>
            <w:r w:rsidR="00B45D2D">
              <w:rPr>
                <w:noProof/>
                <w:webHidden/>
              </w:rPr>
              <w:tab/>
            </w:r>
            <w:r w:rsidR="00B45D2D">
              <w:rPr>
                <w:noProof/>
                <w:webHidden/>
              </w:rPr>
              <w:fldChar w:fldCharType="begin"/>
            </w:r>
            <w:r w:rsidR="00B45D2D">
              <w:rPr>
                <w:noProof/>
                <w:webHidden/>
              </w:rPr>
              <w:instrText xml:space="preserve"> PAGEREF _Toc20317989 \h </w:instrText>
            </w:r>
            <w:r w:rsidR="00B45D2D">
              <w:rPr>
                <w:noProof/>
                <w:webHidden/>
              </w:rPr>
            </w:r>
            <w:r w:rsidR="00B45D2D">
              <w:rPr>
                <w:noProof/>
                <w:webHidden/>
              </w:rPr>
              <w:fldChar w:fldCharType="separate"/>
            </w:r>
            <w:r w:rsidR="00465B0B">
              <w:rPr>
                <w:noProof/>
                <w:webHidden/>
              </w:rPr>
              <w:t>51</w:t>
            </w:r>
            <w:r w:rsidR="00B45D2D">
              <w:rPr>
                <w:noProof/>
                <w:webHidden/>
              </w:rPr>
              <w:fldChar w:fldCharType="end"/>
            </w:r>
          </w:hyperlink>
        </w:p>
        <w:p w14:paraId="1F2D44A8" w14:textId="1C90246C"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0" w:history="1">
            <w:r w:rsidR="00B45D2D" w:rsidRPr="003820EE">
              <w:rPr>
                <w:rStyle w:val="Hyperlink"/>
                <w:noProof/>
              </w:rPr>
              <w:t>7.11</w:t>
            </w:r>
            <w:r w:rsidR="00B45D2D">
              <w:rPr>
                <w:rFonts w:asciiTheme="minorHAnsi" w:eastAsiaTheme="minorEastAsia" w:hAnsiTheme="minorHAnsi"/>
                <w:noProof/>
                <w:lang w:eastAsia="en-IN"/>
              </w:rPr>
              <w:tab/>
            </w:r>
            <w:r w:rsidR="00B45D2D" w:rsidRPr="003820EE">
              <w:rPr>
                <w:rStyle w:val="Hyperlink"/>
                <w:noProof/>
              </w:rPr>
              <w:t>Number of Centers (NFR11)</w:t>
            </w:r>
            <w:r w:rsidR="00B45D2D">
              <w:rPr>
                <w:noProof/>
                <w:webHidden/>
              </w:rPr>
              <w:tab/>
            </w:r>
            <w:r w:rsidR="00B45D2D">
              <w:rPr>
                <w:noProof/>
                <w:webHidden/>
              </w:rPr>
              <w:fldChar w:fldCharType="begin"/>
            </w:r>
            <w:r w:rsidR="00B45D2D">
              <w:rPr>
                <w:noProof/>
                <w:webHidden/>
              </w:rPr>
              <w:instrText xml:space="preserve"> PAGEREF _Toc20317990 \h </w:instrText>
            </w:r>
            <w:r w:rsidR="00B45D2D">
              <w:rPr>
                <w:noProof/>
                <w:webHidden/>
              </w:rPr>
            </w:r>
            <w:r w:rsidR="00B45D2D">
              <w:rPr>
                <w:noProof/>
                <w:webHidden/>
              </w:rPr>
              <w:fldChar w:fldCharType="separate"/>
            </w:r>
            <w:r w:rsidR="00465B0B">
              <w:rPr>
                <w:noProof/>
                <w:webHidden/>
              </w:rPr>
              <w:t>51</w:t>
            </w:r>
            <w:r w:rsidR="00B45D2D">
              <w:rPr>
                <w:noProof/>
                <w:webHidden/>
              </w:rPr>
              <w:fldChar w:fldCharType="end"/>
            </w:r>
          </w:hyperlink>
        </w:p>
        <w:p w14:paraId="26AF9482" w14:textId="71DE56B1"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1" w:history="1">
            <w:r w:rsidR="00B45D2D" w:rsidRPr="003820EE">
              <w:rPr>
                <w:rStyle w:val="Hyperlink"/>
                <w:noProof/>
              </w:rPr>
              <w:t>7.12</w:t>
            </w:r>
            <w:r w:rsidR="00B45D2D">
              <w:rPr>
                <w:rFonts w:asciiTheme="minorHAnsi" w:eastAsiaTheme="minorEastAsia" w:hAnsiTheme="minorHAnsi"/>
                <w:noProof/>
                <w:lang w:eastAsia="en-IN"/>
              </w:rPr>
              <w:tab/>
            </w:r>
            <w:r w:rsidR="00B45D2D" w:rsidRPr="003820EE">
              <w:rPr>
                <w:rStyle w:val="Hyperlink"/>
                <w:noProof/>
              </w:rPr>
              <w:t>Hardware configuration for Candidate Console (NFR12)</w:t>
            </w:r>
            <w:r w:rsidR="00B45D2D">
              <w:rPr>
                <w:noProof/>
                <w:webHidden/>
              </w:rPr>
              <w:tab/>
            </w:r>
            <w:r w:rsidR="00B45D2D">
              <w:rPr>
                <w:noProof/>
                <w:webHidden/>
              </w:rPr>
              <w:fldChar w:fldCharType="begin"/>
            </w:r>
            <w:r w:rsidR="00B45D2D">
              <w:rPr>
                <w:noProof/>
                <w:webHidden/>
              </w:rPr>
              <w:instrText xml:space="preserve"> PAGEREF _Toc20317991 \h </w:instrText>
            </w:r>
            <w:r w:rsidR="00B45D2D">
              <w:rPr>
                <w:noProof/>
                <w:webHidden/>
              </w:rPr>
            </w:r>
            <w:r w:rsidR="00B45D2D">
              <w:rPr>
                <w:noProof/>
                <w:webHidden/>
              </w:rPr>
              <w:fldChar w:fldCharType="separate"/>
            </w:r>
            <w:r w:rsidR="00465B0B">
              <w:rPr>
                <w:noProof/>
                <w:webHidden/>
              </w:rPr>
              <w:t>52</w:t>
            </w:r>
            <w:r w:rsidR="00B45D2D">
              <w:rPr>
                <w:noProof/>
                <w:webHidden/>
              </w:rPr>
              <w:fldChar w:fldCharType="end"/>
            </w:r>
          </w:hyperlink>
        </w:p>
        <w:p w14:paraId="38E110E6" w14:textId="0BF10BE4"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2" w:history="1">
            <w:r w:rsidR="00B45D2D" w:rsidRPr="003820EE">
              <w:rPr>
                <w:rStyle w:val="Hyperlink"/>
                <w:noProof/>
              </w:rPr>
              <w:t>7.13</w:t>
            </w:r>
            <w:r w:rsidR="00B45D2D">
              <w:rPr>
                <w:rFonts w:asciiTheme="minorHAnsi" w:eastAsiaTheme="minorEastAsia" w:hAnsiTheme="minorHAnsi"/>
                <w:noProof/>
                <w:lang w:eastAsia="en-IN"/>
              </w:rPr>
              <w:tab/>
            </w:r>
            <w:r w:rsidR="00B45D2D" w:rsidRPr="003820EE">
              <w:rPr>
                <w:rStyle w:val="Hyperlink"/>
                <w:noProof/>
              </w:rPr>
              <w:t>Software configuration for Candidate Console (NFR13)</w:t>
            </w:r>
            <w:r w:rsidR="00B45D2D">
              <w:rPr>
                <w:noProof/>
                <w:webHidden/>
              </w:rPr>
              <w:tab/>
            </w:r>
            <w:r w:rsidR="00B45D2D">
              <w:rPr>
                <w:noProof/>
                <w:webHidden/>
              </w:rPr>
              <w:fldChar w:fldCharType="begin"/>
            </w:r>
            <w:r w:rsidR="00B45D2D">
              <w:rPr>
                <w:noProof/>
                <w:webHidden/>
              </w:rPr>
              <w:instrText xml:space="preserve"> PAGEREF _Toc20317992 \h </w:instrText>
            </w:r>
            <w:r w:rsidR="00B45D2D">
              <w:rPr>
                <w:noProof/>
                <w:webHidden/>
              </w:rPr>
            </w:r>
            <w:r w:rsidR="00B45D2D">
              <w:rPr>
                <w:noProof/>
                <w:webHidden/>
              </w:rPr>
              <w:fldChar w:fldCharType="separate"/>
            </w:r>
            <w:r w:rsidR="00465B0B">
              <w:rPr>
                <w:noProof/>
                <w:webHidden/>
              </w:rPr>
              <w:t>52</w:t>
            </w:r>
            <w:r w:rsidR="00B45D2D">
              <w:rPr>
                <w:noProof/>
                <w:webHidden/>
              </w:rPr>
              <w:fldChar w:fldCharType="end"/>
            </w:r>
          </w:hyperlink>
        </w:p>
        <w:p w14:paraId="2D5220F2" w14:textId="7862E2CD"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3" w:history="1">
            <w:r w:rsidR="00B45D2D" w:rsidRPr="003820EE">
              <w:rPr>
                <w:rStyle w:val="Hyperlink"/>
                <w:noProof/>
              </w:rPr>
              <w:t>7.14</w:t>
            </w:r>
            <w:r w:rsidR="00B45D2D">
              <w:rPr>
                <w:rFonts w:asciiTheme="minorHAnsi" w:eastAsiaTheme="minorEastAsia" w:hAnsiTheme="minorHAnsi"/>
                <w:noProof/>
                <w:lang w:eastAsia="en-IN"/>
              </w:rPr>
              <w:tab/>
            </w:r>
            <w:r w:rsidR="00B45D2D" w:rsidRPr="003820EE">
              <w:rPr>
                <w:rStyle w:val="Hyperlink"/>
                <w:noProof/>
              </w:rPr>
              <w:t>Hardware configuration for LCS (NFR14)</w:t>
            </w:r>
            <w:r w:rsidR="00B45D2D">
              <w:rPr>
                <w:noProof/>
                <w:webHidden/>
              </w:rPr>
              <w:tab/>
            </w:r>
            <w:r w:rsidR="00B45D2D">
              <w:rPr>
                <w:noProof/>
                <w:webHidden/>
              </w:rPr>
              <w:fldChar w:fldCharType="begin"/>
            </w:r>
            <w:r w:rsidR="00B45D2D">
              <w:rPr>
                <w:noProof/>
                <w:webHidden/>
              </w:rPr>
              <w:instrText xml:space="preserve"> PAGEREF _Toc20317993 \h </w:instrText>
            </w:r>
            <w:r w:rsidR="00B45D2D">
              <w:rPr>
                <w:noProof/>
                <w:webHidden/>
              </w:rPr>
            </w:r>
            <w:r w:rsidR="00B45D2D">
              <w:rPr>
                <w:noProof/>
                <w:webHidden/>
              </w:rPr>
              <w:fldChar w:fldCharType="separate"/>
            </w:r>
            <w:r w:rsidR="00465B0B">
              <w:rPr>
                <w:noProof/>
                <w:webHidden/>
              </w:rPr>
              <w:t>52</w:t>
            </w:r>
            <w:r w:rsidR="00B45D2D">
              <w:rPr>
                <w:noProof/>
                <w:webHidden/>
              </w:rPr>
              <w:fldChar w:fldCharType="end"/>
            </w:r>
          </w:hyperlink>
        </w:p>
        <w:p w14:paraId="42C6B224" w14:textId="1A6BD8E4"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4" w:history="1">
            <w:r w:rsidR="00B45D2D" w:rsidRPr="003820EE">
              <w:rPr>
                <w:rStyle w:val="Hyperlink"/>
                <w:noProof/>
              </w:rPr>
              <w:t>7.15</w:t>
            </w:r>
            <w:r w:rsidR="00B45D2D">
              <w:rPr>
                <w:rFonts w:asciiTheme="minorHAnsi" w:eastAsiaTheme="minorEastAsia" w:hAnsiTheme="minorHAnsi"/>
                <w:noProof/>
                <w:lang w:eastAsia="en-IN"/>
              </w:rPr>
              <w:tab/>
            </w:r>
            <w:r w:rsidR="00B45D2D" w:rsidRPr="003820EE">
              <w:rPr>
                <w:rStyle w:val="Hyperlink"/>
                <w:noProof/>
              </w:rPr>
              <w:t>Installation of Monitoring Test Agent (MOTA) (NFR15)</w:t>
            </w:r>
            <w:r w:rsidR="00B45D2D">
              <w:rPr>
                <w:noProof/>
                <w:webHidden/>
              </w:rPr>
              <w:tab/>
            </w:r>
            <w:r w:rsidR="00B45D2D">
              <w:rPr>
                <w:noProof/>
                <w:webHidden/>
              </w:rPr>
              <w:fldChar w:fldCharType="begin"/>
            </w:r>
            <w:r w:rsidR="00B45D2D">
              <w:rPr>
                <w:noProof/>
                <w:webHidden/>
              </w:rPr>
              <w:instrText xml:space="preserve"> PAGEREF _Toc20317994 \h </w:instrText>
            </w:r>
            <w:r w:rsidR="00B45D2D">
              <w:rPr>
                <w:noProof/>
                <w:webHidden/>
              </w:rPr>
            </w:r>
            <w:r w:rsidR="00B45D2D">
              <w:rPr>
                <w:noProof/>
                <w:webHidden/>
              </w:rPr>
              <w:fldChar w:fldCharType="separate"/>
            </w:r>
            <w:r w:rsidR="00465B0B">
              <w:rPr>
                <w:noProof/>
                <w:webHidden/>
              </w:rPr>
              <w:t>52</w:t>
            </w:r>
            <w:r w:rsidR="00B45D2D">
              <w:rPr>
                <w:noProof/>
                <w:webHidden/>
              </w:rPr>
              <w:fldChar w:fldCharType="end"/>
            </w:r>
          </w:hyperlink>
        </w:p>
        <w:p w14:paraId="5BACDAD4" w14:textId="79457151"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5" w:history="1">
            <w:r w:rsidR="00B45D2D" w:rsidRPr="003820EE">
              <w:rPr>
                <w:rStyle w:val="Hyperlink"/>
                <w:noProof/>
              </w:rPr>
              <w:t>7.16</w:t>
            </w:r>
            <w:r w:rsidR="00B45D2D">
              <w:rPr>
                <w:rFonts w:asciiTheme="minorHAnsi" w:eastAsiaTheme="minorEastAsia" w:hAnsiTheme="minorHAnsi"/>
                <w:noProof/>
                <w:lang w:eastAsia="en-IN"/>
              </w:rPr>
              <w:tab/>
            </w:r>
            <w:r w:rsidR="00B45D2D" w:rsidRPr="003820EE">
              <w:rPr>
                <w:rStyle w:val="Hyperlink"/>
                <w:noProof/>
              </w:rPr>
              <w:t>Installation ease for LCS (NFR16)</w:t>
            </w:r>
            <w:r w:rsidR="00B45D2D">
              <w:rPr>
                <w:noProof/>
                <w:webHidden/>
              </w:rPr>
              <w:tab/>
            </w:r>
            <w:r w:rsidR="00B45D2D">
              <w:rPr>
                <w:noProof/>
                <w:webHidden/>
              </w:rPr>
              <w:fldChar w:fldCharType="begin"/>
            </w:r>
            <w:r w:rsidR="00B45D2D">
              <w:rPr>
                <w:noProof/>
                <w:webHidden/>
              </w:rPr>
              <w:instrText xml:space="preserve"> PAGEREF _Toc20317995 \h </w:instrText>
            </w:r>
            <w:r w:rsidR="00B45D2D">
              <w:rPr>
                <w:noProof/>
                <w:webHidden/>
              </w:rPr>
            </w:r>
            <w:r w:rsidR="00B45D2D">
              <w:rPr>
                <w:noProof/>
                <w:webHidden/>
              </w:rPr>
              <w:fldChar w:fldCharType="separate"/>
            </w:r>
            <w:r w:rsidR="00465B0B">
              <w:rPr>
                <w:noProof/>
                <w:webHidden/>
              </w:rPr>
              <w:t>52</w:t>
            </w:r>
            <w:r w:rsidR="00B45D2D">
              <w:rPr>
                <w:noProof/>
                <w:webHidden/>
              </w:rPr>
              <w:fldChar w:fldCharType="end"/>
            </w:r>
          </w:hyperlink>
        </w:p>
        <w:p w14:paraId="1153E95C" w14:textId="7A9EF478"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6" w:history="1">
            <w:r w:rsidR="00B45D2D" w:rsidRPr="003820EE">
              <w:rPr>
                <w:rStyle w:val="Hyperlink"/>
                <w:noProof/>
              </w:rPr>
              <w:t>7.17</w:t>
            </w:r>
            <w:r w:rsidR="00B45D2D">
              <w:rPr>
                <w:rFonts w:asciiTheme="minorHAnsi" w:eastAsiaTheme="minorEastAsia" w:hAnsiTheme="minorHAnsi"/>
                <w:noProof/>
                <w:lang w:eastAsia="en-IN"/>
              </w:rPr>
              <w:tab/>
            </w:r>
            <w:r w:rsidR="00B45D2D" w:rsidRPr="003820EE">
              <w:rPr>
                <w:rStyle w:val="Hyperlink"/>
                <w:noProof/>
              </w:rPr>
              <w:t>Data Synchronization between QPS and CCS (NFR17)</w:t>
            </w:r>
            <w:r w:rsidR="00B45D2D">
              <w:rPr>
                <w:noProof/>
                <w:webHidden/>
              </w:rPr>
              <w:tab/>
            </w:r>
            <w:r w:rsidR="00B45D2D">
              <w:rPr>
                <w:noProof/>
                <w:webHidden/>
              </w:rPr>
              <w:fldChar w:fldCharType="begin"/>
            </w:r>
            <w:r w:rsidR="00B45D2D">
              <w:rPr>
                <w:noProof/>
                <w:webHidden/>
              </w:rPr>
              <w:instrText xml:space="preserve"> PAGEREF _Toc20317996 \h </w:instrText>
            </w:r>
            <w:r w:rsidR="00B45D2D">
              <w:rPr>
                <w:noProof/>
                <w:webHidden/>
              </w:rPr>
            </w:r>
            <w:r w:rsidR="00B45D2D">
              <w:rPr>
                <w:noProof/>
                <w:webHidden/>
              </w:rPr>
              <w:fldChar w:fldCharType="separate"/>
            </w:r>
            <w:r w:rsidR="00465B0B">
              <w:rPr>
                <w:noProof/>
                <w:webHidden/>
              </w:rPr>
              <w:t>53</w:t>
            </w:r>
            <w:r w:rsidR="00B45D2D">
              <w:rPr>
                <w:noProof/>
                <w:webHidden/>
              </w:rPr>
              <w:fldChar w:fldCharType="end"/>
            </w:r>
          </w:hyperlink>
        </w:p>
        <w:p w14:paraId="5B2C28F1" w14:textId="3AD1302B"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7" w:history="1">
            <w:r w:rsidR="00B45D2D" w:rsidRPr="003820EE">
              <w:rPr>
                <w:rStyle w:val="Hyperlink"/>
                <w:noProof/>
              </w:rPr>
              <w:t>7.18</w:t>
            </w:r>
            <w:r w:rsidR="00B45D2D">
              <w:rPr>
                <w:rFonts w:asciiTheme="minorHAnsi" w:eastAsiaTheme="minorEastAsia" w:hAnsiTheme="minorHAnsi"/>
                <w:noProof/>
                <w:lang w:eastAsia="en-IN"/>
              </w:rPr>
              <w:tab/>
            </w:r>
            <w:r w:rsidR="00B45D2D" w:rsidRPr="003820EE">
              <w:rPr>
                <w:rStyle w:val="Hyperlink"/>
                <w:noProof/>
              </w:rPr>
              <w:t>Data Synchronization between LCS and CCS (NFR18)</w:t>
            </w:r>
            <w:r w:rsidR="00B45D2D">
              <w:rPr>
                <w:noProof/>
                <w:webHidden/>
              </w:rPr>
              <w:tab/>
            </w:r>
            <w:r w:rsidR="00B45D2D">
              <w:rPr>
                <w:noProof/>
                <w:webHidden/>
              </w:rPr>
              <w:fldChar w:fldCharType="begin"/>
            </w:r>
            <w:r w:rsidR="00B45D2D">
              <w:rPr>
                <w:noProof/>
                <w:webHidden/>
              </w:rPr>
              <w:instrText xml:space="preserve"> PAGEREF _Toc20317997 \h </w:instrText>
            </w:r>
            <w:r w:rsidR="00B45D2D">
              <w:rPr>
                <w:noProof/>
                <w:webHidden/>
              </w:rPr>
            </w:r>
            <w:r w:rsidR="00B45D2D">
              <w:rPr>
                <w:noProof/>
                <w:webHidden/>
              </w:rPr>
              <w:fldChar w:fldCharType="separate"/>
            </w:r>
            <w:r w:rsidR="00465B0B">
              <w:rPr>
                <w:noProof/>
                <w:webHidden/>
              </w:rPr>
              <w:t>53</w:t>
            </w:r>
            <w:r w:rsidR="00B45D2D">
              <w:rPr>
                <w:noProof/>
                <w:webHidden/>
              </w:rPr>
              <w:fldChar w:fldCharType="end"/>
            </w:r>
          </w:hyperlink>
        </w:p>
        <w:p w14:paraId="482B7A12" w14:textId="3C6495E0"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8" w:history="1">
            <w:r w:rsidR="00B45D2D" w:rsidRPr="003820EE">
              <w:rPr>
                <w:rStyle w:val="Hyperlink"/>
                <w:noProof/>
              </w:rPr>
              <w:t>7.19</w:t>
            </w:r>
            <w:r w:rsidR="00B45D2D">
              <w:rPr>
                <w:rFonts w:asciiTheme="minorHAnsi" w:eastAsiaTheme="minorEastAsia" w:hAnsiTheme="minorHAnsi"/>
                <w:noProof/>
                <w:lang w:eastAsia="en-IN"/>
              </w:rPr>
              <w:tab/>
            </w:r>
            <w:r w:rsidR="00B45D2D" w:rsidRPr="003820EE">
              <w:rPr>
                <w:rStyle w:val="Hyperlink"/>
                <w:noProof/>
              </w:rPr>
              <w:t>Data Synchronization between CCS and LCS (NFR19)</w:t>
            </w:r>
            <w:r w:rsidR="00B45D2D">
              <w:rPr>
                <w:noProof/>
                <w:webHidden/>
              </w:rPr>
              <w:tab/>
            </w:r>
            <w:r w:rsidR="00B45D2D">
              <w:rPr>
                <w:noProof/>
                <w:webHidden/>
              </w:rPr>
              <w:fldChar w:fldCharType="begin"/>
            </w:r>
            <w:r w:rsidR="00B45D2D">
              <w:rPr>
                <w:noProof/>
                <w:webHidden/>
              </w:rPr>
              <w:instrText xml:space="preserve"> PAGEREF _Toc20317998 \h </w:instrText>
            </w:r>
            <w:r w:rsidR="00B45D2D">
              <w:rPr>
                <w:noProof/>
                <w:webHidden/>
              </w:rPr>
            </w:r>
            <w:r w:rsidR="00B45D2D">
              <w:rPr>
                <w:noProof/>
                <w:webHidden/>
              </w:rPr>
              <w:fldChar w:fldCharType="separate"/>
            </w:r>
            <w:r w:rsidR="00465B0B">
              <w:rPr>
                <w:noProof/>
                <w:webHidden/>
              </w:rPr>
              <w:t>53</w:t>
            </w:r>
            <w:r w:rsidR="00B45D2D">
              <w:rPr>
                <w:noProof/>
                <w:webHidden/>
              </w:rPr>
              <w:fldChar w:fldCharType="end"/>
            </w:r>
          </w:hyperlink>
        </w:p>
        <w:p w14:paraId="46F6DA2F" w14:textId="3840BAF8" w:rsidR="00B45D2D" w:rsidRDefault="008D0876">
          <w:pPr>
            <w:pStyle w:val="TOC2"/>
            <w:tabs>
              <w:tab w:val="left" w:pos="880"/>
              <w:tab w:val="right" w:leader="dot" w:pos="9016"/>
            </w:tabs>
            <w:rPr>
              <w:rFonts w:asciiTheme="minorHAnsi" w:eastAsiaTheme="minorEastAsia" w:hAnsiTheme="minorHAnsi"/>
              <w:noProof/>
              <w:lang w:eastAsia="en-IN"/>
            </w:rPr>
          </w:pPr>
          <w:hyperlink w:anchor="_Toc20317999" w:history="1">
            <w:r w:rsidR="00B45D2D" w:rsidRPr="003820EE">
              <w:rPr>
                <w:rStyle w:val="Hyperlink"/>
                <w:noProof/>
              </w:rPr>
              <w:t>7.20</w:t>
            </w:r>
            <w:r w:rsidR="00B45D2D">
              <w:rPr>
                <w:rFonts w:asciiTheme="minorHAnsi" w:eastAsiaTheme="minorEastAsia" w:hAnsiTheme="minorHAnsi"/>
                <w:noProof/>
                <w:lang w:eastAsia="en-IN"/>
              </w:rPr>
              <w:tab/>
            </w:r>
            <w:r w:rsidR="00B45D2D" w:rsidRPr="003820EE">
              <w:rPr>
                <w:rStyle w:val="Hyperlink"/>
                <w:noProof/>
              </w:rPr>
              <w:t>Whitelisting of CBT Applications (NFR20)</w:t>
            </w:r>
            <w:r w:rsidR="00B45D2D">
              <w:rPr>
                <w:noProof/>
                <w:webHidden/>
              </w:rPr>
              <w:tab/>
            </w:r>
            <w:r w:rsidR="00B45D2D">
              <w:rPr>
                <w:noProof/>
                <w:webHidden/>
              </w:rPr>
              <w:fldChar w:fldCharType="begin"/>
            </w:r>
            <w:r w:rsidR="00B45D2D">
              <w:rPr>
                <w:noProof/>
                <w:webHidden/>
              </w:rPr>
              <w:instrText xml:space="preserve"> PAGEREF _Toc20317999 \h </w:instrText>
            </w:r>
            <w:r w:rsidR="00B45D2D">
              <w:rPr>
                <w:noProof/>
                <w:webHidden/>
              </w:rPr>
            </w:r>
            <w:r w:rsidR="00B45D2D">
              <w:rPr>
                <w:noProof/>
                <w:webHidden/>
              </w:rPr>
              <w:fldChar w:fldCharType="separate"/>
            </w:r>
            <w:r w:rsidR="00465B0B">
              <w:rPr>
                <w:noProof/>
                <w:webHidden/>
              </w:rPr>
              <w:t>53</w:t>
            </w:r>
            <w:r w:rsidR="00B45D2D">
              <w:rPr>
                <w:noProof/>
                <w:webHidden/>
              </w:rPr>
              <w:fldChar w:fldCharType="end"/>
            </w:r>
          </w:hyperlink>
        </w:p>
        <w:p w14:paraId="071D0828" w14:textId="23B53AB4"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00" w:history="1">
            <w:r w:rsidR="00B45D2D" w:rsidRPr="003820EE">
              <w:rPr>
                <w:rStyle w:val="Hyperlink"/>
                <w:noProof/>
              </w:rPr>
              <w:t>7.21</w:t>
            </w:r>
            <w:r w:rsidR="00B45D2D">
              <w:rPr>
                <w:rFonts w:asciiTheme="minorHAnsi" w:eastAsiaTheme="minorEastAsia" w:hAnsiTheme="minorHAnsi"/>
                <w:noProof/>
                <w:lang w:eastAsia="en-IN"/>
              </w:rPr>
              <w:tab/>
            </w:r>
            <w:r w:rsidR="00B45D2D" w:rsidRPr="003820EE">
              <w:rPr>
                <w:rStyle w:val="Hyperlink"/>
                <w:noProof/>
              </w:rPr>
              <w:t>Crowd Management (NFR21)</w:t>
            </w:r>
            <w:r w:rsidR="00B45D2D">
              <w:rPr>
                <w:noProof/>
                <w:webHidden/>
              </w:rPr>
              <w:tab/>
            </w:r>
            <w:r w:rsidR="00B45D2D">
              <w:rPr>
                <w:noProof/>
                <w:webHidden/>
              </w:rPr>
              <w:fldChar w:fldCharType="begin"/>
            </w:r>
            <w:r w:rsidR="00B45D2D">
              <w:rPr>
                <w:noProof/>
                <w:webHidden/>
              </w:rPr>
              <w:instrText xml:space="preserve"> PAGEREF _Toc20318000 \h </w:instrText>
            </w:r>
            <w:r w:rsidR="00B45D2D">
              <w:rPr>
                <w:noProof/>
                <w:webHidden/>
              </w:rPr>
            </w:r>
            <w:r w:rsidR="00B45D2D">
              <w:rPr>
                <w:noProof/>
                <w:webHidden/>
              </w:rPr>
              <w:fldChar w:fldCharType="separate"/>
            </w:r>
            <w:r w:rsidR="00465B0B">
              <w:rPr>
                <w:noProof/>
                <w:webHidden/>
              </w:rPr>
              <w:t>53</w:t>
            </w:r>
            <w:r w:rsidR="00B45D2D">
              <w:rPr>
                <w:noProof/>
                <w:webHidden/>
              </w:rPr>
              <w:fldChar w:fldCharType="end"/>
            </w:r>
          </w:hyperlink>
        </w:p>
        <w:p w14:paraId="7FCE9A27" w14:textId="7B2A2F0E"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01" w:history="1">
            <w:r w:rsidR="00B45D2D" w:rsidRPr="003820EE">
              <w:rPr>
                <w:rStyle w:val="Hyperlink"/>
                <w:noProof/>
              </w:rPr>
              <w:t>7.22</w:t>
            </w:r>
            <w:r w:rsidR="00B45D2D">
              <w:rPr>
                <w:rFonts w:asciiTheme="minorHAnsi" w:eastAsiaTheme="minorEastAsia" w:hAnsiTheme="minorHAnsi"/>
                <w:noProof/>
                <w:lang w:eastAsia="en-IN"/>
              </w:rPr>
              <w:tab/>
            </w:r>
            <w:r w:rsidR="00B45D2D" w:rsidRPr="003820EE">
              <w:rPr>
                <w:rStyle w:val="Hyperlink"/>
                <w:noProof/>
              </w:rPr>
              <w:t>Tracking of lapsed Exam time (NFR22)</w:t>
            </w:r>
            <w:r w:rsidR="00B45D2D">
              <w:rPr>
                <w:noProof/>
                <w:webHidden/>
              </w:rPr>
              <w:tab/>
            </w:r>
            <w:r w:rsidR="00B45D2D">
              <w:rPr>
                <w:noProof/>
                <w:webHidden/>
              </w:rPr>
              <w:fldChar w:fldCharType="begin"/>
            </w:r>
            <w:r w:rsidR="00B45D2D">
              <w:rPr>
                <w:noProof/>
                <w:webHidden/>
              </w:rPr>
              <w:instrText xml:space="preserve"> PAGEREF _Toc20318001 \h </w:instrText>
            </w:r>
            <w:r w:rsidR="00B45D2D">
              <w:rPr>
                <w:noProof/>
                <w:webHidden/>
              </w:rPr>
            </w:r>
            <w:r w:rsidR="00B45D2D">
              <w:rPr>
                <w:noProof/>
                <w:webHidden/>
              </w:rPr>
              <w:fldChar w:fldCharType="separate"/>
            </w:r>
            <w:r w:rsidR="00465B0B">
              <w:rPr>
                <w:noProof/>
                <w:webHidden/>
              </w:rPr>
              <w:t>53</w:t>
            </w:r>
            <w:r w:rsidR="00B45D2D">
              <w:rPr>
                <w:noProof/>
                <w:webHidden/>
              </w:rPr>
              <w:fldChar w:fldCharType="end"/>
            </w:r>
          </w:hyperlink>
        </w:p>
        <w:p w14:paraId="33FCD024" w14:textId="139B0CFB"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02" w:history="1">
            <w:r w:rsidR="00B45D2D" w:rsidRPr="003820EE">
              <w:rPr>
                <w:rStyle w:val="Hyperlink"/>
                <w:noProof/>
              </w:rPr>
              <w:t>7.23</w:t>
            </w:r>
            <w:r w:rsidR="00B45D2D">
              <w:rPr>
                <w:rFonts w:asciiTheme="minorHAnsi" w:eastAsiaTheme="minorEastAsia" w:hAnsiTheme="minorHAnsi"/>
                <w:noProof/>
                <w:lang w:eastAsia="en-IN"/>
              </w:rPr>
              <w:tab/>
            </w:r>
            <w:r w:rsidR="00B45D2D" w:rsidRPr="003820EE">
              <w:rPr>
                <w:rStyle w:val="Hyperlink"/>
                <w:noProof/>
              </w:rPr>
              <w:t>CCS shall be cloud service provider agnostic (NFR23)</w:t>
            </w:r>
            <w:r w:rsidR="00B45D2D">
              <w:rPr>
                <w:noProof/>
                <w:webHidden/>
              </w:rPr>
              <w:tab/>
            </w:r>
            <w:r w:rsidR="00B45D2D">
              <w:rPr>
                <w:noProof/>
                <w:webHidden/>
              </w:rPr>
              <w:fldChar w:fldCharType="begin"/>
            </w:r>
            <w:r w:rsidR="00B45D2D">
              <w:rPr>
                <w:noProof/>
                <w:webHidden/>
              </w:rPr>
              <w:instrText xml:space="preserve"> PAGEREF _Toc20318002 \h </w:instrText>
            </w:r>
            <w:r w:rsidR="00B45D2D">
              <w:rPr>
                <w:noProof/>
                <w:webHidden/>
              </w:rPr>
            </w:r>
            <w:r w:rsidR="00B45D2D">
              <w:rPr>
                <w:noProof/>
                <w:webHidden/>
              </w:rPr>
              <w:fldChar w:fldCharType="separate"/>
            </w:r>
            <w:r w:rsidR="00465B0B">
              <w:rPr>
                <w:noProof/>
                <w:webHidden/>
              </w:rPr>
              <w:t>53</w:t>
            </w:r>
            <w:r w:rsidR="00B45D2D">
              <w:rPr>
                <w:noProof/>
                <w:webHidden/>
              </w:rPr>
              <w:fldChar w:fldCharType="end"/>
            </w:r>
          </w:hyperlink>
        </w:p>
        <w:p w14:paraId="04C9C63B" w14:textId="48D693AC"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03" w:history="1">
            <w:r w:rsidR="00B45D2D" w:rsidRPr="003820EE">
              <w:rPr>
                <w:rStyle w:val="Hyperlink"/>
                <w:noProof/>
              </w:rPr>
              <w:t>7.24</w:t>
            </w:r>
            <w:r w:rsidR="00B45D2D">
              <w:rPr>
                <w:rFonts w:asciiTheme="minorHAnsi" w:eastAsiaTheme="minorEastAsia" w:hAnsiTheme="minorHAnsi"/>
                <w:noProof/>
                <w:lang w:eastAsia="en-IN"/>
              </w:rPr>
              <w:tab/>
            </w:r>
            <w:r w:rsidR="00B45D2D" w:rsidRPr="003820EE">
              <w:rPr>
                <w:rStyle w:val="Hyperlink"/>
                <w:noProof/>
              </w:rPr>
              <w:t>Adequate logging of important System Events (NFR23)</w:t>
            </w:r>
            <w:r w:rsidR="00B45D2D">
              <w:rPr>
                <w:noProof/>
                <w:webHidden/>
              </w:rPr>
              <w:tab/>
            </w:r>
            <w:r w:rsidR="00B45D2D">
              <w:rPr>
                <w:noProof/>
                <w:webHidden/>
              </w:rPr>
              <w:fldChar w:fldCharType="begin"/>
            </w:r>
            <w:r w:rsidR="00B45D2D">
              <w:rPr>
                <w:noProof/>
                <w:webHidden/>
              </w:rPr>
              <w:instrText xml:space="preserve"> PAGEREF _Toc20318003 \h </w:instrText>
            </w:r>
            <w:r w:rsidR="00B45D2D">
              <w:rPr>
                <w:noProof/>
                <w:webHidden/>
              </w:rPr>
            </w:r>
            <w:r w:rsidR="00B45D2D">
              <w:rPr>
                <w:noProof/>
                <w:webHidden/>
              </w:rPr>
              <w:fldChar w:fldCharType="separate"/>
            </w:r>
            <w:r w:rsidR="00465B0B">
              <w:rPr>
                <w:noProof/>
                <w:webHidden/>
              </w:rPr>
              <w:t>54</w:t>
            </w:r>
            <w:r w:rsidR="00B45D2D">
              <w:rPr>
                <w:noProof/>
                <w:webHidden/>
              </w:rPr>
              <w:fldChar w:fldCharType="end"/>
            </w:r>
          </w:hyperlink>
        </w:p>
        <w:p w14:paraId="4BC66E0B" w14:textId="7D829A12"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04" w:history="1">
            <w:r w:rsidR="00B45D2D" w:rsidRPr="003820EE">
              <w:rPr>
                <w:rStyle w:val="Hyperlink"/>
                <w:noProof/>
              </w:rPr>
              <w:t>7.25</w:t>
            </w:r>
            <w:r w:rsidR="00B45D2D">
              <w:rPr>
                <w:rFonts w:asciiTheme="minorHAnsi" w:eastAsiaTheme="minorEastAsia" w:hAnsiTheme="minorHAnsi"/>
                <w:noProof/>
                <w:lang w:eastAsia="en-IN"/>
              </w:rPr>
              <w:tab/>
            </w:r>
            <w:r w:rsidR="00B45D2D" w:rsidRPr="003820EE">
              <w:rPr>
                <w:rStyle w:val="Hyperlink"/>
                <w:noProof/>
              </w:rPr>
              <w:t>Summary of Non-functional Requirements</w:t>
            </w:r>
            <w:r w:rsidR="00B45D2D">
              <w:rPr>
                <w:noProof/>
                <w:webHidden/>
              </w:rPr>
              <w:tab/>
            </w:r>
            <w:r w:rsidR="00B45D2D">
              <w:rPr>
                <w:noProof/>
                <w:webHidden/>
              </w:rPr>
              <w:fldChar w:fldCharType="begin"/>
            </w:r>
            <w:r w:rsidR="00B45D2D">
              <w:rPr>
                <w:noProof/>
                <w:webHidden/>
              </w:rPr>
              <w:instrText xml:space="preserve"> PAGEREF _Toc20318004 \h </w:instrText>
            </w:r>
            <w:r w:rsidR="00B45D2D">
              <w:rPr>
                <w:noProof/>
                <w:webHidden/>
              </w:rPr>
            </w:r>
            <w:r w:rsidR="00B45D2D">
              <w:rPr>
                <w:noProof/>
                <w:webHidden/>
              </w:rPr>
              <w:fldChar w:fldCharType="separate"/>
            </w:r>
            <w:r w:rsidR="00465B0B">
              <w:rPr>
                <w:noProof/>
                <w:webHidden/>
              </w:rPr>
              <w:t>54</w:t>
            </w:r>
            <w:r w:rsidR="00B45D2D">
              <w:rPr>
                <w:noProof/>
                <w:webHidden/>
              </w:rPr>
              <w:fldChar w:fldCharType="end"/>
            </w:r>
          </w:hyperlink>
        </w:p>
        <w:p w14:paraId="16788712" w14:textId="1E278592" w:rsidR="00B45D2D" w:rsidRDefault="008D0876">
          <w:pPr>
            <w:pStyle w:val="TOC1"/>
            <w:tabs>
              <w:tab w:val="left" w:pos="440"/>
              <w:tab w:val="right" w:leader="dot" w:pos="9016"/>
            </w:tabs>
            <w:rPr>
              <w:rFonts w:asciiTheme="minorHAnsi" w:eastAsiaTheme="minorEastAsia" w:hAnsiTheme="minorHAnsi"/>
              <w:noProof/>
              <w:lang w:eastAsia="en-IN"/>
            </w:rPr>
          </w:pPr>
          <w:hyperlink w:anchor="_Toc20318005" w:history="1">
            <w:r w:rsidR="00B45D2D" w:rsidRPr="003820EE">
              <w:rPr>
                <w:rStyle w:val="Hyperlink"/>
                <w:rFonts w:cs="Arial"/>
                <w:noProof/>
              </w:rPr>
              <w:t>8</w:t>
            </w:r>
            <w:r w:rsidR="00B45D2D">
              <w:rPr>
                <w:rFonts w:asciiTheme="minorHAnsi" w:eastAsiaTheme="minorEastAsia" w:hAnsiTheme="minorHAnsi"/>
                <w:noProof/>
                <w:lang w:eastAsia="en-IN"/>
              </w:rPr>
              <w:tab/>
            </w:r>
            <w:r w:rsidR="00B45D2D" w:rsidRPr="003820EE">
              <w:rPr>
                <w:rStyle w:val="Hyperlink"/>
                <w:rFonts w:cs="Arial"/>
                <w:noProof/>
              </w:rPr>
              <w:t>Recommended Architecture</w:t>
            </w:r>
            <w:r w:rsidR="00B45D2D">
              <w:rPr>
                <w:noProof/>
                <w:webHidden/>
              </w:rPr>
              <w:tab/>
            </w:r>
            <w:r w:rsidR="00B45D2D">
              <w:rPr>
                <w:noProof/>
                <w:webHidden/>
              </w:rPr>
              <w:fldChar w:fldCharType="begin"/>
            </w:r>
            <w:r w:rsidR="00B45D2D">
              <w:rPr>
                <w:noProof/>
                <w:webHidden/>
              </w:rPr>
              <w:instrText xml:space="preserve"> PAGEREF _Toc20318005 \h </w:instrText>
            </w:r>
            <w:r w:rsidR="00B45D2D">
              <w:rPr>
                <w:noProof/>
                <w:webHidden/>
              </w:rPr>
            </w:r>
            <w:r w:rsidR="00B45D2D">
              <w:rPr>
                <w:noProof/>
                <w:webHidden/>
              </w:rPr>
              <w:fldChar w:fldCharType="separate"/>
            </w:r>
            <w:r w:rsidR="00465B0B">
              <w:rPr>
                <w:noProof/>
                <w:webHidden/>
              </w:rPr>
              <w:t>55</w:t>
            </w:r>
            <w:r w:rsidR="00B45D2D">
              <w:rPr>
                <w:noProof/>
                <w:webHidden/>
              </w:rPr>
              <w:fldChar w:fldCharType="end"/>
            </w:r>
          </w:hyperlink>
        </w:p>
        <w:p w14:paraId="28E286AC" w14:textId="30285060"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06" w:history="1">
            <w:r w:rsidR="00B45D2D" w:rsidRPr="003820EE">
              <w:rPr>
                <w:rStyle w:val="Hyperlink"/>
                <w:noProof/>
              </w:rPr>
              <w:t>8.1</w:t>
            </w:r>
            <w:r w:rsidR="00B45D2D">
              <w:rPr>
                <w:rFonts w:asciiTheme="minorHAnsi" w:eastAsiaTheme="minorEastAsia" w:hAnsiTheme="minorHAnsi"/>
                <w:noProof/>
                <w:lang w:eastAsia="en-IN"/>
              </w:rPr>
              <w:tab/>
            </w:r>
            <w:r w:rsidR="00B45D2D" w:rsidRPr="003820EE">
              <w:rPr>
                <w:rStyle w:val="Hyperlink"/>
                <w:noProof/>
              </w:rPr>
              <w:t>Deployment Architecture</w:t>
            </w:r>
            <w:r w:rsidR="00B45D2D">
              <w:rPr>
                <w:noProof/>
                <w:webHidden/>
              </w:rPr>
              <w:tab/>
            </w:r>
            <w:r w:rsidR="00B45D2D">
              <w:rPr>
                <w:noProof/>
                <w:webHidden/>
              </w:rPr>
              <w:fldChar w:fldCharType="begin"/>
            </w:r>
            <w:r w:rsidR="00B45D2D">
              <w:rPr>
                <w:noProof/>
                <w:webHidden/>
              </w:rPr>
              <w:instrText xml:space="preserve"> PAGEREF _Toc20318006 \h </w:instrText>
            </w:r>
            <w:r w:rsidR="00B45D2D">
              <w:rPr>
                <w:noProof/>
                <w:webHidden/>
              </w:rPr>
            </w:r>
            <w:r w:rsidR="00B45D2D">
              <w:rPr>
                <w:noProof/>
                <w:webHidden/>
              </w:rPr>
              <w:fldChar w:fldCharType="separate"/>
            </w:r>
            <w:r w:rsidR="00465B0B">
              <w:rPr>
                <w:noProof/>
                <w:webHidden/>
              </w:rPr>
              <w:t>55</w:t>
            </w:r>
            <w:r w:rsidR="00B45D2D">
              <w:rPr>
                <w:noProof/>
                <w:webHidden/>
              </w:rPr>
              <w:fldChar w:fldCharType="end"/>
            </w:r>
          </w:hyperlink>
        </w:p>
        <w:p w14:paraId="155532C1" w14:textId="3CFA5036"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07" w:history="1">
            <w:r w:rsidR="00B45D2D" w:rsidRPr="003820EE">
              <w:rPr>
                <w:rStyle w:val="Hyperlink"/>
                <w:noProof/>
              </w:rPr>
              <w:t>8.2</w:t>
            </w:r>
            <w:r w:rsidR="00B45D2D">
              <w:rPr>
                <w:rFonts w:asciiTheme="minorHAnsi" w:eastAsiaTheme="minorEastAsia" w:hAnsiTheme="minorHAnsi"/>
                <w:noProof/>
                <w:lang w:eastAsia="en-IN"/>
              </w:rPr>
              <w:tab/>
            </w:r>
            <w:r w:rsidR="00B45D2D" w:rsidRPr="003820EE">
              <w:rPr>
                <w:rStyle w:val="Hyperlink"/>
                <w:noProof/>
              </w:rPr>
              <w:t>System Building Blocks</w:t>
            </w:r>
            <w:r w:rsidR="00B45D2D">
              <w:rPr>
                <w:noProof/>
                <w:webHidden/>
              </w:rPr>
              <w:tab/>
            </w:r>
            <w:r w:rsidR="00B45D2D">
              <w:rPr>
                <w:noProof/>
                <w:webHidden/>
              </w:rPr>
              <w:fldChar w:fldCharType="begin"/>
            </w:r>
            <w:r w:rsidR="00B45D2D">
              <w:rPr>
                <w:noProof/>
                <w:webHidden/>
              </w:rPr>
              <w:instrText xml:space="preserve"> PAGEREF _Toc20318007 \h </w:instrText>
            </w:r>
            <w:r w:rsidR="00B45D2D">
              <w:rPr>
                <w:noProof/>
                <w:webHidden/>
              </w:rPr>
            </w:r>
            <w:r w:rsidR="00B45D2D">
              <w:rPr>
                <w:noProof/>
                <w:webHidden/>
              </w:rPr>
              <w:fldChar w:fldCharType="separate"/>
            </w:r>
            <w:r w:rsidR="00465B0B">
              <w:rPr>
                <w:noProof/>
                <w:webHidden/>
              </w:rPr>
              <w:t>56</w:t>
            </w:r>
            <w:r w:rsidR="00B45D2D">
              <w:rPr>
                <w:noProof/>
                <w:webHidden/>
              </w:rPr>
              <w:fldChar w:fldCharType="end"/>
            </w:r>
          </w:hyperlink>
        </w:p>
        <w:p w14:paraId="0088C76C" w14:textId="6A77BE6A"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08" w:history="1">
            <w:r w:rsidR="00B45D2D" w:rsidRPr="003820EE">
              <w:rPr>
                <w:rStyle w:val="Hyperlink"/>
                <w:noProof/>
              </w:rPr>
              <w:t>8.3</w:t>
            </w:r>
            <w:r w:rsidR="00B45D2D">
              <w:rPr>
                <w:rFonts w:asciiTheme="minorHAnsi" w:eastAsiaTheme="minorEastAsia" w:hAnsiTheme="minorHAnsi"/>
                <w:noProof/>
                <w:lang w:eastAsia="en-IN"/>
              </w:rPr>
              <w:tab/>
            </w:r>
            <w:r w:rsidR="00B45D2D" w:rsidRPr="003820EE">
              <w:rPr>
                <w:rStyle w:val="Hyperlink"/>
                <w:noProof/>
              </w:rPr>
              <w:t>Service Components</w:t>
            </w:r>
            <w:r w:rsidR="00B45D2D">
              <w:rPr>
                <w:noProof/>
                <w:webHidden/>
              </w:rPr>
              <w:tab/>
            </w:r>
            <w:r w:rsidR="00B45D2D">
              <w:rPr>
                <w:noProof/>
                <w:webHidden/>
              </w:rPr>
              <w:fldChar w:fldCharType="begin"/>
            </w:r>
            <w:r w:rsidR="00B45D2D">
              <w:rPr>
                <w:noProof/>
                <w:webHidden/>
              </w:rPr>
              <w:instrText xml:space="preserve"> PAGEREF _Toc20318008 \h </w:instrText>
            </w:r>
            <w:r w:rsidR="00B45D2D">
              <w:rPr>
                <w:noProof/>
                <w:webHidden/>
              </w:rPr>
            </w:r>
            <w:r w:rsidR="00B45D2D">
              <w:rPr>
                <w:noProof/>
                <w:webHidden/>
              </w:rPr>
              <w:fldChar w:fldCharType="separate"/>
            </w:r>
            <w:r w:rsidR="00465B0B">
              <w:rPr>
                <w:noProof/>
                <w:webHidden/>
              </w:rPr>
              <w:t>57</w:t>
            </w:r>
            <w:r w:rsidR="00B45D2D">
              <w:rPr>
                <w:noProof/>
                <w:webHidden/>
              </w:rPr>
              <w:fldChar w:fldCharType="end"/>
            </w:r>
          </w:hyperlink>
        </w:p>
        <w:p w14:paraId="1A571B48" w14:textId="7F821F87" w:rsidR="00B45D2D" w:rsidRDefault="008D0876">
          <w:pPr>
            <w:pStyle w:val="TOC1"/>
            <w:tabs>
              <w:tab w:val="left" w:pos="440"/>
              <w:tab w:val="right" w:leader="dot" w:pos="9016"/>
            </w:tabs>
            <w:rPr>
              <w:rFonts w:asciiTheme="minorHAnsi" w:eastAsiaTheme="minorEastAsia" w:hAnsiTheme="minorHAnsi"/>
              <w:noProof/>
              <w:lang w:eastAsia="en-IN"/>
            </w:rPr>
          </w:pPr>
          <w:hyperlink w:anchor="_Toc20318009" w:history="1">
            <w:r w:rsidR="00B45D2D" w:rsidRPr="003820EE">
              <w:rPr>
                <w:rStyle w:val="Hyperlink"/>
                <w:rFonts w:cs="Arial"/>
                <w:noProof/>
              </w:rPr>
              <w:t>9</w:t>
            </w:r>
            <w:r w:rsidR="00B45D2D">
              <w:rPr>
                <w:rFonts w:asciiTheme="minorHAnsi" w:eastAsiaTheme="minorEastAsia" w:hAnsiTheme="minorHAnsi"/>
                <w:noProof/>
                <w:lang w:eastAsia="en-IN"/>
              </w:rPr>
              <w:tab/>
            </w:r>
            <w:r w:rsidR="00B45D2D" w:rsidRPr="003820EE">
              <w:rPr>
                <w:rStyle w:val="Hyperlink"/>
                <w:rFonts w:cs="Arial"/>
                <w:noProof/>
              </w:rPr>
              <w:t>Recommended Software Framework</w:t>
            </w:r>
            <w:r w:rsidR="00B45D2D">
              <w:rPr>
                <w:noProof/>
                <w:webHidden/>
              </w:rPr>
              <w:tab/>
            </w:r>
            <w:r w:rsidR="00B45D2D">
              <w:rPr>
                <w:noProof/>
                <w:webHidden/>
              </w:rPr>
              <w:fldChar w:fldCharType="begin"/>
            </w:r>
            <w:r w:rsidR="00B45D2D">
              <w:rPr>
                <w:noProof/>
                <w:webHidden/>
              </w:rPr>
              <w:instrText xml:space="preserve"> PAGEREF _Toc20318009 \h </w:instrText>
            </w:r>
            <w:r w:rsidR="00B45D2D">
              <w:rPr>
                <w:noProof/>
                <w:webHidden/>
              </w:rPr>
            </w:r>
            <w:r w:rsidR="00B45D2D">
              <w:rPr>
                <w:noProof/>
                <w:webHidden/>
              </w:rPr>
              <w:fldChar w:fldCharType="separate"/>
            </w:r>
            <w:r w:rsidR="00465B0B">
              <w:rPr>
                <w:noProof/>
                <w:webHidden/>
              </w:rPr>
              <w:t>58</w:t>
            </w:r>
            <w:r w:rsidR="00B45D2D">
              <w:rPr>
                <w:noProof/>
                <w:webHidden/>
              </w:rPr>
              <w:fldChar w:fldCharType="end"/>
            </w:r>
          </w:hyperlink>
        </w:p>
        <w:p w14:paraId="1ABE509B" w14:textId="32AA97A3"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10" w:history="1">
            <w:r w:rsidR="00B45D2D" w:rsidRPr="003820EE">
              <w:rPr>
                <w:rStyle w:val="Hyperlink"/>
                <w:noProof/>
              </w:rPr>
              <w:t>9.1</w:t>
            </w:r>
            <w:r w:rsidR="00B45D2D">
              <w:rPr>
                <w:rFonts w:asciiTheme="minorHAnsi" w:eastAsiaTheme="minorEastAsia" w:hAnsiTheme="minorHAnsi"/>
                <w:noProof/>
                <w:lang w:eastAsia="en-IN"/>
              </w:rPr>
              <w:tab/>
            </w:r>
            <w:r w:rsidR="00B45D2D" w:rsidRPr="003820EE">
              <w:rPr>
                <w:rStyle w:val="Hyperlink"/>
                <w:noProof/>
              </w:rPr>
              <w:t>Technology</w:t>
            </w:r>
            <w:r w:rsidR="00B45D2D">
              <w:rPr>
                <w:noProof/>
                <w:webHidden/>
              </w:rPr>
              <w:tab/>
            </w:r>
            <w:r w:rsidR="00B45D2D">
              <w:rPr>
                <w:noProof/>
                <w:webHidden/>
              </w:rPr>
              <w:fldChar w:fldCharType="begin"/>
            </w:r>
            <w:r w:rsidR="00B45D2D">
              <w:rPr>
                <w:noProof/>
                <w:webHidden/>
              </w:rPr>
              <w:instrText xml:space="preserve"> PAGEREF _Toc20318010 \h </w:instrText>
            </w:r>
            <w:r w:rsidR="00B45D2D">
              <w:rPr>
                <w:noProof/>
                <w:webHidden/>
              </w:rPr>
            </w:r>
            <w:r w:rsidR="00B45D2D">
              <w:rPr>
                <w:noProof/>
                <w:webHidden/>
              </w:rPr>
              <w:fldChar w:fldCharType="separate"/>
            </w:r>
            <w:r w:rsidR="00465B0B">
              <w:rPr>
                <w:noProof/>
                <w:webHidden/>
              </w:rPr>
              <w:t>58</w:t>
            </w:r>
            <w:r w:rsidR="00B45D2D">
              <w:rPr>
                <w:noProof/>
                <w:webHidden/>
              </w:rPr>
              <w:fldChar w:fldCharType="end"/>
            </w:r>
          </w:hyperlink>
        </w:p>
        <w:p w14:paraId="1227192C" w14:textId="606FFD33" w:rsidR="00B45D2D" w:rsidRDefault="008D0876">
          <w:pPr>
            <w:pStyle w:val="TOC2"/>
            <w:tabs>
              <w:tab w:val="left" w:pos="880"/>
              <w:tab w:val="right" w:leader="dot" w:pos="9016"/>
            </w:tabs>
            <w:rPr>
              <w:rFonts w:asciiTheme="minorHAnsi" w:eastAsiaTheme="minorEastAsia" w:hAnsiTheme="minorHAnsi"/>
              <w:noProof/>
              <w:lang w:eastAsia="en-IN"/>
            </w:rPr>
          </w:pPr>
          <w:hyperlink w:anchor="_Toc20318011" w:history="1">
            <w:r w:rsidR="00B45D2D" w:rsidRPr="003820EE">
              <w:rPr>
                <w:rStyle w:val="Hyperlink"/>
                <w:noProof/>
              </w:rPr>
              <w:t>9.2</w:t>
            </w:r>
            <w:r w:rsidR="00B45D2D">
              <w:rPr>
                <w:rFonts w:asciiTheme="minorHAnsi" w:eastAsiaTheme="minorEastAsia" w:hAnsiTheme="minorHAnsi"/>
                <w:noProof/>
                <w:lang w:eastAsia="en-IN"/>
              </w:rPr>
              <w:tab/>
            </w:r>
            <w:r w:rsidR="00B45D2D" w:rsidRPr="003820EE">
              <w:rPr>
                <w:rStyle w:val="Hyperlink"/>
                <w:noProof/>
              </w:rPr>
              <w:t>Software Stack</w:t>
            </w:r>
            <w:r w:rsidR="00B45D2D">
              <w:rPr>
                <w:noProof/>
                <w:webHidden/>
              </w:rPr>
              <w:tab/>
            </w:r>
            <w:r w:rsidR="00B45D2D">
              <w:rPr>
                <w:noProof/>
                <w:webHidden/>
              </w:rPr>
              <w:fldChar w:fldCharType="begin"/>
            </w:r>
            <w:r w:rsidR="00B45D2D">
              <w:rPr>
                <w:noProof/>
                <w:webHidden/>
              </w:rPr>
              <w:instrText xml:space="preserve"> PAGEREF _Toc20318011 \h </w:instrText>
            </w:r>
            <w:r w:rsidR="00B45D2D">
              <w:rPr>
                <w:noProof/>
                <w:webHidden/>
              </w:rPr>
            </w:r>
            <w:r w:rsidR="00B45D2D">
              <w:rPr>
                <w:noProof/>
                <w:webHidden/>
              </w:rPr>
              <w:fldChar w:fldCharType="separate"/>
            </w:r>
            <w:r w:rsidR="00465B0B">
              <w:rPr>
                <w:noProof/>
                <w:webHidden/>
              </w:rPr>
              <w:t>58</w:t>
            </w:r>
            <w:r w:rsidR="00B45D2D">
              <w:rPr>
                <w:noProof/>
                <w:webHidden/>
              </w:rPr>
              <w:fldChar w:fldCharType="end"/>
            </w:r>
          </w:hyperlink>
        </w:p>
        <w:p w14:paraId="00FD7A6D" w14:textId="26A39F8D" w:rsidR="00B45D2D" w:rsidRDefault="008D0876">
          <w:pPr>
            <w:pStyle w:val="TOC1"/>
            <w:tabs>
              <w:tab w:val="left" w:pos="660"/>
              <w:tab w:val="right" w:leader="dot" w:pos="9016"/>
            </w:tabs>
            <w:rPr>
              <w:rFonts w:asciiTheme="minorHAnsi" w:eastAsiaTheme="minorEastAsia" w:hAnsiTheme="minorHAnsi"/>
              <w:noProof/>
              <w:lang w:eastAsia="en-IN"/>
            </w:rPr>
          </w:pPr>
          <w:hyperlink w:anchor="_Toc20318012" w:history="1">
            <w:r w:rsidR="00B45D2D" w:rsidRPr="003820EE">
              <w:rPr>
                <w:rStyle w:val="Hyperlink"/>
                <w:rFonts w:cs="Arial"/>
                <w:noProof/>
              </w:rPr>
              <w:t>10</w:t>
            </w:r>
            <w:r w:rsidR="00B45D2D">
              <w:rPr>
                <w:rFonts w:asciiTheme="minorHAnsi" w:eastAsiaTheme="minorEastAsia" w:hAnsiTheme="minorHAnsi"/>
                <w:noProof/>
                <w:lang w:eastAsia="en-IN"/>
              </w:rPr>
              <w:tab/>
            </w:r>
            <w:r w:rsidR="00B45D2D" w:rsidRPr="003820EE">
              <w:rPr>
                <w:rStyle w:val="Hyperlink"/>
                <w:rFonts w:cs="Arial"/>
                <w:noProof/>
              </w:rPr>
              <w:t>Glossary</w:t>
            </w:r>
            <w:r w:rsidR="00B45D2D">
              <w:rPr>
                <w:noProof/>
                <w:webHidden/>
              </w:rPr>
              <w:tab/>
            </w:r>
            <w:r w:rsidR="00B45D2D">
              <w:rPr>
                <w:noProof/>
                <w:webHidden/>
              </w:rPr>
              <w:fldChar w:fldCharType="begin"/>
            </w:r>
            <w:r w:rsidR="00B45D2D">
              <w:rPr>
                <w:noProof/>
                <w:webHidden/>
              </w:rPr>
              <w:instrText xml:space="preserve"> PAGEREF _Toc20318012 \h </w:instrText>
            </w:r>
            <w:r w:rsidR="00B45D2D">
              <w:rPr>
                <w:noProof/>
                <w:webHidden/>
              </w:rPr>
            </w:r>
            <w:r w:rsidR="00B45D2D">
              <w:rPr>
                <w:noProof/>
                <w:webHidden/>
              </w:rPr>
              <w:fldChar w:fldCharType="separate"/>
            </w:r>
            <w:r w:rsidR="00465B0B">
              <w:rPr>
                <w:noProof/>
                <w:webHidden/>
              </w:rPr>
              <w:t>59</w:t>
            </w:r>
            <w:r w:rsidR="00B45D2D">
              <w:rPr>
                <w:noProof/>
                <w:webHidden/>
              </w:rPr>
              <w:fldChar w:fldCharType="end"/>
            </w:r>
          </w:hyperlink>
        </w:p>
        <w:p w14:paraId="174E63BB" w14:textId="456A5EA6" w:rsidR="00B45D2D" w:rsidRDefault="008D0876">
          <w:pPr>
            <w:pStyle w:val="TOC1"/>
            <w:tabs>
              <w:tab w:val="left" w:pos="660"/>
              <w:tab w:val="right" w:leader="dot" w:pos="9016"/>
            </w:tabs>
            <w:rPr>
              <w:rFonts w:asciiTheme="minorHAnsi" w:eastAsiaTheme="minorEastAsia" w:hAnsiTheme="minorHAnsi"/>
              <w:noProof/>
              <w:lang w:eastAsia="en-IN"/>
            </w:rPr>
          </w:pPr>
          <w:hyperlink w:anchor="_Toc20318013" w:history="1">
            <w:r w:rsidR="00B45D2D" w:rsidRPr="003820EE">
              <w:rPr>
                <w:rStyle w:val="Hyperlink"/>
                <w:rFonts w:cs="Arial"/>
                <w:noProof/>
              </w:rPr>
              <w:t>11</w:t>
            </w:r>
            <w:r w:rsidR="00B45D2D">
              <w:rPr>
                <w:rFonts w:asciiTheme="minorHAnsi" w:eastAsiaTheme="minorEastAsia" w:hAnsiTheme="minorHAnsi"/>
                <w:noProof/>
                <w:lang w:eastAsia="en-IN"/>
              </w:rPr>
              <w:tab/>
            </w:r>
            <w:r w:rsidR="00B45D2D" w:rsidRPr="003820EE">
              <w:rPr>
                <w:rStyle w:val="Hyperlink"/>
                <w:rFonts w:cs="Arial"/>
                <w:noProof/>
              </w:rPr>
              <w:t>References</w:t>
            </w:r>
            <w:r w:rsidR="00B45D2D">
              <w:rPr>
                <w:noProof/>
                <w:webHidden/>
              </w:rPr>
              <w:tab/>
            </w:r>
            <w:r w:rsidR="00B45D2D">
              <w:rPr>
                <w:noProof/>
                <w:webHidden/>
              </w:rPr>
              <w:fldChar w:fldCharType="begin"/>
            </w:r>
            <w:r w:rsidR="00B45D2D">
              <w:rPr>
                <w:noProof/>
                <w:webHidden/>
              </w:rPr>
              <w:instrText xml:space="preserve"> PAGEREF _Toc20318013 \h </w:instrText>
            </w:r>
            <w:r w:rsidR="00B45D2D">
              <w:rPr>
                <w:noProof/>
                <w:webHidden/>
              </w:rPr>
            </w:r>
            <w:r w:rsidR="00B45D2D">
              <w:rPr>
                <w:noProof/>
                <w:webHidden/>
              </w:rPr>
              <w:fldChar w:fldCharType="separate"/>
            </w:r>
            <w:r w:rsidR="00465B0B">
              <w:rPr>
                <w:noProof/>
                <w:webHidden/>
              </w:rPr>
              <w:t>59</w:t>
            </w:r>
            <w:r w:rsidR="00B45D2D">
              <w:rPr>
                <w:noProof/>
                <w:webHidden/>
              </w:rPr>
              <w:fldChar w:fldCharType="end"/>
            </w:r>
          </w:hyperlink>
        </w:p>
        <w:p w14:paraId="3554BAA4" w14:textId="3B0D7FF6" w:rsidR="00B45D2D" w:rsidRDefault="008D0876">
          <w:pPr>
            <w:pStyle w:val="TOC1"/>
            <w:tabs>
              <w:tab w:val="left" w:pos="660"/>
              <w:tab w:val="right" w:leader="dot" w:pos="9016"/>
            </w:tabs>
            <w:rPr>
              <w:rFonts w:asciiTheme="minorHAnsi" w:eastAsiaTheme="minorEastAsia" w:hAnsiTheme="minorHAnsi"/>
              <w:noProof/>
              <w:lang w:eastAsia="en-IN"/>
            </w:rPr>
          </w:pPr>
          <w:hyperlink w:anchor="_Toc20318014" w:history="1">
            <w:r w:rsidR="00B45D2D" w:rsidRPr="003820EE">
              <w:rPr>
                <w:rStyle w:val="Hyperlink"/>
                <w:rFonts w:cs="Arial"/>
                <w:noProof/>
              </w:rPr>
              <w:t>12</w:t>
            </w:r>
            <w:r w:rsidR="00B45D2D">
              <w:rPr>
                <w:rFonts w:asciiTheme="minorHAnsi" w:eastAsiaTheme="minorEastAsia" w:hAnsiTheme="minorHAnsi"/>
                <w:noProof/>
                <w:lang w:eastAsia="en-IN"/>
              </w:rPr>
              <w:tab/>
            </w:r>
            <w:r w:rsidR="00B45D2D" w:rsidRPr="003820EE">
              <w:rPr>
                <w:rStyle w:val="Hyperlink"/>
                <w:rFonts w:cs="Arial"/>
                <w:noProof/>
              </w:rPr>
              <w:t>Document History</w:t>
            </w:r>
            <w:r w:rsidR="00B45D2D">
              <w:rPr>
                <w:noProof/>
                <w:webHidden/>
              </w:rPr>
              <w:tab/>
            </w:r>
            <w:r w:rsidR="00B45D2D">
              <w:rPr>
                <w:noProof/>
                <w:webHidden/>
              </w:rPr>
              <w:fldChar w:fldCharType="begin"/>
            </w:r>
            <w:r w:rsidR="00B45D2D">
              <w:rPr>
                <w:noProof/>
                <w:webHidden/>
              </w:rPr>
              <w:instrText xml:space="preserve"> PAGEREF _Toc20318014 \h </w:instrText>
            </w:r>
            <w:r w:rsidR="00B45D2D">
              <w:rPr>
                <w:noProof/>
                <w:webHidden/>
              </w:rPr>
            </w:r>
            <w:r w:rsidR="00B45D2D">
              <w:rPr>
                <w:noProof/>
                <w:webHidden/>
              </w:rPr>
              <w:fldChar w:fldCharType="separate"/>
            </w:r>
            <w:r w:rsidR="00465B0B">
              <w:rPr>
                <w:noProof/>
                <w:webHidden/>
              </w:rPr>
              <w:t>59</w:t>
            </w:r>
            <w:r w:rsidR="00B45D2D">
              <w:rPr>
                <w:noProof/>
                <w:webHidden/>
              </w:rPr>
              <w:fldChar w:fldCharType="end"/>
            </w:r>
          </w:hyperlink>
        </w:p>
        <w:p w14:paraId="435658C7" w14:textId="231635D1" w:rsidR="00C4744A" w:rsidRPr="00A722CA" w:rsidRDefault="00C4744A">
          <w:pPr>
            <w:rPr>
              <w:rFonts w:cs="Arial"/>
            </w:rPr>
          </w:pPr>
          <w:r w:rsidRPr="00A722CA">
            <w:rPr>
              <w:rFonts w:cs="Arial"/>
              <w:b/>
              <w:bCs/>
              <w:noProof/>
            </w:rPr>
            <w:fldChar w:fldCharType="end"/>
          </w:r>
        </w:p>
      </w:sdtContent>
    </w:sdt>
    <w:p w14:paraId="6298B2E4" w14:textId="77777777" w:rsidR="00C019A5" w:rsidRPr="00A722CA" w:rsidRDefault="00C019A5">
      <w:pPr>
        <w:rPr>
          <w:rFonts w:cs="Arial"/>
        </w:rPr>
      </w:pPr>
    </w:p>
    <w:p w14:paraId="1713C48D" w14:textId="77777777" w:rsidR="00C019A5" w:rsidRPr="00A722CA" w:rsidRDefault="00C019A5">
      <w:pPr>
        <w:rPr>
          <w:rFonts w:cs="Arial"/>
        </w:rPr>
      </w:pPr>
    </w:p>
    <w:p w14:paraId="6C680207" w14:textId="77777777" w:rsidR="00C019A5" w:rsidRPr="00A722CA" w:rsidRDefault="00C019A5">
      <w:pPr>
        <w:rPr>
          <w:rFonts w:cs="Arial"/>
        </w:rPr>
      </w:pPr>
      <w:r w:rsidRPr="00A722CA">
        <w:rPr>
          <w:rFonts w:cs="Arial"/>
        </w:rPr>
        <w:br w:type="page"/>
      </w:r>
    </w:p>
    <w:p w14:paraId="6D22B835" w14:textId="77777777" w:rsidR="00C019A5" w:rsidRPr="00A722CA" w:rsidRDefault="00C019A5" w:rsidP="00631B25">
      <w:pPr>
        <w:pStyle w:val="Heading1"/>
        <w:rPr>
          <w:rFonts w:cs="Arial"/>
        </w:rPr>
      </w:pPr>
      <w:bookmarkStart w:id="4" w:name="_Toc19801061"/>
      <w:bookmarkStart w:id="5" w:name="_Toc20317922"/>
      <w:r w:rsidRPr="00A722CA">
        <w:rPr>
          <w:rFonts w:cs="Arial"/>
        </w:rPr>
        <w:lastRenderedPageBreak/>
        <w:t>Executive Summary</w:t>
      </w:r>
      <w:bookmarkEnd w:id="4"/>
      <w:bookmarkEnd w:id="5"/>
    </w:p>
    <w:p w14:paraId="143C1D36" w14:textId="05922725" w:rsidR="004B48B5" w:rsidRPr="00A722CA" w:rsidRDefault="00266D3B" w:rsidP="00266D3B">
      <w:pPr>
        <w:pStyle w:val="NormalWeb"/>
        <w:spacing w:before="0" w:beforeAutospacing="0" w:after="160" w:afterAutospacing="0"/>
        <w:jc w:val="both"/>
        <w:rPr>
          <w:rFonts w:ascii="Arial" w:hAnsi="Arial" w:cs="Arial"/>
        </w:rPr>
      </w:pPr>
      <w:r w:rsidRPr="00A722CA">
        <w:rPr>
          <w:rFonts w:ascii="Arial" w:hAnsi="Arial" w:cs="Arial"/>
          <w:color w:val="000000"/>
          <w:sz w:val="22"/>
          <w:szCs w:val="22"/>
        </w:rPr>
        <w:t>This Business Requirements Document (BRD) outlines the requirements for the Computer Based Test Solution project. It contains both functional and non-functional requirements, an overview of the current process, as well as the proposed process once the solution is implemented. It would be used to determine what needs to be done, and as a starting point for the solution design.</w:t>
      </w:r>
    </w:p>
    <w:p w14:paraId="6139640D" w14:textId="77777777" w:rsidR="004B48B5" w:rsidRPr="00A722CA" w:rsidRDefault="004B48B5" w:rsidP="004B48B5">
      <w:pPr>
        <w:pStyle w:val="Heading1"/>
        <w:rPr>
          <w:rFonts w:cs="Arial"/>
        </w:rPr>
      </w:pPr>
      <w:bookmarkStart w:id="6" w:name="_Toc19801062"/>
      <w:bookmarkStart w:id="7" w:name="_Toc20317923"/>
      <w:r w:rsidRPr="00A722CA">
        <w:rPr>
          <w:rFonts w:cs="Arial"/>
        </w:rPr>
        <w:t>Project Description</w:t>
      </w:r>
      <w:bookmarkEnd w:id="6"/>
      <w:bookmarkEnd w:id="7"/>
    </w:p>
    <w:p w14:paraId="16D50708" w14:textId="4F105E15" w:rsidR="005E3007" w:rsidRPr="005E3007" w:rsidRDefault="005E3007" w:rsidP="005E3007">
      <w:pPr>
        <w:spacing w:line="240" w:lineRule="auto"/>
        <w:rPr>
          <w:rFonts w:eastAsia="Times New Roman" w:cs="Arial"/>
          <w:sz w:val="24"/>
          <w:szCs w:val="24"/>
          <w:lang w:eastAsia="en-IN"/>
        </w:rPr>
      </w:pPr>
      <w:r w:rsidRPr="005E3007">
        <w:rPr>
          <w:rFonts w:eastAsia="Times New Roman" w:cs="Arial"/>
          <w:color w:val="000000"/>
          <w:lang w:eastAsia="en-IN"/>
        </w:rPr>
        <w:t xml:space="preserve">The purpose of Computer Based Test Solution Project is to develop, deploy and run a solution for conducting </w:t>
      </w:r>
      <w:r w:rsidR="00024B79" w:rsidRPr="005E3007">
        <w:rPr>
          <w:rFonts w:eastAsia="Times New Roman" w:cs="Arial"/>
          <w:color w:val="000000"/>
          <w:lang w:eastAsia="en-IN"/>
        </w:rPr>
        <w:t>computer-based</w:t>
      </w:r>
      <w:r w:rsidRPr="005E3007">
        <w:rPr>
          <w:rFonts w:eastAsia="Times New Roman" w:cs="Arial"/>
          <w:color w:val="000000"/>
          <w:lang w:eastAsia="en-IN"/>
        </w:rPr>
        <w:t xml:space="preserve"> testing for the clients of EDUTEST. The clients of EDUTEST are currently engaging EDUTEST to conduct paper and </w:t>
      </w:r>
      <w:r w:rsidR="00B949FE" w:rsidRPr="005E3007">
        <w:rPr>
          <w:rFonts w:eastAsia="Times New Roman" w:cs="Arial"/>
          <w:color w:val="000000"/>
          <w:lang w:eastAsia="en-IN"/>
        </w:rPr>
        <w:t>pencil-based</w:t>
      </w:r>
      <w:r w:rsidRPr="005E3007">
        <w:rPr>
          <w:rFonts w:eastAsia="Times New Roman" w:cs="Arial"/>
          <w:color w:val="000000"/>
          <w:lang w:eastAsia="en-IN"/>
        </w:rPr>
        <w:t xml:space="preserve"> tests for selecting candidates for admission to their institutes, recruitment of staff to companies and government, and for assessment of skill and proficiency levels. Over the next few months a majority of EDUTEST clients have expressed the desire to migrate to a </w:t>
      </w:r>
      <w:r w:rsidR="00B949FE" w:rsidRPr="005E3007">
        <w:rPr>
          <w:rFonts w:eastAsia="Times New Roman" w:cs="Arial"/>
          <w:color w:val="000000"/>
          <w:lang w:eastAsia="en-IN"/>
        </w:rPr>
        <w:t>computer-based</w:t>
      </w:r>
      <w:r w:rsidRPr="005E3007">
        <w:rPr>
          <w:rFonts w:eastAsia="Times New Roman" w:cs="Arial"/>
          <w:color w:val="000000"/>
          <w:lang w:eastAsia="en-IN"/>
        </w:rPr>
        <w:t xml:space="preserve"> testing setup. The advantages of having a </w:t>
      </w:r>
      <w:r w:rsidR="00B949FE" w:rsidRPr="005E3007">
        <w:rPr>
          <w:rFonts w:eastAsia="Times New Roman" w:cs="Arial"/>
          <w:color w:val="000000"/>
          <w:lang w:eastAsia="en-IN"/>
        </w:rPr>
        <w:t>computer-based</w:t>
      </w:r>
      <w:r w:rsidRPr="005E3007">
        <w:rPr>
          <w:rFonts w:eastAsia="Times New Roman" w:cs="Arial"/>
          <w:color w:val="000000"/>
          <w:lang w:eastAsia="en-IN"/>
        </w:rPr>
        <w:t xml:space="preserve"> testing are: </w:t>
      </w:r>
    </w:p>
    <w:p w14:paraId="057B7834" w14:textId="77777777" w:rsidR="005E3007" w:rsidRPr="005E3007" w:rsidRDefault="005E3007" w:rsidP="002211A4">
      <w:pPr>
        <w:numPr>
          <w:ilvl w:val="0"/>
          <w:numId w:val="33"/>
        </w:numPr>
        <w:spacing w:after="0" w:line="240" w:lineRule="auto"/>
        <w:textAlignment w:val="baseline"/>
        <w:rPr>
          <w:rFonts w:eastAsia="Times New Roman" w:cs="Arial"/>
          <w:color w:val="000000"/>
          <w:lang w:eastAsia="en-IN"/>
        </w:rPr>
      </w:pPr>
      <w:r w:rsidRPr="005E3007">
        <w:rPr>
          <w:rFonts w:eastAsia="Times New Roman" w:cs="Arial"/>
          <w:color w:val="000000"/>
          <w:lang w:eastAsia="en-IN"/>
        </w:rPr>
        <w:t>Flexibility: Organizations conducting the tests have the flexibility of varying the length of the test, the type and format of questions without affecting the logistics of conducting the test.</w:t>
      </w:r>
    </w:p>
    <w:p w14:paraId="6CBF2281" w14:textId="41F62252" w:rsidR="005E3007" w:rsidRPr="005E3007" w:rsidRDefault="005E3007" w:rsidP="002211A4">
      <w:pPr>
        <w:numPr>
          <w:ilvl w:val="0"/>
          <w:numId w:val="33"/>
        </w:numPr>
        <w:spacing w:after="0" w:line="240" w:lineRule="auto"/>
        <w:textAlignment w:val="baseline"/>
        <w:rPr>
          <w:rFonts w:eastAsia="Times New Roman" w:cs="Arial"/>
          <w:color w:val="000000"/>
          <w:lang w:eastAsia="en-IN"/>
        </w:rPr>
      </w:pPr>
      <w:r w:rsidRPr="005E3007">
        <w:rPr>
          <w:rFonts w:eastAsia="Times New Roman" w:cs="Arial"/>
          <w:color w:val="000000"/>
          <w:lang w:eastAsia="en-IN"/>
        </w:rPr>
        <w:t xml:space="preserve">Quality: Organizations conducting </w:t>
      </w:r>
      <w:r w:rsidR="00B949FE" w:rsidRPr="005E3007">
        <w:rPr>
          <w:rFonts w:eastAsia="Times New Roman" w:cs="Arial"/>
          <w:color w:val="000000"/>
          <w:lang w:eastAsia="en-IN"/>
        </w:rPr>
        <w:t>computer-based</w:t>
      </w:r>
      <w:r w:rsidRPr="005E3007">
        <w:rPr>
          <w:rFonts w:eastAsia="Times New Roman" w:cs="Arial"/>
          <w:color w:val="000000"/>
          <w:lang w:eastAsia="en-IN"/>
        </w:rPr>
        <w:t xml:space="preserve"> tests can get a better control over the quality of testing. For example, they can create multiple sets of papers to deter candidates from indulging in cheating/copying from each other. </w:t>
      </w:r>
    </w:p>
    <w:p w14:paraId="7B9B90DE" w14:textId="77777777" w:rsidR="005E3007" w:rsidRPr="005E3007" w:rsidRDefault="005E3007" w:rsidP="002211A4">
      <w:pPr>
        <w:numPr>
          <w:ilvl w:val="0"/>
          <w:numId w:val="33"/>
        </w:numPr>
        <w:spacing w:after="0" w:line="240" w:lineRule="auto"/>
        <w:textAlignment w:val="baseline"/>
        <w:rPr>
          <w:rFonts w:eastAsia="Times New Roman" w:cs="Arial"/>
          <w:color w:val="000000"/>
          <w:lang w:eastAsia="en-IN"/>
        </w:rPr>
      </w:pPr>
      <w:r w:rsidRPr="005E3007">
        <w:rPr>
          <w:rFonts w:eastAsia="Times New Roman" w:cs="Arial"/>
          <w:color w:val="000000"/>
          <w:lang w:eastAsia="en-IN"/>
        </w:rPr>
        <w:t>Security: Computer based testing enhances the security of question papers as there are no physical papers to be stored and handled through the pre and post-test scenarios.  </w:t>
      </w:r>
    </w:p>
    <w:p w14:paraId="1A1184F8" w14:textId="77777777" w:rsidR="005E3007" w:rsidRPr="005E3007" w:rsidRDefault="005E3007" w:rsidP="002211A4">
      <w:pPr>
        <w:numPr>
          <w:ilvl w:val="0"/>
          <w:numId w:val="33"/>
        </w:numPr>
        <w:spacing w:line="240" w:lineRule="auto"/>
        <w:textAlignment w:val="baseline"/>
        <w:rPr>
          <w:rFonts w:eastAsia="Times New Roman" w:cs="Arial"/>
          <w:color w:val="000000"/>
          <w:lang w:eastAsia="en-IN"/>
        </w:rPr>
      </w:pPr>
      <w:r w:rsidRPr="005E3007">
        <w:rPr>
          <w:rFonts w:eastAsia="Times New Roman" w:cs="Arial"/>
          <w:color w:val="000000"/>
          <w:lang w:eastAsia="en-IN"/>
        </w:rPr>
        <w:t>Speed: Computer based testing enhances the speed at which the tests can be conducted and the results announced, thereby accelerating the testing cycle. </w:t>
      </w:r>
    </w:p>
    <w:p w14:paraId="6C1C04D2" w14:textId="4694D507" w:rsidR="00C029F7" w:rsidRPr="00A722CA" w:rsidRDefault="005E3007" w:rsidP="008D2AED">
      <w:pPr>
        <w:spacing w:line="240" w:lineRule="auto"/>
        <w:rPr>
          <w:rFonts w:cs="Arial"/>
        </w:rPr>
      </w:pPr>
      <w:r w:rsidRPr="005E3007">
        <w:rPr>
          <w:rFonts w:eastAsia="Times New Roman" w:cs="Arial"/>
          <w:color w:val="000000"/>
          <w:lang w:eastAsia="en-IN"/>
        </w:rPr>
        <w:t xml:space="preserve">EDUTEST has undertaken this project to prepare itself to meet the needs of their clients in future. In addition to preparing it for the future, a </w:t>
      </w:r>
      <w:r w:rsidR="00B949FE" w:rsidRPr="005E3007">
        <w:rPr>
          <w:rFonts w:eastAsia="Times New Roman" w:cs="Arial"/>
          <w:color w:val="000000"/>
          <w:lang w:eastAsia="en-IN"/>
        </w:rPr>
        <w:t>computer-based</w:t>
      </w:r>
      <w:r w:rsidRPr="005E3007">
        <w:rPr>
          <w:rFonts w:eastAsia="Times New Roman" w:cs="Arial"/>
          <w:color w:val="000000"/>
          <w:lang w:eastAsia="en-IN"/>
        </w:rPr>
        <w:t xml:space="preserve"> testing system can also enable EDUTEST to seek and expand its business to new markets and customers.</w:t>
      </w:r>
    </w:p>
    <w:p w14:paraId="09F1EF31" w14:textId="77777777" w:rsidR="00C029F7" w:rsidRPr="00A722CA" w:rsidRDefault="00C029F7">
      <w:pPr>
        <w:rPr>
          <w:rFonts w:cs="Arial"/>
        </w:rPr>
      </w:pPr>
    </w:p>
    <w:p w14:paraId="2171EADE" w14:textId="77777777" w:rsidR="00C029F7" w:rsidRPr="00A722CA" w:rsidRDefault="00C029F7">
      <w:pPr>
        <w:rPr>
          <w:rFonts w:eastAsiaTheme="majorEastAsia" w:cs="Arial"/>
          <w:color w:val="2E74B5" w:themeColor="accent1" w:themeShade="BF"/>
          <w:sz w:val="32"/>
          <w:szCs w:val="32"/>
        </w:rPr>
      </w:pPr>
      <w:r w:rsidRPr="00A722CA">
        <w:rPr>
          <w:rFonts w:cs="Arial"/>
        </w:rPr>
        <w:br w:type="page"/>
      </w:r>
    </w:p>
    <w:p w14:paraId="2A4C05BD" w14:textId="77777777" w:rsidR="004B48B5" w:rsidRPr="00A722CA" w:rsidRDefault="004B48B5" w:rsidP="004B48B5">
      <w:pPr>
        <w:pStyle w:val="Heading1"/>
        <w:rPr>
          <w:rFonts w:cs="Arial"/>
        </w:rPr>
      </w:pPr>
      <w:bookmarkStart w:id="8" w:name="_Toc19801066"/>
      <w:bookmarkStart w:id="9" w:name="_Toc20317924"/>
      <w:r w:rsidRPr="00A722CA">
        <w:rPr>
          <w:rFonts w:cs="Arial"/>
        </w:rPr>
        <w:lastRenderedPageBreak/>
        <w:t>Business Drivers</w:t>
      </w:r>
      <w:bookmarkEnd w:id="8"/>
      <w:bookmarkEnd w:id="9"/>
    </w:p>
    <w:p w14:paraId="355F30DC" w14:textId="34432375" w:rsidR="00337A43" w:rsidRPr="00A722CA" w:rsidRDefault="00337A43" w:rsidP="00337A43">
      <w:pPr>
        <w:pStyle w:val="NormalWeb"/>
        <w:spacing w:before="0" w:beforeAutospacing="0" w:after="160" w:afterAutospacing="0"/>
        <w:rPr>
          <w:rFonts w:ascii="Arial" w:hAnsi="Arial" w:cs="Arial"/>
        </w:rPr>
      </w:pPr>
      <w:r w:rsidRPr="00A722CA">
        <w:rPr>
          <w:rFonts w:ascii="Arial" w:hAnsi="Arial" w:cs="Arial"/>
          <w:color w:val="000000"/>
          <w:sz w:val="22"/>
          <w:szCs w:val="22"/>
        </w:rPr>
        <w:t xml:space="preserve">The key business driver that is moving EDUTEST to invest on creating a Computer Based Testing solution for </w:t>
      </w:r>
      <w:r w:rsidR="001E2623" w:rsidRPr="00A722CA">
        <w:rPr>
          <w:rFonts w:ascii="Arial" w:hAnsi="Arial" w:cs="Arial"/>
          <w:color w:val="000000"/>
          <w:sz w:val="22"/>
          <w:szCs w:val="22"/>
        </w:rPr>
        <w:t>its</w:t>
      </w:r>
      <w:r w:rsidRPr="00A722CA">
        <w:rPr>
          <w:rFonts w:ascii="Arial" w:hAnsi="Arial" w:cs="Arial"/>
          <w:color w:val="000000"/>
          <w:sz w:val="22"/>
          <w:szCs w:val="22"/>
        </w:rPr>
        <w:t xml:space="preserve"> clients is to improve the efficiency of the testing process. An extension to this business driver would be the quest for additional business to enable EDUTEST to target a wide range of companies and assessments.</w:t>
      </w:r>
    </w:p>
    <w:p w14:paraId="1FE22EE2" w14:textId="77777777" w:rsidR="00337A43" w:rsidRPr="00A722CA" w:rsidRDefault="00337A43" w:rsidP="002211A4">
      <w:pPr>
        <w:pStyle w:val="Heading2"/>
        <w:ind w:left="578" w:hanging="578"/>
        <w:rPr>
          <w:rFonts w:cs="Arial"/>
        </w:rPr>
      </w:pPr>
      <w:bookmarkStart w:id="10" w:name="_Toc19801067"/>
      <w:bookmarkStart w:id="11" w:name="_Toc20317925"/>
      <w:r w:rsidRPr="00A722CA">
        <w:rPr>
          <w:rFonts w:cs="Arial"/>
        </w:rPr>
        <w:t>Improving the Efficiency of Testing Process</w:t>
      </w:r>
      <w:bookmarkEnd w:id="10"/>
      <w:bookmarkEnd w:id="11"/>
    </w:p>
    <w:p w14:paraId="432D481A" w14:textId="10BF9741" w:rsidR="00337A43" w:rsidRPr="00A722CA" w:rsidRDefault="00337A43" w:rsidP="00337A43">
      <w:pPr>
        <w:pStyle w:val="NormalWeb"/>
        <w:spacing w:before="0" w:beforeAutospacing="0" w:after="160" w:afterAutospacing="0"/>
        <w:rPr>
          <w:rFonts w:ascii="Arial" w:hAnsi="Arial" w:cs="Arial"/>
        </w:rPr>
      </w:pPr>
      <w:r w:rsidRPr="00A722CA">
        <w:rPr>
          <w:rFonts w:ascii="Arial" w:hAnsi="Arial" w:cs="Arial"/>
          <w:color w:val="000000"/>
          <w:sz w:val="22"/>
          <w:szCs w:val="22"/>
        </w:rPr>
        <w:t>The conduct of a Computer Based Test is more efficient than that of a paper and pencil</w:t>
      </w:r>
      <w:r w:rsidR="000B2AD6" w:rsidRPr="00A722CA">
        <w:rPr>
          <w:rFonts w:ascii="Arial" w:hAnsi="Arial" w:cs="Arial"/>
          <w:color w:val="000000"/>
          <w:sz w:val="22"/>
          <w:szCs w:val="22"/>
        </w:rPr>
        <w:t>-</w:t>
      </w:r>
      <w:r w:rsidRPr="00A722CA">
        <w:rPr>
          <w:rFonts w:ascii="Arial" w:hAnsi="Arial" w:cs="Arial"/>
          <w:color w:val="000000"/>
          <w:sz w:val="22"/>
          <w:szCs w:val="22"/>
        </w:rPr>
        <w:t>based test. This is because a computer</w:t>
      </w:r>
      <w:r w:rsidR="00C00321" w:rsidRPr="00A722CA">
        <w:rPr>
          <w:rFonts w:ascii="Arial" w:hAnsi="Arial" w:cs="Arial"/>
          <w:color w:val="000000"/>
          <w:sz w:val="22"/>
          <w:szCs w:val="22"/>
        </w:rPr>
        <w:t>-</w:t>
      </w:r>
      <w:r w:rsidRPr="00A722CA">
        <w:rPr>
          <w:rFonts w:ascii="Arial" w:hAnsi="Arial" w:cs="Arial"/>
          <w:color w:val="000000"/>
          <w:sz w:val="22"/>
          <w:szCs w:val="22"/>
        </w:rPr>
        <w:t>based test enables the testing organization:</w:t>
      </w:r>
    </w:p>
    <w:p w14:paraId="3B33E988" w14:textId="26D8B0AF" w:rsidR="00337A43" w:rsidRPr="00A722CA" w:rsidRDefault="00337A43" w:rsidP="002211A4">
      <w:pPr>
        <w:pStyle w:val="NormalWeb"/>
        <w:numPr>
          <w:ilvl w:val="0"/>
          <w:numId w:val="34"/>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 xml:space="preserve">To keep a tight control on the test preparation and administration process. There are no physical papers to be handled in pre and </w:t>
      </w:r>
      <w:r w:rsidR="00F31AC4" w:rsidRPr="00A722CA">
        <w:rPr>
          <w:rFonts w:ascii="Arial" w:hAnsi="Arial" w:cs="Arial"/>
          <w:color w:val="000000"/>
          <w:sz w:val="22"/>
          <w:szCs w:val="22"/>
        </w:rPr>
        <w:t>post-test</w:t>
      </w:r>
      <w:r w:rsidR="00F31AC4">
        <w:rPr>
          <w:rFonts w:ascii="Arial" w:hAnsi="Arial" w:cs="Arial"/>
          <w:color w:val="000000"/>
          <w:sz w:val="22"/>
          <w:szCs w:val="22"/>
        </w:rPr>
        <w:t xml:space="preserve"> processes and the entire process happens</w:t>
      </w:r>
      <w:r w:rsidRPr="00A722CA">
        <w:rPr>
          <w:rFonts w:ascii="Arial" w:hAnsi="Arial" w:cs="Arial"/>
          <w:color w:val="000000"/>
          <w:sz w:val="22"/>
          <w:szCs w:val="22"/>
        </w:rPr>
        <w:t xml:space="preserve"> under a secure environment. The test papers and the candidate responses will be in a secure digital format in the safe custody of EDUTEST.</w:t>
      </w:r>
    </w:p>
    <w:p w14:paraId="5192E950" w14:textId="0EB418E6" w:rsidR="00337A43" w:rsidRPr="00A722CA" w:rsidRDefault="00337A43" w:rsidP="002211A4">
      <w:pPr>
        <w:pStyle w:val="NormalWeb"/>
        <w:numPr>
          <w:ilvl w:val="0"/>
          <w:numId w:val="34"/>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 xml:space="preserve">The logistics cost of transporting the physical papers to the </w:t>
      </w:r>
      <w:r w:rsidR="006F4F5E">
        <w:rPr>
          <w:rFonts w:ascii="Arial" w:hAnsi="Arial" w:cs="Arial"/>
          <w:color w:val="000000"/>
          <w:sz w:val="22"/>
          <w:szCs w:val="22"/>
        </w:rPr>
        <w:t xml:space="preserve">Test </w:t>
      </w:r>
      <w:proofErr w:type="spellStart"/>
      <w:r w:rsidR="006F4F5E">
        <w:rPr>
          <w:rFonts w:ascii="Arial" w:hAnsi="Arial" w:cs="Arial"/>
          <w:color w:val="000000"/>
          <w:sz w:val="22"/>
          <w:szCs w:val="22"/>
        </w:rPr>
        <w:t>Center</w:t>
      </w:r>
      <w:r w:rsidRPr="00A722CA">
        <w:rPr>
          <w:rFonts w:ascii="Arial" w:hAnsi="Arial" w:cs="Arial"/>
          <w:color w:val="000000"/>
          <w:sz w:val="22"/>
          <w:szCs w:val="22"/>
        </w:rPr>
        <w:t>s</w:t>
      </w:r>
      <w:proofErr w:type="spellEnd"/>
      <w:r w:rsidRPr="00A722CA">
        <w:rPr>
          <w:rFonts w:ascii="Arial" w:hAnsi="Arial" w:cs="Arial"/>
          <w:color w:val="000000"/>
          <w:sz w:val="22"/>
          <w:szCs w:val="22"/>
        </w:rPr>
        <w:t xml:space="preserve"> and back for evaluation is eliminated.</w:t>
      </w:r>
    </w:p>
    <w:p w14:paraId="0C0D72EA" w14:textId="2E2BD76B" w:rsidR="00337A43" w:rsidRPr="00A722CA" w:rsidRDefault="00337A43" w:rsidP="002211A4">
      <w:pPr>
        <w:pStyle w:val="NormalWeb"/>
        <w:numPr>
          <w:ilvl w:val="0"/>
          <w:numId w:val="34"/>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 xml:space="preserve">The risk of physical papers being leaked from safe custody while being transported to the </w:t>
      </w:r>
      <w:r w:rsidR="006F4F5E">
        <w:rPr>
          <w:rFonts w:ascii="Arial" w:hAnsi="Arial" w:cs="Arial"/>
          <w:color w:val="000000"/>
          <w:sz w:val="22"/>
          <w:szCs w:val="22"/>
        </w:rPr>
        <w:t xml:space="preserve">Test </w:t>
      </w:r>
      <w:proofErr w:type="spellStart"/>
      <w:r w:rsidR="006F4F5E">
        <w:rPr>
          <w:rFonts w:ascii="Arial" w:hAnsi="Arial" w:cs="Arial"/>
          <w:color w:val="000000"/>
          <w:sz w:val="22"/>
          <w:szCs w:val="22"/>
        </w:rPr>
        <w:t>Center</w:t>
      </w:r>
      <w:r w:rsidRPr="00A722CA">
        <w:rPr>
          <w:rFonts w:ascii="Arial" w:hAnsi="Arial" w:cs="Arial"/>
          <w:color w:val="000000"/>
          <w:sz w:val="22"/>
          <w:szCs w:val="22"/>
        </w:rPr>
        <w:t>s</w:t>
      </w:r>
      <w:proofErr w:type="spellEnd"/>
      <w:r w:rsidRPr="00A722CA">
        <w:rPr>
          <w:rFonts w:ascii="Arial" w:hAnsi="Arial" w:cs="Arial"/>
          <w:color w:val="000000"/>
          <w:sz w:val="22"/>
          <w:szCs w:val="22"/>
        </w:rPr>
        <w:t xml:space="preserve"> and back from there is eliminated. </w:t>
      </w:r>
    </w:p>
    <w:p w14:paraId="7AFE2E1B" w14:textId="68A1D8F8" w:rsidR="00337A43" w:rsidRPr="00A722CA" w:rsidRDefault="00337A43" w:rsidP="002211A4">
      <w:pPr>
        <w:pStyle w:val="NormalWeb"/>
        <w:numPr>
          <w:ilvl w:val="0"/>
          <w:numId w:val="34"/>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 xml:space="preserve">The test results can be compiled, tabulated and announced at a faster pace than that when a paper and pencil </w:t>
      </w:r>
      <w:r w:rsidR="00C7052B">
        <w:rPr>
          <w:rFonts w:ascii="Arial" w:hAnsi="Arial" w:cs="Arial"/>
          <w:color w:val="000000"/>
          <w:sz w:val="22"/>
          <w:szCs w:val="22"/>
        </w:rPr>
        <w:t xml:space="preserve">test </w:t>
      </w:r>
      <w:r w:rsidRPr="00A722CA">
        <w:rPr>
          <w:rFonts w:ascii="Arial" w:hAnsi="Arial" w:cs="Arial"/>
          <w:color w:val="000000"/>
          <w:sz w:val="22"/>
          <w:szCs w:val="22"/>
        </w:rPr>
        <w:t>is conducted.</w:t>
      </w:r>
    </w:p>
    <w:p w14:paraId="043BBD5F" w14:textId="77777777" w:rsidR="00337A43" w:rsidRPr="00A722CA" w:rsidRDefault="00337A43" w:rsidP="002211A4">
      <w:pPr>
        <w:pStyle w:val="Heading2"/>
        <w:ind w:left="578" w:hanging="578"/>
        <w:rPr>
          <w:rFonts w:cs="Arial"/>
        </w:rPr>
      </w:pPr>
      <w:bookmarkStart w:id="12" w:name="_Toc19801068"/>
      <w:bookmarkStart w:id="13" w:name="_Toc20317926"/>
      <w:r w:rsidRPr="00A722CA">
        <w:rPr>
          <w:rFonts w:cs="Arial"/>
        </w:rPr>
        <w:t>To enable EDUTEST to get additional business</w:t>
      </w:r>
      <w:bookmarkEnd w:id="12"/>
      <w:bookmarkEnd w:id="13"/>
      <w:r w:rsidRPr="00A722CA">
        <w:rPr>
          <w:rFonts w:cs="Arial"/>
        </w:rPr>
        <w:t> </w:t>
      </w:r>
    </w:p>
    <w:p w14:paraId="02DC86DC" w14:textId="77777777" w:rsidR="00337A43" w:rsidRPr="00A722CA" w:rsidRDefault="00337A43" w:rsidP="00337A43">
      <w:pPr>
        <w:pStyle w:val="NormalWeb"/>
        <w:spacing w:before="0" w:beforeAutospacing="0" w:after="160" w:afterAutospacing="0"/>
        <w:rPr>
          <w:rFonts w:ascii="Arial" w:hAnsi="Arial" w:cs="Arial"/>
        </w:rPr>
      </w:pPr>
      <w:r w:rsidRPr="00A722CA">
        <w:rPr>
          <w:rFonts w:ascii="Arial" w:hAnsi="Arial" w:cs="Arial"/>
          <w:color w:val="000000"/>
          <w:sz w:val="22"/>
          <w:szCs w:val="22"/>
        </w:rPr>
        <w:t>Conducting Computer Based Tests will open up many opportunities with a new set of clients to EDUTEST. Certain types of tests like proficiency in software like MS-Office, can only be conducted through computers. </w:t>
      </w:r>
    </w:p>
    <w:p w14:paraId="6A4D25F3" w14:textId="06CA5B55" w:rsidR="00362E36" w:rsidRPr="00A722CA" w:rsidRDefault="00337A43" w:rsidP="00E601BA">
      <w:pPr>
        <w:pStyle w:val="NormalWeb"/>
        <w:spacing w:before="0" w:beforeAutospacing="0" w:after="160" w:afterAutospacing="0"/>
        <w:rPr>
          <w:rFonts w:ascii="Arial" w:hAnsi="Arial" w:cs="Arial"/>
        </w:rPr>
      </w:pPr>
      <w:r w:rsidRPr="00A722CA">
        <w:rPr>
          <w:rFonts w:ascii="Arial" w:hAnsi="Arial" w:cs="Arial"/>
          <w:color w:val="000000"/>
          <w:sz w:val="22"/>
          <w:szCs w:val="22"/>
        </w:rPr>
        <w:t xml:space="preserve">Many of the existing </w:t>
      </w:r>
      <w:r w:rsidR="00DB5EC0" w:rsidRPr="00A722CA">
        <w:rPr>
          <w:rFonts w:ascii="Arial" w:hAnsi="Arial" w:cs="Arial"/>
          <w:color w:val="000000"/>
          <w:sz w:val="22"/>
          <w:szCs w:val="22"/>
        </w:rPr>
        <w:t>paper-based</w:t>
      </w:r>
      <w:r w:rsidRPr="00A722CA">
        <w:rPr>
          <w:rFonts w:ascii="Arial" w:hAnsi="Arial" w:cs="Arial"/>
          <w:color w:val="000000"/>
          <w:sz w:val="22"/>
          <w:szCs w:val="22"/>
        </w:rPr>
        <w:t xml:space="preserve"> testing formats are moving to </w:t>
      </w:r>
      <w:r w:rsidR="00DB5EC0" w:rsidRPr="00A722CA">
        <w:rPr>
          <w:rFonts w:ascii="Arial" w:hAnsi="Arial" w:cs="Arial"/>
          <w:color w:val="000000"/>
          <w:sz w:val="22"/>
          <w:szCs w:val="22"/>
        </w:rPr>
        <w:t>computer-based</w:t>
      </w:r>
      <w:r w:rsidRPr="00A722CA">
        <w:rPr>
          <w:rFonts w:ascii="Arial" w:hAnsi="Arial" w:cs="Arial"/>
          <w:color w:val="000000"/>
          <w:sz w:val="22"/>
          <w:szCs w:val="22"/>
        </w:rPr>
        <w:t xml:space="preserve"> testing. By introducing a Computer Based Testing Software, EDUTEST would be able to position itself to retain its existing clientele when </w:t>
      </w:r>
      <w:r w:rsidR="001E2623" w:rsidRPr="00A722CA">
        <w:rPr>
          <w:rFonts w:ascii="Arial" w:hAnsi="Arial" w:cs="Arial"/>
          <w:color w:val="000000"/>
          <w:sz w:val="22"/>
          <w:szCs w:val="22"/>
        </w:rPr>
        <w:t>the</w:t>
      </w:r>
      <w:r w:rsidR="001E2623">
        <w:rPr>
          <w:rFonts w:ascii="Arial" w:hAnsi="Arial" w:cs="Arial"/>
          <w:color w:val="000000"/>
          <w:sz w:val="22"/>
          <w:szCs w:val="22"/>
        </w:rPr>
        <w:t>se clients</w:t>
      </w:r>
      <w:r w:rsidR="001E2623" w:rsidRPr="00A722CA">
        <w:rPr>
          <w:rFonts w:ascii="Arial" w:hAnsi="Arial" w:cs="Arial"/>
          <w:color w:val="000000"/>
          <w:sz w:val="22"/>
          <w:szCs w:val="22"/>
        </w:rPr>
        <w:t xml:space="preserve"> </w:t>
      </w:r>
      <w:r w:rsidRPr="00A722CA">
        <w:rPr>
          <w:rFonts w:ascii="Arial" w:hAnsi="Arial" w:cs="Arial"/>
          <w:color w:val="000000"/>
          <w:sz w:val="22"/>
          <w:szCs w:val="22"/>
        </w:rPr>
        <w:t xml:space="preserve">decide to move to </w:t>
      </w:r>
      <w:r w:rsidR="00DB5EC0" w:rsidRPr="00A722CA">
        <w:rPr>
          <w:rFonts w:ascii="Arial" w:hAnsi="Arial" w:cs="Arial"/>
          <w:color w:val="000000"/>
          <w:sz w:val="22"/>
          <w:szCs w:val="22"/>
        </w:rPr>
        <w:t>computer-based</w:t>
      </w:r>
      <w:r w:rsidRPr="00A722CA">
        <w:rPr>
          <w:rFonts w:ascii="Arial" w:hAnsi="Arial" w:cs="Arial"/>
          <w:color w:val="000000"/>
          <w:sz w:val="22"/>
          <w:szCs w:val="22"/>
        </w:rPr>
        <w:t xml:space="preserve"> testing. This will also enable </w:t>
      </w:r>
      <w:r w:rsidR="001E2623">
        <w:rPr>
          <w:rFonts w:ascii="Arial" w:hAnsi="Arial" w:cs="Arial"/>
          <w:color w:val="000000"/>
          <w:sz w:val="22"/>
          <w:szCs w:val="22"/>
        </w:rPr>
        <w:t>EDUTEST</w:t>
      </w:r>
      <w:r w:rsidR="001E2623" w:rsidRPr="00A722CA">
        <w:rPr>
          <w:rFonts w:ascii="Arial" w:hAnsi="Arial" w:cs="Arial"/>
          <w:color w:val="000000"/>
          <w:sz w:val="22"/>
          <w:szCs w:val="22"/>
        </w:rPr>
        <w:t xml:space="preserve"> </w:t>
      </w:r>
      <w:r w:rsidRPr="00A722CA">
        <w:rPr>
          <w:rFonts w:ascii="Arial" w:hAnsi="Arial" w:cs="Arial"/>
          <w:color w:val="000000"/>
          <w:sz w:val="22"/>
          <w:szCs w:val="22"/>
        </w:rPr>
        <w:t>to get additional clients who may move because of the inability of their existing service provider to provide</w:t>
      </w:r>
      <w:r w:rsidR="00586153">
        <w:rPr>
          <w:rFonts w:ascii="Arial" w:hAnsi="Arial" w:cs="Arial"/>
          <w:color w:val="000000"/>
          <w:sz w:val="22"/>
          <w:szCs w:val="22"/>
        </w:rPr>
        <w:t xml:space="preserve"> a reliable</w:t>
      </w:r>
      <w:r w:rsidRPr="00A722CA">
        <w:rPr>
          <w:rFonts w:ascii="Arial" w:hAnsi="Arial" w:cs="Arial"/>
          <w:color w:val="000000"/>
          <w:sz w:val="22"/>
          <w:szCs w:val="22"/>
        </w:rPr>
        <w:t xml:space="preserve"> </w:t>
      </w:r>
      <w:r w:rsidR="00DB5EC0" w:rsidRPr="00A722CA">
        <w:rPr>
          <w:rFonts w:ascii="Arial" w:hAnsi="Arial" w:cs="Arial"/>
          <w:color w:val="000000"/>
          <w:sz w:val="22"/>
          <w:szCs w:val="22"/>
        </w:rPr>
        <w:t>computer-based</w:t>
      </w:r>
      <w:r w:rsidRPr="00A722CA">
        <w:rPr>
          <w:rFonts w:ascii="Arial" w:hAnsi="Arial" w:cs="Arial"/>
          <w:color w:val="000000"/>
          <w:sz w:val="22"/>
          <w:szCs w:val="22"/>
        </w:rPr>
        <w:t xml:space="preserve"> testing service.</w:t>
      </w:r>
    </w:p>
    <w:p w14:paraId="3C228177" w14:textId="77777777" w:rsidR="004B48B5" w:rsidRPr="00A722CA" w:rsidRDefault="004B48B5" w:rsidP="004B48B5">
      <w:pPr>
        <w:pStyle w:val="Heading1"/>
        <w:rPr>
          <w:rFonts w:cs="Arial"/>
        </w:rPr>
      </w:pPr>
      <w:bookmarkStart w:id="14" w:name="_Toc19801069"/>
      <w:bookmarkStart w:id="15" w:name="_Toc20317927"/>
      <w:r w:rsidRPr="00A722CA">
        <w:rPr>
          <w:rFonts w:cs="Arial"/>
        </w:rPr>
        <w:t>Current Process</w:t>
      </w:r>
      <w:bookmarkEnd w:id="14"/>
      <w:bookmarkEnd w:id="15"/>
    </w:p>
    <w:p w14:paraId="6A98EAA7" w14:textId="262F5A87" w:rsidR="00FA7AAF" w:rsidRPr="00A722CA" w:rsidRDefault="00E601BA" w:rsidP="00FA7AAF">
      <w:pPr>
        <w:pStyle w:val="Template"/>
        <w:rPr>
          <w:rFonts w:cs="Arial"/>
          <w:i w:val="0"/>
          <w:iCs/>
        </w:rPr>
      </w:pPr>
      <w:r w:rsidRPr="00A722CA">
        <w:rPr>
          <w:rFonts w:cs="Arial"/>
          <w:i w:val="0"/>
          <w:iCs/>
          <w:color w:val="000000"/>
        </w:rPr>
        <w:t xml:space="preserve">The current process of EDUTEST involves running paper and pencil tests. This process of conducting a </w:t>
      </w:r>
      <w:r w:rsidR="00333993" w:rsidRPr="00A722CA">
        <w:rPr>
          <w:rFonts w:cs="Arial"/>
          <w:i w:val="0"/>
          <w:iCs/>
          <w:color w:val="000000"/>
        </w:rPr>
        <w:t>computer-based</w:t>
      </w:r>
      <w:r w:rsidRPr="00A722CA">
        <w:rPr>
          <w:rFonts w:cs="Arial"/>
          <w:i w:val="0"/>
          <w:iCs/>
          <w:color w:val="000000"/>
        </w:rPr>
        <w:t xml:space="preserve"> test would be very different from the process of running a paper and pencil test. Therefore, the description of the current process is beyond the scope of this document.</w:t>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Pr="00A722CA">
        <w:rPr>
          <w:rFonts w:cs="Arial"/>
          <w:i w:val="0"/>
          <w:iCs/>
        </w:rPr>
        <w:tab/>
      </w:r>
      <w:r w:rsidR="00FA7AAF" w:rsidRPr="00A722CA">
        <w:rPr>
          <w:rFonts w:cs="Arial"/>
          <w:i w:val="0"/>
          <w:iCs/>
        </w:rPr>
        <w:t xml:space="preserve"> </w:t>
      </w:r>
    </w:p>
    <w:p w14:paraId="076EFFE2" w14:textId="77777777" w:rsidR="004B48B5" w:rsidRPr="00A722CA" w:rsidRDefault="004B48B5">
      <w:pPr>
        <w:rPr>
          <w:rFonts w:cs="Arial"/>
        </w:rPr>
      </w:pPr>
    </w:p>
    <w:p w14:paraId="485B3434" w14:textId="77777777" w:rsidR="004B48B5" w:rsidRPr="00A722CA" w:rsidRDefault="004B48B5">
      <w:pPr>
        <w:rPr>
          <w:rFonts w:cs="Arial"/>
        </w:rPr>
      </w:pPr>
    </w:p>
    <w:p w14:paraId="6DEE8415" w14:textId="77777777" w:rsidR="004B48B5" w:rsidRPr="00A722CA" w:rsidRDefault="004B48B5">
      <w:pPr>
        <w:rPr>
          <w:rFonts w:cs="Arial"/>
        </w:rPr>
      </w:pPr>
    </w:p>
    <w:p w14:paraId="004D92C3" w14:textId="77777777" w:rsidR="004B48B5" w:rsidRDefault="004B48B5" w:rsidP="004B48B5">
      <w:pPr>
        <w:pStyle w:val="Heading1"/>
        <w:rPr>
          <w:rFonts w:cs="Arial"/>
        </w:rPr>
      </w:pPr>
      <w:bookmarkStart w:id="16" w:name="_Toc19801070"/>
      <w:bookmarkStart w:id="17" w:name="_Toc20317928"/>
      <w:r w:rsidRPr="00A722CA">
        <w:rPr>
          <w:rFonts w:cs="Arial"/>
        </w:rPr>
        <w:lastRenderedPageBreak/>
        <w:t>Proposed Process</w:t>
      </w:r>
      <w:bookmarkEnd w:id="16"/>
      <w:bookmarkEnd w:id="17"/>
    </w:p>
    <w:p w14:paraId="2473C715" w14:textId="1DEBCDEE" w:rsidR="00214112" w:rsidRPr="00A722CA" w:rsidRDefault="00CE67A3" w:rsidP="00214112">
      <w:pPr>
        <w:spacing w:after="240"/>
        <w:rPr>
          <w:rFonts w:cs="Arial"/>
          <w:sz w:val="24"/>
          <w:szCs w:val="24"/>
        </w:rPr>
      </w:pPr>
      <w:r>
        <w:rPr>
          <w:rFonts w:cs="Arial"/>
          <w:sz w:val="24"/>
          <w:szCs w:val="24"/>
        </w:rPr>
        <w:t xml:space="preserve">This section describes the various processes that will constitute the operations of the entire Computer Based Testing software. Each process shall have a defined input, the type of processing to be done on the inputs, and the defined output. Also documented with the process would be any process that precedes this process. </w:t>
      </w:r>
    </w:p>
    <w:p w14:paraId="08A94035" w14:textId="77777777" w:rsidR="00214112" w:rsidRPr="00A722CA" w:rsidRDefault="00214112" w:rsidP="00214112">
      <w:pPr>
        <w:pStyle w:val="Heading2"/>
        <w:ind w:left="578" w:hanging="578"/>
        <w:rPr>
          <w:rFonts w:cs="Arial"/>
        </w:rPr>
      </w:pPr>
      <w:bookmarkStart w:id="18" w:name="_Toc19801071"/>
      <w:bookmarkStart w:id="19" w:name="_Toc20317929"/>
      <w:r w:rsidRPr="00A722CA">
        <w:rPr>
          <w:rFonts w:cs="Arial"/>
        </w:rPr>
        <w:t xml:space="preserve">Client </w:t>
      </w:r>
      <w:proofErr w:type="spellStart"/>
      <w:r w:rsidRPr="00A722CA">
        <w:rPr>
          <w:rFonts w:cs="Arial"/>
        </w:rPr>
        <w:t>Onboarding</w:t>
      </w:r>
      <w:proofErr w:type="spellEnd"/>
      <w:r w:rsidRPr="00A722CA">
        <w:rPr>
          <w:rFonts w:cs="Arial"/>
        </w:rPr>
        <w:t xml:space="preserve"> Process (COP)</w:t>
      </w:r>
      <w:bookmarkEnd w:id="18"/>
      <w:bookmarkEnd w:id="19"/>
    </w:p>
    <w:tbl>
      <w:tblPr>
        <w:tblW w:w="9360" w:type="dxa"/>
        <w:tblCellMar>
          <w:top w:w="15" w:type="dxa"/>
          <w:left w:w="15" w:type="dxa"/>
          <w:bottom w:w="15" w:type="dxa"/>
          <w:right w:w="15" w:type="dxa"/>
        </w:tblCellMar>
        <w:tblLook w:val="04A0" w:firstRow="1" w:lastRow="0" w:firstColumn="1" w:lastColumn="0" w:noHBand="0" w:noVBand="1"/>
      </w:tblPr>
      <w:tblGrid>
        <w:gridCol w:w="4858"/>
        <w:gridCol w:w="4502"/>
      </w:tblGrid>
      <w:tr w:rsidR="00214112" w:rsidRPr="00A722CA" w14:paraId="0E6D211F" w14:textId="77777777" w:rsidTr="000529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3F213"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A842B"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214112" w:rsidRPr="00A722CA" w14:paraId="19A73E3B" w14:textId="77777777" w:rsidTr="000529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4EEB"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color w:val="000000"/>
                <w:sz w:val="22"/>
                <w:szCs w:val="22"/>
              </w:rPr>
              <w:t>Name and Contact Details</w:t>
            </w:r>
          </w:p>
          <w:p w14:paraId="068C379E"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color w:val="000000"/>
                <w:sz w:val="22"/>
                <w:szCs w:val="22"/>
              </w:rPr>
              <w:t>Contract Documents &amp; Conditions</w:t>
            </w:r>
          </w:p>
          <w:p w14:paraId="4C3E4E71"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color w:val="000000"/>
                <w:sz w:val="22"/>
                <w:szCs w:val="22"/>
              </w:rPr>
              <w:t>CMS Resources from Client</w:t>
            </w:r>
          </w:p>
          <w:p w14:paraId="0D54313B"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color w:val="000000"/>
                <w:sz w:val="22"/>
                <w:szCs w:val="22"/>
              </w:rPr>
              <w:t>List of System Users and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16ADD"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color w:val="000000"/>
                <w:sz w:val="22"/>
                <w:szCs w:val="22"/>
              </w:rPr>
              <w:t>New Tenant Created in System</w:t>
            </w:r>
          </w:p>
          <w:p w14:paraId="559D9699"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color w:val="000000"/>
                <w:sz w:val="22"/>
                <w:szCs w:val="22"/>
              </w:rPr>
              <w:t>New System Users Created</w:t>
            </w:r>
          </w:p>
        </w:tc>
      </w:tr>
      <w:tr w:rsidR="00214112" w:rsidRPr="00A722CA" w14:paraId="0597152C"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B1E52"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214112" w:rsidRPr="00A722CA" w14:paraId="6F345AA5"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3E33F" w14:textId="77777777" w:rsidR="00214112" w:rsidRPr="00A722CA" w:rsidRDefault="00214112" w:rsidP="0005298C">
            <w:pPr>
              <w:pStyle w:val="NormalWeb"/>
              <w:numPr>
                <w:ilvl w:val="0"/>
                <w:numId w:val="8"/>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Client Data Input into System</w:t>
            </w:r>
          </w:p>
          <w:p w14:paraId="6601AC72" w14:textId="77777777" w:rsidR="00214112" w:rsidRPr="00A722CA" w:rsidRDefault="00214112" w:rsidP="0005298C">
            <w:pPr>
              <w:pStyle w:val="NormalWeb"/>
              <w:numPr>
                <w:ilvl w:val="0"/>
                <w:numId w:val="8"/>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Create New Tenant in System</w:t>
            </w:r>
          </w:p>
          <w:p w14:paraId="694172F8" w14:textId="77777777" w:rsidR="00214112" w:rsidRPr="00A722CA" w:rsidRDefault="00214112" w:rsidP="0005298C">
            <w:pPr>
              <w:pStyle w:val="NormalWeb"/>
              <w:numPr>
                <w:ilvl w:val="0"/>
                <w:numId w:val="8"/>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Add System Users</w:t>
            </w:r>
          </w:p>
          <w:p w14:paraId="0EE480F8" w14:textId="77777777" w:rsidR="00214112" w:rsidRPr="00A722CA" w:rsidRDefault="00214112" w:rsidP="0005298C">
            <w:pPr>
              <w:pStyle w:val="NormalWeb"/>
              <w:numPr>
                <w:ilvl w:val="0"/>
                <w:numId w:val="8"/>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Assign Roles to System Users</w:t>
            </w:r>
          </w:p>
        </w:tc>
      </w:tr>
      <w:tr w:rsidR="00214112" w:rsidRPr="00A722CA" w14:paraId="2C3AACD9"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660C1"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214112" w:rsidRPr="00A722CA" w14:paraId="12C00B65"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5C76A" w14:textId="77777777" w:rsidR="00214112" w:rsidRPr="00A722CA" w:rsidRDefault="00214112" w:rsidP="0005298C">
            <w:pPr>
              <w:pStyle w:val="NormalWeb"/>
              <w:spacing w:before="0" w:beforeAutospacing="0" w:after="0" w:afterAutospacing="0"/>
              <w:rPr>
                <w:rFonts w:ascii="Arial" w:hAnsi="Arial" w:cs="Arial"/>
              </w:rPr>
            </w:pPr>
            <w:r w:rsidRPr="00A722CA">
              <w:rPr>
                <w:rFonts w:ascii="Arial" w:hAnsi="Arial" w:cs="Arial"/>
                <w:color w:val="000000"/>
                <w:sz w:val="22"/>
                <w:szCs w:val="22"/>
              </w:rPr>
              <w:t>None</w:t>
            </w:r>
          </w:p>
        </w:tc>
      </w:tr>
    </w:tbl>
    <w:p w14:paraId="26DFFDE3" w14:textId="77777777" w:rsidR="007F5AB8" w:rsidRDefault="007F5AB8" w:rsidP="00A879E6">
      <w:pPr>
        <w:spacing w:after="240"/>
      </w:pPr>
    </w:p>
    <w:p w14:paraId="33677733" w14:textId="571DA216" w:rsidR="00A879E6" w:rsidRPr="00A722CA" w:rsidRDefault="007F5AB8" w:rsidP="00A879E6">
      <w:pPr>
        <w:spacing w:after="240"/>
        <w:rPr>
          <w:rFonts w:cs="Arial"/>
        </w:rPr>
      </w:pPr>
      <w:r>
        <w:object w:dxaOrig="12834" w:dyaOrig="4584" w14:anchorId="757536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61.65pt" o:ole="" o:bordertopcolor="this" o:borderleftcolor="this" o:borderbottomcolor="this" o:borderrightcolor="this">
            <v:imagedata r:id="rId9" o:title=""/>
          </v:shape>
          <o:OLEObject Type="Embed" ProgID="Visio.Drawing.15" ShapeID="_x0000_i1025" DrawAspect="Content" ObjectID="_1676208706" r:id="rId10"/>
        </w:object>
      </w:r>
    </w:p>
    <w:p w14:paraId="4353A3DB" w14:textId="77777777" w:rsidR="000608A2" w:rsidRDefault="000608A2">
      <w:pPr>
        <w:rPr>
          <w:rFonts w:eastAsiaTheme="majorEastAsia" w:cs="Arial"/>
          <w:sz w:val="32"/>
          <w:szCs w:val="26"/>
        </w:rPr>
      </w:pPr>
      <w:bookmarkStart w:id="20" w:name="_Toc19801072"/>
      <w:r>
        <w:rPr>
          <w:rFonts w:cs="Arial"/>
        </w:rPr>
        <w:br w:type="page"/>
      </w:r>
    </w:p>
    <w:p w14:paraId="23549E78" w14:textId="575A6EA5" w:rsidR="00A879E6" w:rsidRPr="00A722CA" w:rsidRDefault="00A879E6" w:rsidP="00A879E6">
      <w:pPr>
        <w:pStyle w:val="Heading2"/>
        <w:ind w:left="578" w:hanging="578"/>
        <w:rPr>
          <w:rFonts w:cs="Arial"/>
        </w:rPr>
      </w:pPr>
      <w:bookmarkStart w:id="21" w:name="_Toc20317930"/>
      <w:r w:rsidRPr="00A722CA">
        <w:rPr>
          <w:rFonts w:cs="Arial"/>
        </w:rPr>
        <w:lastRenderedPageBreak/>
        <w:t>Candidate Application Design (CAD)</w:t>
      </w:r>
      <w:bookmarkEnd w:id="20"/>
      <w:bookmarkEnd w:id="21"/>
    </w:p>
    <w:tbl>
      <w:tblPr>
        <w:tblW w:w="9360" w:type="dxa"/>
        <w:tblCellMar>
          <w:top w:w="15" w:type="dxa"/>
          <w:left w:w="15" w:type="dxa"/>
          <w:bottom w:w="15" w:type="dxa"/>
          <w:right w:w="15" w:type="dxa"/>
        </w:tblCellMar>
        <w:tblLook w:val="04A0" w:firstRow="1" w:lastRow="0" w:firstColumn="1" w:lastColumn="0" w:noHBand="0" w:noVBand="1"/>
      </w:tblPr>
      <w:tblGrid>
        <w:gridCol w:w="5111"/>
        <w:gridCol w:w="4249"/>
      </w:tblGrid>
      <w:tr w:rsidR="00A879E6" w:rsidRPr="00A722CA" w14:paraId="6E467F5B" w14:textId="77777777" w:rsidTr="000529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FEEF" w14:textId="77777777"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BD1A5" w14:textId="77777777"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A879E6" w:rsidRPr="00A722CA" w14:paraId="49B2E32E" w14:textId="77777777" w:rsidTr="000529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ACCA" w14:textId="77777777"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color w:val="000000"/>
                <w:sz w:val="22"/>
                <w:szCs w:val="22"/>
              </w:rPr>
              <w:t>Necessary Candidate Attributes</w:t>
            </w:r>
          </w:p>
          <w:p w14:paraId="4641760F" w14:textId="77777777"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color w:val="000000"/>
                <w:sz w:val="22"/>
                <w:szCs w:val="22"/>
              </w:rPr>
              <w:t>Defined Validation Rules</w:t>
            </w:r>
          </w:p>
          <w:p w14:paraId="585AEB86" w14:textId="77777777"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color w:val="000000"/>
                <w:sz w:val="22"/>
                <w:szCs w:val="22"/>
              </w:rPr>
              <w:t>Optional Candidate Attributes</w:t>
            </w:r>
          </w:p>
          <w:p w14:paraId="330A57DC" w14:textId="77777777"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color w:val="000000"/>
                <w:sz w:val="22"/>
                <w:szCs w:val="22"/>
              </w:rPr>
              <w:t>Payment Gateway Information</w:t>
            </w:r>
          </w:p>
          <w:p w14:paraId="2ED96725" w14:textId="08859A46"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color w:val="000000"/>
                <w:sz w:val="22"/>
                <w:szCs w:val="22"/>
              </w:rPr>
              <w:t>Other Payment Information (Offline)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6B036" w14:textId="77777777"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color w:val="000000"/>
                <w:sz w:val="22"/>
                <w:szCs w:val="22"/>
              </w:rPr>
              <w:t>Candidate Application Layout</w:t>
            </w:r>
          </w:p>
        </w:tc>
      </w:tr>
      <w:tr w:rsidR="00A879E6" w:rsidRPr="00A722CA" w14:paraId="2B597639"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3433" w14:textId="77777777"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A879E6" w:rsidRPr="00A722CA" w14:paraId="4F18503C"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93F8D" w14:textId="77777777" w:rsidR="00A879E6" w:rsidRPr="00A722CA" w:rsidRDefault="00A879E6" w:rsidP="0005298C">
            <w:pPr>
              <w:pStyle w:val="NormalWeb"/>
              <w:numPr>
                <w:ilvl w:val="0"/>
                <w:numId w:val="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Accepting Necessary and Optional Candidate Attributes from Client</w:t>
            </w:r>
          </w:p>
          <w:p w14:paraId="3DA7CBB4" w14:textId="77777777" w:rsidR="00A879E6" w:rsidRPr="00A722CA" w:rsidRDefault="00A879E6" w:rsidP="0005298C">
            <w:pPr>
              <w:pStyle w:val="NormalWeb"/>
              <w:numPr>
                <w:ilvl w:val="0"/>
                <w:numId w:val="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Accepting Validation Rules from Client</w:t>
            </w:r>
          </w:p>
          <w:p w14:paraId="693E9D2B" w14:textId="77777777" w:rsidR="00A879E6" w:rsidRPr="00A722CA" w:rsidRDefault="00A879E6" w:rsidP="0005298C">
            <w:pPr>
              <w:pStyle w:val="NormalWeb"/>
              <w:numPr>
                <w:ilvl w:val="0"/>
                <w:numId w:val="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Accepting Payment Gateway Information</w:t>
            </w:r>
          </w:p>
          <w:p w14:paraId="2220603A" w14:textId="77777777" w:rsidR="00A879E6" w:rsidRPr="00A722CA" w:rsidRDefault="00A879E6" w:rsidP="0005298C">
            <w:pPr>
              <w:pStyle w:val="NormalWeb"/>
              <w:numPr>
                <w:ilvl w:val="0"/>
                <w:numId w:val="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Accepting Other Payment Information</w:t>
            </w:r>
          </w:p>
        </w:tc>
      </w:tr>
      <w:tr w:rsidR="00A879E6" w:rsidRPr="00A722CA" w14:paraId="6DDA41BD"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EC5B" w14:textId="77777777" w:rsidR="00A879E6" w:rsidRPr="00A722CA" w:rsidRDefault="00A879E6"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A879E6" w:rsidRPr="00A722CA" w14:paraId="783EB680"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8D20A" w14:textId="77777777" w:rsidR="00A879E6" w:rsidRPr="00A722CA" w:rsidRDefault="00A879E6" w:rsidP="0005298C">
            <w:pPr>
              <w:pStyle w:val="NormalWeb"/>
              <w:numPr>
                <w:ilvl w:val="0"/>
                <w:numId w:val="10"/>
              </w:numPr>
              <w:spacing w:before="0" w:beforeAutospacing="0" w:after="0" w:afterAutospacing="0"/>
              <w:textAlignment w:val="baseline"/>
              <w:rPr>
                <w:rFonts w:ascii="Arial" w:hAnsi="Arial" w:cs="Arial"/>
                <w:color w:val="000000"/>
                <w:sz w:val="22"/>
                <w:szCs w:val="22"/>
              </w:rPr>
            </w:pPr>
            <w:r w:rsidRPr="00214112">
              <w:rPr>
                <w:rFonts w:ascii="Arial" w:hAnsi="Arial" w:cs="Arial"/>
                <w:color w:val="000000"/>
                <w:sz w:val="22"/>
                <w:szCs w:val="22"/>
              </w:rPr>
              <w:t xml:space="preserve">Client </w:t>
            </w:r>
            <w:proofErr w:type="spellStart"/>
            <w:r w:rsidRPr="00214112">
              <w:rPr>
                <w:rFonts w:ascii="Arial" w:hAnsi="Arial" w:cs="Arial"/>
                <w:color w:val="000000"/>
                <w:sz w:val="22"/>
                <w:szCs w:val="22"/>
              </w:rPr>
              <w:t>Onboarding</w:t>
            </w:r>
            <w:proofErr w:type="spellEnd"/>
            <w:r w:rsidRPr="00214112">
              <w:rPr>
                <w:rFonts w:ascii="Arial" w:hAnsi="Arial" w:cs="Arial"/>
                <w:color w:val="000000"/>
                <w:sz w:val="22"/>
                <w:szCs w:val="22"/>
              </w:rPr>
              <w:t xml:space="preserve"> Process</w:t>
            </w:r>
          </w:p>
        </w:tc>
      </w:tr>
    </w:tbl>
    <w:p w14:paraId="50C5393C" w14:textId="013F72F1" w:rsidR="00D42BE5" w:rsidRDefault="00D42BE5" w:rsidP="00D42BE5">
      <w:pPr>
        <w:spacing w:after="240"/>
        <w:rPr>
          <w:rFonts w:cs="Arial"/>
          <w:sz w:val="24"/>
          <w:szCs w:val="24"/>
        </w:rPr>
      </w:pPr>
    </w:p>
    <w:p w14:paraId="7A294A15" w14:textId="7B506605" w:rsidR="00AD3B59" w:rsidRPr="00A722CA" w:rsidRDefault="00AD3B59" w:rsidP="00D42BE5">
      <w:pPr>
        <w:spacing w:after="240"/>
        <w:rPr>
          <w:rFonts w:cs="Arial"/>
          <w:sz w:val="24"/>
          <w:szCs w:val="24"/>
        </w:rPr>
      </w:pPr>
      <w:r>
        <w:object w:dxaOrig="13673" w:dyaOrig="3263" w14:anchorId="148B6593">
          <v:shape id="_x0000_i1026" type="#_x0000_t75" style="width:451pt;height:107.8pt" o:ole="" o:bordertopcolor="this" o:borderleftcolor="this" o:borderbottomcolor="this" o:borderrightcolor="this">
            <v:imagedata r:id="rId11" o:title=""/>
          </v:shape>
          <o:OLEObject Type="Embed" ProgID="Visio.Drawing.15" ShapeID="_x0000_i1026" DrawAspect="Content" ObjectID="_1676208707" r:id="rId12"/>
        </w:object>
      </w:r>
    </w:p>
    <w:p w14:paraId="7B1454DA" w14:textId="77777777" w:rsidR="000608A2" w:rsidRDefault="000608A2">
      <w:pPr>
        <w:rPr>
          <w:rFonts w:eastAsiaTheme="majorEastAsia" w:cs="Arial"/>
          <w:sz w:val="32"/>
          <w:szCs w:val="26"/>
        </w:rPr>
      </w:pPr>
      <w:bookmarkStart w:id="22" w:name="_Toc19801073"/>
      <w:r>
        <w:rPr>
          <w:rFonts w:cs="Arial"/>
        </w:rPr>
        <w:br w:type="page"/>
      </w:r>
    </w:p>
    <w:p w14:paraId="393183F2" w14:textId="7AC1E252" w:rsidR="00D42BE5" w:rsidRPr="00A722CA" w:rsidRDefault="00D42BE5" w:rsidP="00D42BE5">
      <w:pPr>
        <w:pStyle w:val="Heading2"/>
        <w:rPr>
          <w:rFonts w:cs="Arial"/>
        </w:rPr>
      </w:pPr>
      <w:bookmarkStart w:id="23" w:name="_Toc20317931"/>
      <w:r w:rsidRPr="00A722CA">
        <w:rPr>
          <w:rFonts w:cs="Arial"/>
        </w:rPr>
        <w:lastRenderedPageBreak/>
        <w:t>Admit Card and Score Card Design (ACSCD)</w:t>
      </w:r>
      <w:bookmarkEnd w:id="22"/>
      <w:bookmarkEnd w:id="23"/>
    </w:p>
    <w:tbl>
      <w:tblPr>
        <w:tblW w:w="9360" w:type="dxa"/>
        <w:tblCellMar>
          <w:top w:w="15" w:type="dxa"/>
          <w:left w:w="15" w:type="dxa"/>
          <w:bottom w:w="15" w:type="dxa"/>
          <w:right w:w="15" w:type="dxa"/>
        </w:tblCellMar>
        <w:tblLook w:val="04A0" w:firstRow="1" w:lastRow="0" w:firstColumn="1" w:lastColumn="0" w:noHBand="0" w:noVBand="1"/>
      </w:tblPr>
      <w:tblGrid>
        <w:gridCol w:w="5634"/>
        <w:gridCol w:w="3726"/>
      </w:tblGrid>
      <w:tr w:rsidR="00D42BE5" w:rsidRPr="00A722CA" w14:paraId="6E5C1DF7" w14:textId="77777777" w:rsidTr="000529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5489" w14:textId="77777777" w:rsidR="00D42BE5" w:rsidRPr="00A722CA" w:rsidRDefault="00D42BE5"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FB43" w14:textId="77777777" w:rsidR="00D42BE5" w:rsidRPr="00A722CA" w:rsidRDefault="00D42BE5"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D42BE5" w:rsidRPr="00A722CA" w14:paraId="1E11C187" w14:textId="77777777" w:rsidTr="000529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8AC2" w14:textId="77777777" w:rsidR="00D42BE5" w:rsidRPr="00A722CA" w:rsidRDefault="00D42BE5" w:rsidP="0005298C">
            <w:pPr>
              <w:pStyle w:val="NormalWeb"/>
              <w:spacing w:before="0" w:beforeAutospacing="0" w:after="0" w:afterAutospacing="0"/>
              <w:rPr>
                <w:rFonts w:ascii="Arial" w:hAnsi="Arial" w:cs="Arial"/>
              </w:rPr>
            </w:pPr>
            <w:r w:rsidRPr="00A722CA">
              <w:rPr>
                <w:rFonts w:ascii="Arial" w:hAnsi="Arial" w:cs="Arial"/>
                <w:color w:val="000000"/>
                <w:sz w:val="22"/>
                <w:szCs w:val="22"/>
              </w:rPr>
              <w:t>Predefined Templates</w:t>
            </w:r>
          </w:p>
          <w:p w14:paraId="33362266" w14:textId="77777777" w:rsidR="00D42BE5" w:rsidRPr="00A722CA" w:rsidRDefault="00D42BE5" w:rsidP="0005298C">
            <w:pPr>
              <w:pStyle w:val="NormalWeb"/>
              <w:spacing w:before="0" w:beforeAutospacing="0" w:after="0" w:afterAutospacing="0"/>
              <w:rPr>
                <w:rFonts w:ascii="Arial" w:hAnsi="Arial" w:cs="Arial"/>
              </w:rPr>
            </w:pPr>
            <w:r w:rsidRPr="00A722CA">
              <w:rPr>
                <w:rFonts w:ascii="Arial" w:hAnsi="Arial" w:cs="Arial"/>
                <w:color w:val="000000"/>
                <w:sz w:val="22"/>
                <w:szCs w:val="22"/>
              </w:rPr>
              <w:t>Client Inputs on Information to be Included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26870" w14:textId="77777777" w:rsidR="00D42BE5" w:rsidRPr="00A722CA" w:rsidRDefault="00D42BE5" w:rsidP="0005298C">
            <w:pPr>
              <w:pStyle w:val="NormalWeb"/>
              <w:spacing w:before="0" w:beforeAutospacing="0" w:after="0" w:afterAutospacing="0"/>
              <w:rPr>
                <w:rFonts w:ascii="Arial" w:hAnsi="Arial" w:cs="Arial"/>
              </w:rPr>
            </w:pPr>
            <w:r w:rsidRPr="00A722CA">
              <w:rPr>
                <w:rFonts w:ascii="Arial" w:hAnsi="Arial" w:cs="Arial"/>
                <w:color w:val="000000"/>
                <w:sz w:val="22"/>
                <w:szCs w:val="22"/>
              </w:rPr>
              <w:t>Preview with Sample Data</w:t>
            </w:r>
          </w:p>
          <w:p w14:paraId="28FD722C" w14:textId="77777777" w:rsidR="00D42BE5" w:rsidRPr="00A722CA" w:rsidRDefault="00D42BE5" w:rsidP="0005298C">
            <w:pPr>
              <w:pStyle w:val="NormalWeb"/>
              <w:spacing w:before="0" w:beforeAutospacing="0" w:after="0" w:afterAutospacing="0"/>
              <w:rPr>
                <w:rFonts w:ascii="Arial" w:hAnsi="Arial" w:cs="Arial"/>
              </w:rPr>
            </w:pPr>
            <w:r w:rsidRPr="00A722CA">
              <w:rPr>
                <w:rFonts w:ascii="Arial" w:hAnsi="Arial" w:cs="Arial"/>
                <w:color w:val="000000"/>
                <w:sz w:val="22"/>
                <w:szCs w:val="22"/>
              </w:rPr>
              <w:t>Data Encoded as QR Code</w:t>
            </w:r>
          </w:p>
        </w:tc>
      </w:tr>
      <w:tr w:rsidR="00D42BE5" w:rsidRPr="00A722CA" w14:paraId="1006BCEC"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0CB8" w14:textId="77777777" w:rsidR="00D42BE5" w:rsidRPr="00A722CA" w:rsidRDefault="00D42BE5"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D42BE5" w:rsidRPr="00A722CA" w14:paraId="0987AF30"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A678C" w14:textId="77777777" w:rsidR="00D42BE5" w:rsidRPr="00A722CA" w:rsidRDefault="00D42BE5" w:rsidP="0005298C">
            <w:pPr>
              <w:pStyle w:val="NormalWeb"/>
              <w:numPr>
                <w:ilvl w:val="0"/>
                <w:numId w:val="13"/>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To fill information in Selected Template</w:t>
            </w:r>
          </w:p>
          <w:p w14:paraId="71B36070" w14:textId="77777777" w:rsidR="00D42BE5" w:rsidRPr="00A722CA" w:rsidRDefault="00D42BE5" w:rsidP="0005298C">
            <w:pPr>
              <w:pStyle w:val="NormalWeb"/>
              <w:numPr>
                <w:ilvl w:val="0"/>
                <w:numId w:val="13"/>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Create New Template (Optional)</w:t>
            </w:r>
          </w:p>
        </w:tc>
      </w:tr>
      <w:tr w:rsidR="00D42BE5" w:rsidRPr="00A722CA" w14:paraId="1E421A94"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79B6" w14:textId="77777777" w:rsidR="00D42BE5" w:rsidRPr="00A722CA" w:rsidRDefault="00D42BE5" w:rsidP="0005298C">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D42BE5" w:rsidRPr="00A722CA" w14:paraId="1B9BE80A" w14:textId="77777777" w:rsidTr="0005298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262F9" w14:textId="77777777" w:rsidR="00D42BE5" w:rsidRPr="00A722CA" w:rsidRDefault="00D42BE5" w:rsidP="0005298C">
            <w:pPr>
              <w:pStyle w:val="NormalWeb"/>
              <w:numPr>
                <w:ilvl w:val="0"/>
                <w:numId w:val="14"/>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Test Design</w:t>
            </w:r>
          </w:p>
        </w:tc>
      </w:tr>
    </w:tbl>
    <w:p w14:paraId="732EB008" w14:textId="1584354C" w:rsidR="002F31FD" w:rsidRDefault="002F31FD" w:rsidP="002F31FD"/>
    <w:p w14:paraId="0BFD73BD" w14:textId="5A08D004" w:rsidR="00EC6370" w:rsidRPr="002F31FD" w:rsidRDefault="00EC6370" w:rsidP="008D2AED">
      <w:pPr>
        <w:jc w:val="center"/>
      </w:pPr>
      <w:r>
        <w:object w:dxaOrig="10839" w:dyaOrig="3263" w14:anchorId="11CB469B">
          <v:shape id="_x0000_i1027" type="#_x0000_t75" style="width:451pt;height:136.05pt" o:ole="" o:bordertopcolor="this" o:borderleftcolor="this" o:borderbottomcolor="this" o:borderrightcolor="this">
            <v:imagedata r:id="rId13" o:title=""/>
          </v:shape>
          <o:OLEObject Type="Embed" ProgID="Visio.Drawing.15" ShapeID="_x0000_i1027" DrawAspect="Content" ObjectID="_1676208708" r:id="rId14"/>
        </w:object>
      </w:r>
    </w:p>
    <w:p w14:paraId="139EE757" w14:textId="77777777" w:rsidR="000608A2" w:rsidRDefault="000608A2">
      <w:pPr>
        <w:rPr>
          <w:rFonts w:eastAsiaTheme="majorEastAsia" w:cs="Arial"/>
          <w:sz w:val="32"/>
          <w:szCs w:val="26"/>
        </w:rPr>
      </w:pPr>
      <w:bookmarkStart w:id="24" w:name="_Toc19801074"/>
      <w:r>
        <w:rPr>
          <w:rFonts w:cs="Arial"/>
        </w:rPr>
        <w:br w:type="page"/>
      </w:r>
    </w:p>
    <w:p w14:paraId="667FF1DA" w14:textId="56083325" w:rsidR="009529C9" w:rsidRPr="00A722CA" w:rsidRDefault="009529C9" w:rsidP="0094791B">
      <w:pPr>
        <w:pStyle w:val="Heading2"/>
        <w:ind w:left="578" w:hanging="578"/>
        <w:rPr>
          <w:rFonts w:cs="Arial"/>
        </w:rPr>
      </w:pPr>
      <w:bookmarkStart w:id="25" w:name="_Toc20317932"/>
      <w:r w:rsidRPr="00A722CA">
        <w:rPr>
          <w:rFonts w:cs="Arial"/>
        </w:rPr>
        <w:lastRenderedPageBreak/>
        <w:t>Candidate Application (CA)</w:t>
      </w:r>
      <w:bookmarkEnd w:id="24"/>
      <w:bookmarkEnd w:id="25"/>
    </w:p>
    <w:tbl>
      <w:tblPr>
        <w:tblW w:w="9360" w:type="dxa"/>
        <w:tblCellMar>
          <w:top w:w="15" w:type="dxa"/>
          <w:left w:w="15" w:type="dxa"/>
          <w:bottom w:w="15" w:type="dxa"/>
          <w:right w:w="15" w:type="dxa"/>
        </w:tblCellMar>
        <w:tblLook w:val="04A0" w:firstRow="1" w:lastRow="0" w:firstColumn="1" w:lastColumn="0" w:noHBand="0" w:noVBand="1"/>
      </w:tblPr>
      <w:tblGrid>
        <w:gridCol w:w="5090"/>
        <w:gridCol w:w="4270"/>
      </w:tblGrid>
      <w:tr w:rsidR="009529C9" w:rsidRPr="00A722CA" w14:paraId="7F7B48E4"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503BD"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5E67"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6ABA3855"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84ADD"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Attribute Data (text)</w:t>
            </w:r>
          </w:p>
          <w:p w14:paraId="4E4CD9D3"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Image Data (photo)</w:t>
            </w:r>
          </w:p>
          <w:p w14:paraId="754D4FD0"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Document Attachments (annexures)</w:t>
            </w:r>
          </w:p>
          <w:p w14:paraId="31FBC870"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Payment Information</w:t>
            </w:r>
          </w:p>
          <w:p w14:paraId="23453D7E" w14:textId="0736DACE"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 xml:space="preserve">Choice of </w:t>
            </w:r>
            <w:r w:rsidR="006F4F5E">
              <w:rPr>
                <w:rFonts w:ascii="Arial" w:hAnsi="Arial" w:cs="Arial"/>
                <w:color w:val="000000"/>
                <w:sz w:val="22"/>
                <w:szCs w:val="22"/>
              </w:rPr>
              <w:t xml:space="preserve">Test </w:t>
            </w:r>
            <w:proofErr w:type="spellStart"/>
            <w:r w:rsidR="006F4F5E">
              <w:rPr>
                <w:rFonts w:ascii="Arial" w:hAnsi="Arial" w:cs="Arial"/>
                <w:color w:val="000000"/>
                <w:sz w:val="22"/>
                <w:szCs w:val="22"/>
              </w:rPr>
              <w:t>Center</w:t>
            </w:r>
            <w:r w:rsidRPr="00A722CA">
              <w:rPr>
                <w:rFonts w:ascii="Arial" w:hAnsi="Arial" w:cs="Arial"/>
                <w:color w:val="000000"/>
                <w:sz w:val="22"/>
                <w:szCs w:val="22"/>
              </w:rPr>
              <w:t>s</w:t>
            </w:r>
            <w:proofErr w:type="spellEnd"/>
          </w:p>
          <w:p w14:paraId="3254C538"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Choice of Exam Papers</w:t>
            </w:r>
          </w:p>
          <w:p w14:paraId="791EC2E4"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Choice of Time Slots</w:t>
            </w:r>
          </w:p>
          <w:p w14:paraId="2C27A4F5"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Choice of Language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015DC" w14:textId="2E03B5FF"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Application</w:t>
            </w:r>
            <w:r w:rsidR="00317911">
              <w:rPr>
                <w:rFonts w:ascii="Arial" w:hAnsi="Arial" w:cs="Arial"/>
                <w:color w:val="000000"/>
                <w:sz w:val="22"/>
                <w:szCs w:val="22"/>
              </w:rPr>
              <w:t>/Roll</w:t>
            </w:r>
            <w:r w:rsidRPr="00A722CA">
              <w:rPr>
                <w:rFonts w:ascii="Arial" w:hAnsi="Arial" w:cs="Arial"/>
                <w:color w:val="000000"/>
                <w:sz w:val="22"/>
                <w:szCs w:val="22"/>
              </w:rPr>
              <w:t xml:space="preserve"> Number</w:t>
            </w:r>
          </w:p>
          <w:p w14:paraId="20835E02"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Payment Transaction Number</w:t>
            </w:r>
          </w:p>
        </w:tc>
      </w:tr>
      <w:tr w:rsidR="009529C9" w:rsidRPr="00A722CA" w14:paraId="538D093E"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00B45" w14:textId="77777777" w:rsidR="009529C9" w:rsidRPr="009C0919" w:rsidRDefault="009529C9">
            <w:pPr>
              <w:pStyle w:val="NormalWeb"/>
              <w:spacing w:before="0" w:beforeAutospacing="0" w:after="0" w:afterAutospacing="0"/>
              <w:rPr>
                <w:rFonts w:ascii="Arial" w:hAnsi="Arial" w:cs="Arial"/>
                <w:lang w:val="en-US"/>
                <w:rPrChange w:id="26" w:author="Admin" w:date="2021-03-02T15:35:00Z">
                  <w:rPr>
                    <w:rFonts w:ascii="Arial" w:hAnsi="Arial" w:cs="Arial"/>
                  </w:rPr>
                </w:rPrChange>
              </w:rPr>
            </w:pPr>
            <w:r w:rsidRPr="00A722CA">
              <w:rPr>
                <w:rFonts w:ascii="Arial" w:hAnsi="Arial" w:cs="Arial"/>
                <w:b/>
                <w:bCs/>
                <w:color w:val="000000"/>
                <w:sz w:val="22"/>
                <w:szCs w:val="22"/>
              </w:rPr>
              <w:t>Processing</w:t>
            </w:r>
          </w:p>
        </w:tc>
      </w:tr>
      <w:tr w:rsidR="009529C9" w:rsidRPr="00A722CA" w14:paraId="30400F9E"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86BAF" w14:textId="77777777" w:rsidR="009529C9" w:rsidRPr="00A722CA" w:rsidRDefault="009529C9" w:rsidP="002211A4">
            <w:pPr>
              <w:pStyle w:val="NormalWeb"/>
              <w:numPr>
                <w:ilvl w:val="0"/>
                <w:numId w:val="6"/>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Validation of Mandatory Fields</w:t>
            </w:r>
          </w:p>
          <w:p w14:paraId="2C380273" w14:textId="77777777" w:rsidR="009529C9" w:rsidRPr="00A722CA" w:rsidRDefault="009529C9" w:rsidP="002211A4">
            <w:pPr>
              <w:pStyle w:val="NormalWeb"/>
              <w:numPr>
                <w:ilvl w:val="0"/>
                <w:numId w:val="6"/>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Validation of data w.r.t. Expected format</w:t>
            </w:r>
          </w:p>
          <w:p w14:paraId="7BC2C280" w14:textId="77777777" w:rsidR="009529C9" w:rsidRPr="00A722CA" w:rsidRDefault="009529C9" w:rsidP="002211A4">
            <w:pPr>
              <w:pStyle w:val="NormalWeb"/>
              <w:numPr>
                <w:ilvl w:val="0"/>
                <w:numId w:val="6"/>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Rules-based Validation</w:t>
            </w:r>
          </w:p>
          <w:p w14:paraId="79ACA8B3" w14:textId="77777777" w:rsidR="009529C9" w:rsidRPr="00A722CA" w:rsidRDefault="009529C9" w:rsidP="002211A4">
            <w:pPr>
              <w:pStyle w:val="NormalWeb"/>
              <w:numPr>
                <w:ilvl w:val="0"/>
                <w:numId w:val="6"/>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Photo Validation</w:t>
            </w:r>
          </w:p>
          <w:p w14:paraId="6FD0D323" w14:textId="77777777" w:rsidR="009529C9" w:rsidRPr="00A722CA" w:rsidRDefault="009529C9" w:rsidP="002211A4">
            <w:pPr>
              <w:pStyle w:val="NormalWeb"/>
              <w:numPr>
                <w:ilvl w:val="0"/>
                <w:numId w:val="6"/>
              </w:numPr>
              <w:spacing w:before="0" w:beforeAutospacing="0" w:after="0" w:afterAutospacing="0"/>
              <w:textAlignment w:val="baseline"/>
              <w:rPr>
                <w:rFonts w:ascii="Arial" w:hAnsi="Arial" w:cs="Arial"/>
                <w:color w:val="000000"/>
                <w:sz w:val="22"/>
                <w:szCs w:val="22"/>
              </w:rPr>
            </w:pPr>
            <w:proofErr w:type="spellStart"/>
            <w:r w:rsidRPr="00A722CA">
              <w:rPr>
                <w:rFonts w:ascii="Arial" w:hAnsi="Arial" w:cs="Arial"/>
                <w:color w:val="000000"/>
                <w:sz w:val="22"/>
                <w:szCs w:val="22"/>
              </w:rPr>
              <w:t>Aadhar</w:t>
            </w:r>
            <w:proofErr w:type="spellEnd"/>
            <w:r w:rsidRPr="00A722CA">
              <w:rPr>
                <w:rFonts w:ascii="Arial" w:hAnsi="Arial" w:cs="Arial"/>
                <w:color w:val="000000"/>
                <w:sz w:val="22"/>
                <w:szCs w:val="22"/>
              </w:rPr>
              <w:t xml:space="preserve"> Validation</w:t>
            </w:r>
          </w:p>
          <w:p w14:paraId="3940C626" w14:textId="77777777" w:rsidR="009529C9" w:rsidRPr="00A722CA" w:rsidRDefault="009529C9" w:rsidP="002211A4">
            <w:pPr>
              <w:pStyle w:val="NormalWeb"/>
              <w:numPr>
                <w:ilvl w:val="0"/>
                <w:numId w:val="6"/>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Document Validation (w.r.t. Size and Format)</w:t>
            </w:r>
          </w:p>
          <w:p w14:paraId="04FE70F5" w14:textId="77777777" w:rsidR="009529C9" w:rsidRPr="00A722CA" w:rsidRDefault="009529C9" w:rsidP="002211A4">
            <w:pPr>
              <w:pStyle w:val="NormalWeb"/>
              <w:numPr>
                <w:ilvl w:val="0"/>
                <w:numId w:val="6"/>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Duplicate Flagging</w:t>
            </w:r>
          </w:p>
        </w:tc>
      </w:tr>
      <w:tr w:rsidR="009529C9" w:rsidRPr="00A722CA" w14:paraId="3E992C4D"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3E51C"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54D4E771"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56A9B" w14:textId="77777777" w:rsidR="009529C9" w:rsidRPr="00A722CA" w:rsidRDefault="009529C9" w:rsidP="002211A4">
            <w:pPr>
              <w:pStyle w:val="NormalWeb"/>
              <w:numPr>
                <w:ilvl w:val="0"/>
                <w:numId w:val="7"/>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Candidate Information Registration</w:t>
            </w:r>
          </w:p>
          <w:p w14:paraId="23176D9D" w14:textId="77777777" w:rsidR="009529C9" w:rsidRPr="00A722CA" w:rsidRDefault="009529C9" w:rsidP="002211A4">
            <w:pPr>
              <w:pStyle w:val="NormalWeb"/>
              <w:numPr>
                <w:ilvl w:val="0"/>
                <w:numId w:val="7"/>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Candidate Application Design</w:t>
            </w:r>
          </w:p>
        </w:tc>
      </w:tr>
    </w:tbl>
    <w:p w14:paraId="0B8CAFED" w14:textId="1F2106E4" w:rsidR="00895DD5" w:rsidRDefault="00895DD5" w:rsidP="00576E70">
      <w:bookmarkStart w:id="27" w:name="_Toc19533198"/>
      <w:bookmarkStart w:id="28" w:name="_Toc19801408"/>
      <w:bookmarkStart w:id="29" w:name="_Toc19801507"/>
      <w:bookmarkEnd w:id="27"/>
      <w:bookmarkEnd w:id="28"/>
      <w:bookmarkEnd w:id="29"/>
    </w:p>
    <w:p w14:paraId="51121FB6" w14:textId="3B0C84ED" w:rsidR="00EC6370" w:rsidRPr="00576E70" w:rsidRDefault="009D1F68" w:rsidP="00576E70">
      <w:r>
        <w:object w:dxaOrig="15458" w:dyaOrig="10133" w14:anchorId="03A189CD">
          <v:shape id="_x0000_i1028" type="#_x0000_t75" style="width:450.55pt;height:295.5pt" o:ole="">
            <v:imagedata r:id="rId15" o:title=""/>
          </v:shape>
          <o:OLEObject Type="Embed" ProgID="Visio.Drawing.15" ShapeID="_x0000_i1028" DrawAspect="Content" ObjectID="_1676208709" r:id="rId16"/>
        </w:object>
      </w:r>
    </w:p>
    <w:p w14:paraId="3BE1375A" w14:textId="77777777" w:rsidR="009529C9" w:rsidRPr="00A722CA" w:rsidRDefault="009529C9" w:rsidP="0094791B">
      <w:pPr>
        <w:pStyle w:val="Heading2"/>
        <w:ind w:left="578" w:hanging="578"/>
        <w:rPr>
          <w:rFonts w:cs="Arial"/>
        </w:rPr>
      </w:pPr>
      <w:bookmarkStart w:id="30" w:name="_Toc19801075"/>
      <w:bookmarkStart w:id="31" w:name="_Toc20317933"/>
      <w:r w:rsidRPr="00A722CA">
        <w:rPr>
          <w:rFonts w:cs="Arial"/>
        </w:rPr>
        <w:lastRenderedPageBreak/>
        <w:t>Test Design Process (TDP)</w:t>
      </w:r>
      <w:bookmarkEnd w:id="30"/>
      <w:bookmarkEnd w:id="31"/>
    </w:p>
    <w:tbl>
      <w:tblPr>
        <w:tblW w:w="9360" w:type="dxa"/>
        <w:tblCellMar>
          <w:top w:w="15" w:type="dxa"/>
          <w:left w:w="15" w:type="dxa"/>
          <w:bottom w:w="15" w:type="dxa"/>
          <w:right w:w="15" w:type="dxa"/>
        </w:tblCellMar>
        <w:tblLook w:val="04A0" w:firstRow="1" w:lastRow="0" w:firstColumn="1" w:lastColumn="0" w:noHBand="0" w:noVBand="1"/>
      </w:tblPr>
      <w:tblGrid>
        <w:gridCol w:w="5896"/>
        <w:gridCol w:w="3464"/>
      </w:tblGrid>
      <w:tr w:rsidR="009529C9" w:rsidRPr="00A722CA" w14:paraId="556AB0C7"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DF647"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DC3BC"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64C5C39A"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A5F2"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Roll Number Generation Pattern</w:t>
            </w:r>
          </w:p>
          <w:p w14:paraId="75472514"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Languages</w:t>
            </w:r>
          </w:p>
          <w:p w14:paraId="45666D52"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Application Time Window</w:t>
            </w:r>
          </w:p>
          <w:p w14:paraId="057CC2C7"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The date for Generation of Admit Card</w:t>
            </w:r>
          </w:p>
          <w:p w14:paraId="1E48F38F"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Payment Gateway Choice</w:t>
            </w:r>
          </w:p>
          <w:p w14:paraId="6FB46F51"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Test Time Window</w:t>
            </w:r>
          </w:p>
          <w:p w14:paraId="781F635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Show Instant Raw Scores</w:t>
            </w:r>
          </w:p>
          <w:p w14:paraId="6734118B"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Result Date</w:t>
            </w:r>
          </w:p>
          <w:p w14:paraId="53920033"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Escalation Process Definition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E844A" w14:textId="2C61804E" w:rsidR="009529C9" w:rsidRPr="00A722CA" w:rsidRDefault="0027355F">
            <w:pPr>
              <w:pStyle w:val="NormalWeb"/>
              <w:spacing w:before="0" w:beforeAutospacing="0" w:after="0" w:afterAutospacing="0"/>
              <w:rPr>
                <w:rFonts w:ascii="Arial" w:hAnsi="Arial" w:cs="Arial"/>
              </w:rPr>
            </w:pPr>
            <w:r>
              <w:rPr>
                <w:rFonts w:ascii="Arial" w:hAnsi="Arial" w:cs="Arial"/>
                <w:color w:val="000000"/>
                <w:sz w:val="22"/>
                <w:szCs w:val="22"/>
              </w:rPr>
              <w:t>Configuration for Test</w:t>
            </w:r>
          </w:p>
        </w:tc>
      </w:tr>
      <w:tr w:rsidR="009529C9" w:rsidRPr="00A722CA" w14:paraId="6C85E374"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DD80B"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9529C9" w:rsidRPr="00A722CA" w14:paraId="5ED69FC9"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3C197" w14:textId="77777777" w:rsidR="009529C9" w:rsidRPr="00A722CA" w:rsidRDefault="009529C9" w:rsidP="002211A4">
            <w:pPr>
              <w:pStyle w:val="NormalWeb"/>
              <w:numPr>
                <w:ilvl w:val="0"/>
                <w:numId w:val="11"/>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Take Inputs</w:t>
            </w:r>
          </w:p>
        </w:tc>
      </w:tr>
      <w:tr w:rsidR="009529C9" w:rsidRPr="00A722CA" w14:paraId="67D2BDD2"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CCB5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2FA9A0DF"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917FA" w14:textId="77777777" w:rsidR="009529C9" w:rsidRPr="00A722CA" w:rsidRDefault="009529C9" w:rsidP="002211A4">
            <w:pPr>
              <w:pStyle w:val="NormalWeb"/>
              <w:numPr>
                <w:ilvl w:val="0"/>
                <w:numId w:val="12"/>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 xml:space="preserve">Client </w:t>
            </w:r>
            <w:proofErr w:type="spellStart"/>
            <w:r w:rsidRPr="00A722CA">
              <w:rPr>
                <w:rFonts w:ascii="Arial" w:hAnsi="Arial" w:cs="Arial"/>
                <w:color w:val="000000"/>
                <w:sz w:val="22"/>
                <w:szCs w:val="22"/>
              </w:rPr>
              <w:t>Onboarding</w:t>
            </w:r>
            <w:proofErr w:type="spellEnd"/>
          </w:p>
        </w:tc>
      </w:tr>
    </w:tbl>
    <w:p w14:paraId="1168E1CF" w14:textId="344D5CF7" w:rsidR="00D42BE5" w:rsidRDefault="00D42BE5" w:rsidP="00576E70">
      <w:bookmarkStart w:id="32" w:name="_Toc19533201"/>
      <w:bookmarkStart w:id="33" w:name="_Toc19801411"/>
      <w:bookmarkStart w:id="34" w:name="_Toc19801510"/>
      <w:bookmarkEnd w:id="32"/>
      <w:bookmarkEnd w:id="33"/>
      <w:bookmarkEnd w:id="34"/>
    </w:p>
    <w:p w14:paraId="16F43B09" w14:textId="184F1B09" w:rsidR="00EC6370" w:rsidRPr="00576E70" w:rsidRDefault="00EC6370" w:rsidP="00576E70">
      <w:r>
        <w:object w:dxaOrig="10816" w:dyaOrig="4778" w14:anchorId="21420BE8">
          <v:shape id="_x0000_i1029" type="#_x0000_t75" style="width:451pt;height:199.2pt" o:ole="" o:bordertopcolor="this" o:borderleftcolor="this" o:borderbottomcolor="this" o:borderrightcolor="this">
            <v:imagedata r:id="rId17" o:title=""/>
          </v:shape>
          <o:OLEObject Type="Embed" ProgID="Visio.Drawing.15" ShapeID="_x0000_i1029" DrawAspect="Content" ObjectID="_1676208710" r:id="rId18"/>
        </w:object>
      </w:r>
    </w:p>
    <w:p w14:paraId="559DEC9F" w14:textId="77777777" w:rsidR="000608A2" w:rsidRDefault="000608A2">
      <w:pPr>
        <w:rPr>
          <w:rFonts w:eastAsiaTheme="majorEastAsia" w:cs="Arial"/>
          <w:sz w:val="32"/>
          <w:szCs w:val="26"/>
        </w:rPr>
      </w:pPr>
      <w:bookmarkStart w:id="35" w:name="_Toc19801076"/>
      <w:r>
        <w:rPr>
          <w:rFonts w:cs="Arial"/>
        </w:rPr>
        <w:br w:type="page"/>
      </w:r>
    </w:p>
    <w:p w14:paraId="45AC2ED2" w14:textId="521DA05D" w:rsidR="009529C9" w:rsidRPr="00A722CA" w:rsidRDefault="009529C9" w:rsidP="00900C48">
      <w:pPr>
        <w:pStyle w:val="Heading2"/>
        <w:rPr>
          <w:rFonts w:cs="Arial"/>
        </w:rPr>
      </w:pPr>
      <w:bookmarkStart w:id="36" w:name="_Toc20317934"/>
      <w:r w:rsidRPr="00A722CA">
        <w:rPr>
          <w:rFonts w:cs="Arial"/>
        </w:rPr>
        <w:lastRenderedPageBreak/>
        <w:t>Question Paper Design (QPD)</w:t>
      </w:r>
      <w:bookmarkEnd w:id="35"/>
      <w:bookmarkEnd w:id="36"/>
    </w:p>
    <w:tbl>
      <w:tblPr>
        <w:tblW w:w="9360" w:type="dxa"/>
        <w:tblCellMar>
          <w:top w:w="15" w:type="dxa"/>
          <w:left w:w="15" w:type="dxa"/>
          <w:bottom w:w="15" w:type="dxa"/>
          <w:right w:w="15" w:type="dxa"/>
        </w:tblCellMar>
        <w:tblLook w:val="04A0" w:firstRow="1" w:lastRow="0" w:firstColumn="1" w:lastColumn="0" w:noHBand="0" w:noVBand="1"/>
      </w:tblPr>
      <w:tblGrid>
        <w:gridCol w:w="3112"/>
        <w:gridCol w:w="6248"/>
      </w:tblGrid>
      <w:tr w:rsidR="009529C9" w:rsidRPr="00A722CA" w14:paraId="2792ED05"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2FF94"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989F"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4473176C"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BA9D0"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Design Responsibility </w:t>
            </w:r>
          </w:p>
          <w:p w14:paraId="50CE77F6" w14:textId="77777777" w:rsidR="009529C9" w:rsidRPr="00A722CA" w:rsidRDefault="009529C9" w:rsidP="002211A4">
            <w:pPr>
              <w:pStyle w:val="NormalWeb"/>
              <w:numPr>
                <w:ilvl w:val="0"/>
                <w:numId w:val="15"/>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EDUTEST</w:t>
            </w:r>
          </w:p>
          <w:p w14:paraId="1BDD0BAF" w14:textId="77777777" w:rsidR="009529C9" w:rsidRPr="00A722CA" w:rsidRDefault="009529C9" w:rsidP="002211A4">
            <w:pPr>
              <w:pStyle w:val="NormalWeb"/>
              <w:numPr>
                <w:ilvl w:val="0"/>
                <w:numId w:val="15"/>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Client</w:t>
            </w:r>
          </w:p>
          <w:p w14:paraId="0A1600F5"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Account Details</w:t>
            </w:r>
          </w:p>
          <w:p w14:paraId="092F7C51" w14:textId="77777777" w:rsidR="009529C9" w:rsidRPr="00A722CA" w:rsidRDefault="009529C9" w:rsidP="002211A4">
            <w:pPr>
              <w:pStyle w:val="NormalWeb"/>
              <w:numPr>
                <w:ilvl w:val="0"/>
                <w:numId w:val="16"/>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Authors</w:t>
            </w:r>
          </w:p>
          <w:p w14:paraId="7DC0E393" w14:textId="671B474E" w:rsidR="009529C9" w:rsidRPr="00A722CA" w:rsidRDefault="009529C9" w:rsidP="002211A4">
            <w:pPr>
              <w:pStyle w:val="NormalWeb"/>
              <w:numPr>
                <w:ilvl w:val="0"/>
                <w:numId w:val="16"/>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Proof</w:t>
            </w:r>
            <w:r w:rsidR="009F54D1">
              <w:rPr>
                <w:rFonts w:ascii="Arial" w:hAnsi="Arial" w:cs="Arial"/>
                <w:color w:val="000000"/>
                <w:sz w:val="22"/>
                <w:szCs w:val="22"/>
              </w:rPr>
              <w:t>-R</w:t>
            </w:r>
            <w:r w:rsidRPr="00A722CA">
              <w:rPr>
                <w:rFonts w:ascii="Arial" w:hAnsi="Arial" w:cs="Arial"/>
                <w:color w:val="000000"/>
                <w:sz w:val="22"/>
                <w:szCs w:val="22"/>
              </w:rPr>
              <w:t>eaders</w:t>
            </w:r>
          </w:p>
          <w:p w14:paraId="6BE7686C" w14:textId="1C8B680F" w:rsidR="009529C9" w:rsidRPr="00A722CA" w:rsidRDefault="009F54D1" w:rsidP="002211A4">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Publishers</w:t>
            </w:r>
          </w:p>
          <w:p w14:paraId="279DF856"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Define Rules of Exam</w:t>
            </w:r>
          </w:p>
          <w:p w14:paraId="724CD3E1"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Upload Answer Keys</w:t>
            </w:r>
          </w:p>
          <w:p w14:paraId="08695A60"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Approval Process</w:t>
            </w:r>
          </w:p>
          <w:p w14:paraId="4CBCBD43"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58981"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Pair of Laptops with Offline Authoring Tools</w:t>
            </w:r>
          </w:p>
          <w:p w14:paraId="1AF6C33A" w14:textId="77777777" w:rsidR="009529C9" w:rsidRDefault="009529C9">
            <w:pPr>
              <w:pStyle w:val="NormalWeb"/>
              <w:spacing w:before="0" w:beforeAutospacing="0" w:after="0" w:afterAutospacing="0"/>
              <w:rPr>
                <w:rFonts w:ascii="Arial" w:hAnsi="Arial" w:cs="Arial"/>
                <w:color w:val="000000"/>
                <w:sz w:val="22"/>
                <w:szCs w:val="22"/>
              </w:rPr>
            </w:pPr>
            <w:r w:rsidRPr="00A722CA">
              <w:rPr>
                <w:rFonts w:ascii="Arial" w:hAnsi="Arial" w:cs="Arial"/>
                <w:color w:val="000000"/>
                <w:sz w:val="22"/>
                <w:szCs w:val="22"/>
              </w:rPr>
              <w:t>Rule Definitions in System Recognized Format</w:t>
            </w:r>
          </w:p>
          <w:p w14:paraId="726915B8" w14:textId="41C721B3" w:rsidR="00DC767C" w:rsidRPr="00A722CA" w:rsidRDefault="00DC767C">
            <w:pPr>
              <w:pStyle w:val="NormalWeb"/>
              <w:spacing w:before="0" w:beforeAutospacing="0" w:after="0" w:afterAutospacing="0"/>
              <w:rPr>
                <w:rFonts w:ascii="Arial" w:hAnsi="Arial" w:cs="Arial"/>
              </w:rPr>
            </w:pPr>
            <w:r>
              <w:rPr>
                <w:rFonts w:ascii="Arial" w:hAnsi="Arial" w:cs="Arial"/>
                <w:color w:val="000000"/>
              </w:rPr>
              <w:t>Question Paper Template</w:t>
            </w:r>
          </w:p>
        </w:tc>
      </w:tr>
      <w:tr w:rsidR="009529C9" w:rsidRPr="00A722CA" w14:paraId="259A23EF"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7383"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9529C9" w:rsidRPr="00A722CA" w14:paraId="2F086553"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15C45" w14:textId="77777777" w:rsidR="009529C9" w:rsidRPr="00A722CA" w:rsidRDefault="009529C9" w:rsidP="002211A4">
            <w:pPr>
              <w:pStyle w:val="NormalWeb"/>
              <w:numPr>
                <w:ilvl w:val="0"/>
                <w:numId w:val="17"/>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Creation of Paper Format</w:t>
            </w:r>
          </w:p>
          <w:p w14:paraId="231D91BE" w14:textId="77777777" w:rsidR="009529C9" w:rsidRPr="00A722CA" w:rsidRDefault="009529C9" w:rsidP="002211A4">
            <w:pPr>
              <w:pStyle w:val="NormalWeb"/>
              <w:numPr>
                <w:ilvl w:val="0"/>
                <w:numId w:val="17"/>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Creation of Offline Authoring Tool for Client</w:t>
            </w:r>
          </w:p>
          <w:p w14:paraId="406CF539" w14:textId="77777777" w:rsidR="009529C9" w:rsidRPr="00A722CA" w:rsidRDefault="009529C9" w:rsidP="002211A4">
            <w:pPr>
              <w:pStyle w:val="NormalWeb"/>
              <w:numPr>
                <w:ilvl w:val="0"/>
                <w:numId w:val="17"/>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Creation System User Account and Role Assignment</w:t>
            </w:r>
          </w:p>
        </w:tc>
      </w:tr>
      <w:tr w:rsidR="009529C9" w:rsidRPr="00A722CA" w14:paraId="2B056620"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3DDEB"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6AADC3A0"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BA6E1" w14:textId="77777777" w:rsidR="009529C9" w:rsidRPr="00A722CA" w:rsidRDefault="009529C9" w:rsidP="002211A4">
            <w:pPr>
              <w:pStyle w:val="NormalWeb"/>
              <w:numPr>
                <w:ilvl w:val="0"/>
                <w:numId w:val="18"/>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Test Design</w:t>
            </w:r>
          </w:p>
        </w:tc>
      </w:tr>
    </w:tbl>
    <w:p w14:paraId="2736D2AE" w14:textId="77777777" w:rsidR="009529C9" w:rsidRPr="00A722CA" w:rsidRDefault="009529C9" w:rsidP="009529C9">
      <w:pPr>
        <w:spacing w:after="240"/>
        <w:rPr>
          <w:rFonts w:cs="Arial"/>
          <w:sz w:val="24"/>
          <w:szCs w:val="24"/>
        </w:rPr>
      </w:pPr>
    </w:p>
    <w:bookmarkStart w:id="37" w:name="_Toc19801077"/>
    <w:p w14:paraId="4DACA720" w14:textId="3CBC9549" w:rsidR="000608A2" w:rsidRDefault="005370A5" w:rsidP="008D2AED">
      <w:pPr>
        <w:jc w:val="center"/>
        <w:rPr>
          <w:rFonts w:eastAsiaTheme="majorEastAsia" w:cstheme="majorBidi"/>
          <w:sz w:val="32"/>
          <w:szCs w:val="26"/>
        </w:rPr>
      </w:pPr>
      <w:r>
        <w:object w:dxaOrig="8551" w:dyaOrig="2851" w14:anchorId="5AC18AA2">
          <v:shape id="_x0000_i1030" type="#_x0000_t75" style="width:427.6pt;height:142.65pt" o:ole="">
            <v:imagedata r:id="rId19" o:title=""/>
          </v:shape>
          <o:OLEObject Type="Embed" ProgID="Visio.Drawing.15" ShapeID="_x0000_i1030" DrawAspect="Content" ObjectID="_1676208711" r:id="rId20"/>
        </w:object>
      </w:r>
    </w:p>
    <w:p w14:paraId="4DE42114" w14:textId="77777777" w:rsidR="005370A5" w:rsidRDefault="005370A5">
      <w:pPr>
        <w:rPr>
          <w:rFonts w:eastAsiaTheme="majorEastAsia" w:cstheme="majorBidi"/>
          <w:sz w:val="32"/>
          <w:szCs w:val="26"/>
        </w:rPr>
      </w:pPr>
      <w:r>
        <w:br w:type="page"/>
      </w:r>
    </w:p>
    <w:p w14:paraId="7D3D12DB" w14:textId="20573DA2" w:rsidR="009529C9" w:rsidRPr="00CD710F" w:rsidRDefault="009529C9" w:rsidP="00CD710F">
      <w:pPr>
        <w:pStyle w:val="Heading2"/>
      </w:pPr>
      <w:bookmarkStart w:id="38" w:name="_Toc20317935"/>
      <w:r w:rsidRPr="00CD710F">
        <w:lastRenderedPageBreak/>
        <w:t>Question Paper Authoring (QPA)</w:t>
      </w:r>
      <w:bookmarkEnd w:id="37"/>
      <w:bookmarkEnd w:id="38"/>
    </w:p>
    <w:tbl>
      <w:tblPr>
        <w:tblW w:w="9360" w:type="dxa"/>
        <w:tblCellMar>
          <w:top w:w="15" w:type="dxa"/>
          <w:left w:w="15" w:type="dxa"/>
          <w:bottom w:w="15" w:type="dxa"/>
          <w:right w:w="15" w:type="dxa"/>
        </w:tblCellMar>
        <w:tblLook w:val="04A0" w:firstRow="1" w:lastRow="0" w:firstColumn="1" w:lastColumn="0" w:noHBand="0" w:noVBand="1"/>
      </w:tblPr>
      <w:tblGrid>
        <w:gridCol w:w="4384"/>
        <w:gridCol w:w="4976"/>
      </w:tblGrid>
      <w:tr w:rsidR="009529C9" w:rsidRPr="00A722CA" w14:paraId="0D648DFB"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295F8"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004C9"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73342DFF"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78C6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Question Bank</w:t>
            </w:r>
          </w:p>
          <w:p w14:paraId="67C34547"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Questions from Authors</w:t>
            </w:r>
          </w:p>
          <w:p w14:paraId="4945B585" w14:textId="2B23D06E"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 xml:space="preserve">Encryption PIN of </w:t>
            </w:r>
            <w:r w:rsidR="00FB674D">
              <w:rPr>
                <w:rFonts w:ascii="Arial" w:hAnsi="Arial" w:cs="Arial"/>
                <w:color w:val="000000"/>
                <w:sz w:val="22"/>
                <w:szCs w:val="22"/>
              </w:rPr>
              <w:t>Publisher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18B68"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Console Preview</w:t>
            </w:r>
          </w:p>
          <w:p w14:paraId="5D5DD152"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Encrypted Question Paper Sets</w:t>
            </w:r>
          </w:p>
        </w:tc>
      </w:tr>
      <w:tr w:rsidR="009529C9" w:rsidRPr="00A722CA" w14:paraId="22ED9D93"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58F77"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9529C9" w:rsidRPr="00A722CA" w14:paraId="5B3372BC"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2E5F9" w14:textId="77777777" w:rsidR="009529C9" w:rsidRPr="00A722CA" w:rsidRDefault="009529C9" w:rsidP="002211A4">
            <w:pPr>
              <w:pStyle w:val="NormalWeb"/>
              <w:numPr>
                <w:ilvl w:val="0"/>
                <w:numId w:val="1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Proofreading</w:t>
            </w:r>
          </w:p>
          <w:p w14:paraId="1FFD4592" w14:textId="77777777" w:rsidR="009529C9" w:rsidRPr="00A722CA" w:rsidRDefault="009529C9" w:rsidP="002211A4">
            <w:pPr>
              <w:pStyle w:val="NormalWeb"/>
              <w:numPr>
                <w:ilvl w:val="0"/>
                <w:numId w:val="1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Language Translations</w:t>
            </w:r>
          </w:p>
          <w:p w14:paraId="5262A9C9" w14:textId="77777777" w:rsidR="009529C9" w:rsidRPr="00A722CA" w:rsidRDefault="009529C9" w:rsidP="002211A4">
            <w:pPr>
              <w:pStyle w:val="NormalWeb"/>
              <w:numPr>
                <w:ilvl w:val="0"/>
                <w:numId w:val="1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Creation of Question Paper Sets</w:t>
            </w:r>
          </w:p>
          <w:p w14:paraId="2E186341" w14:textId="77777777" w:rsidR="009529C9" w:rsidRPr="00A722CA" w:rsidRDefault="009529C9" w:rsidP="002211A4">
            <w:pPr>
              <w:pStyle w:val="NormalWeb"/>
              <w:numPr>
                <w:ilvl w:val="0"/>
                <w:numId w:val="1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Validation of Question Paper Sets</w:t>
            </w:r>
          </w:p>
          <w:p w14:paraId="78A48947" w14:textId="77777777" w:rsidR="009529C9" w:rsidRPr="00A722CA" w:rsidRDefault="009529C9" w:rsidP="002211A4">
            <w:pPr>
              <w:pStyle w:val="NormalWeb"/>
              <w:numPr>
                <w:ilvl w:val="0"/>
                <w:numId w:val="1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Approval of Question Paper Sets by Client</w:t>
            </w:r>
          </w:p>
        </w:tc>
      </w:tr>
      <w:tr w:rsidR="009529C9" w:rsidRPr="00A722CA" w14:paraId="36BBE5BF"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57F92"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2CE54E0E"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9A4D4" w14:textId="77777777" w:rsidR="009529C9" w:rsidRPr="00A722CA" w:rsidRDefault="009529C9" w:rsidP="002211A4">
            <w:pPr>
              <w:pStyle w:val="NormalWeb"/>
              <w:numPr>
                <w:ilvl w:val="0"/>
                <w:numId w:val="20"/>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Question Paper Design</w:t>
            </w:r>
          </w:p>
        </w:tc>
      </w:tr>
    </w:tbl>
    <w:p w14:paraId="22190B7C" w14:textId="53D951A9" w:rsidR="009529C9" w:rsidRDefault="009529C9" w:rsidP="00576E70">
      <w:pPr>
        <w:spacing w:after="240"/>
        <w:rPr>
          <w:rFonts w:cs="Arial"/>
        </w:rPr>
      </w:pPr>
    </w:p>
    <w:p w14:paraId="531EB5F5" w14:textId="7ED0809E" w:rsidR="00D96CFF" w:rsidRPr="00A722CA" w:rsidRDefault="00D96CFF" w:rsidP="008D2AED">
      <w:pPr>
        <w:spacing w:after="240"/>
        <w:jc w:val="center"/>
        <w:rPr>
          <w:rFonts w:cs="Arial"/>
        </w:rPr>
      </w:pPr>
      <w:r>
        <w:object w:dxaOrig="15113" w:dyaOrig="7726" w14:anchorId="469700FC">
          <v:shape id="_x0000_i1031" type="#_x0000_t75" style="width:451pt;height:230.15pt" o:ole="" o:bordertopcolor="this" o:borderleftcolor="this" o:borderbottomcolor="this" o:borderrightcolor="this">
            <v:imagedata r:id="rId21" o:title=""/>
          </v:shape>
          <o:OLEObject Type="Embed" ProgID="Visio.Drawing.15" ShapeID="_x0000_i1031" DrawAspect="Content" ObjectID="_1676208712" r:id="rId22"/>
        </w:object>
      </w:r>
    </w:p>
    <w:p w14:paraId="1C611116" w14:textId="77777777" w:rsidR="000608A2" w:rsidRDefault="000608A2">
      <w:pPr>
        <w:rPr>
          <w:rFonts w:eastAsiaTheme="majorEastAsia" w:cstheme="majorBidi"/>
          <w:sz w:val="32"/>
          <w:szCs w:val="26"/>
        </w:rPr>
      </w:pPr>
      <w:bookmarkStart w:id="39" w:name="_Toc19801078"/>
      <w:r>
        <w:br w:type="page"/>
      </w:r>
    </w:p>
    <w:p w14:paraId="35DA5370" w14:textId="739453D5" w:rsidR="009529C9" w:rsidRPr="00A722CA" w:rsidRDefault="009529C9" w:rsidP="00CD710F">
      <w:pPr>
        <w:pStyle w:val="Heading2"/>
      </w:pPr>
      <w:bookmarkStart w:id="40" w:name="_Toc20317936"/>
      <w:proofErr w:type="spellStart"/>
      <w:r w:rsidRPr="00A722CA">
        <w:lastRenderedPageBreak/>
        <w:t>Center</w:t>
      </w:r>
      <w:proofErr w:type="spellEnd"/>
      <w:r w:rsidRPr="00A722CA">
        <w:t xml:space="preserve"> </w:t>
      </w:r>
      <w:proofErr w:type="spellStart"/>
      <w:r w:rsidRPr="00A722CA">
        <w:t>Onboarding</w:t>
      </w:r>
      <w:proofErr w:type="spellEnd"/>
      <w:r w:rsidRPr="00A722CA">
        <w:t xml:space="preserve"> Process (CEOP)</w:t>
      </w:r>
      <w:bookmarkEnd w:id="39"/>
      <w:bookmarkEnd w:id="40"/>
    </w:p>
    <w:tbl>
      <w:tblPr>
        <w:tblW w:w="9360" w:type="dxa"/>
        <w:tblCellMar>
          <w:top w:w="15" w:type="dxa"/>
          <w:left w:w="15" w:type="dxa"/>
          <w:bottom w:w="15" w:type="dxa"/>
          <w:right w:w="15" w:type="dxa"/>
        </w:tblCellMar>
        <w:tblLook w:val="04A0" w:firstRow="1" w:lastRow="0" w:firstColumn="1" w:lastColumn="0" w:noHBand="0" w:noVBand="1"/>
      </w:tblPr>
      <w:tblGrid>
        <w:gridCol w:w="5344"/>
        <w:gridCol w:w="4016"/>
      </w:tblGrid>
      <w:tr w:rsidR="009529C9" w:rsidRPr="00A722CA" w14:paraId="4BF560C4"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A67B3"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92175"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0033D0F3"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2230"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Name and Contact Details</w:t>
            </w:r>
          </w:p>
          <w:p w14:paraId="2AC23CE4"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Contract Terms</w:t>
            </w:r>
          </w:p>
          <w:p w14:paraId="78A6CC2B"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Infrastructure (Network Topology Machines)</w:t>
            </w:r>
          </w:p>
          <w:p w14:paraId="31F3898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 xml:space="preserve">Availability of </w:t>
            </w:r>
            <w:proofErr w:type="spellStart"/>
            <w:r w:rsidRPr="00A722CA">
              <w:rPr>
                <w:rFonts w:ascii="Arial" w:hAnsi="Arial" w:cs="Arial"/>
                <w:color w:val="000000"/>
                <w:sz w:val="22"/>
                <w:szCs w:val="22"/>
              </w:rPr>
              <w:t>Center</w:t>
            </w:r>
            <w:proofErr w:type="spellEnd"/>
          </w:p>
          <w:p w14:paraId="66F0D0D8"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Staffing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DA84" w14:textId="77777777" w:rsidR="009529C9" w:rsidRPr="00A722CA" w:rsidRDefault="009529C9">
            <w:pPr>
              <w:pStyle w:val="NormalWeb"/>
              <w:spacing w:before="0" w:beforeAutospacing="0" w:after="0" w:afterAutospacing="0"/>
              <w:rPr>
                <w:rFonts w:ascii="Arial" w:hAnsi="Arial" w:cs="Arial"/>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Master (Machine Details)</w:t>
            </w:r>
          </w:p>
        </w:tc>
      </w:tr>
      <w:tr w:rsidR="009529C9" w:rsidRPr="00A722CA" w14:paraId="5EE3FE6A"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3A955"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9529C9" w:rsidRPr="00A722CA" w14:paraId="1202D394"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1D3E" w14:textId="77777777" w:rsidR="009529C9" w:rsidRPr="00A722CA" w:rsidRDefault="009529C9" w:rsidP="002211A4">
            <w:pPr>
              <w:pStyle w:val="NormalWeb"/>
              <w:numPr>
                <w:ilvl w:val="0"/>
                <w:numId w:val="21"/>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Auditing / Landscaping</w:t>
            </w:r>
          </w:p>
        </w:tc>
      </w:tr>
      <w:tr w:rsidR="009529C9" w:rsidRPr="00A722CA" w14:paraId="4D992800"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9894"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321DA104"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077B9" w14:textId="77777777" w:rsidR="009529C9" w:rsidRPr="00A722CA" w:rsidRDefault="009529C9" w:rsidP="002211A4">
            <w:pPr>
              <w:pStyle w:val="NormalWeb"/>
              <w:numPr>
                <w:ilvl w:val="0"/>
                <w:numId w:val="22"/>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None</w:t>
            </w:r>
          </w:p>
        </w:tc>
      </w:tr>
    </w:tbl>
    <w:p w14:paraId="35B6E1C2" w14:textId="1FE33B04" w:rsidR="009529C9" w:rsidRDefault="009529C9" w:rsidP="009529C9">
      <w:pPr>
        <w:spacing w:after="240"/>
        <w:rPr>
          <w:rFonts w:cs="Arial"/>
          <w:sz w:val="24"/>
          <w:szCs w:val="24"/>
        </w:rPr>
      </w:pPr>
    </w:p>
    <w:p w14:paraId="6B5BC79E" w14:textId="28FB9114" w:rsidR="00D96CFF" w:rsidRPr="00A722CA" w:rsidRDefault="00D96CFF" w:rsidP="009529C9">
      <w:pPr>
        <w:spacing w:after="240"/>
        <w:rPr>
          <w:rFonts w:cs="Arial"/>
          <w:sz w:val="24"/>
          <w:szCs w:val="24"/>
        </w:rPr>
      </w:pPr>
      <w:r>
        <w:object w:dxaOrig="15376" w:dyaOrig="6601" w14:anchorId="7BC9C48F">
          <v:shape id="_x0000_i1032" type="#_x0000_t75" style="width:451.45pt;height:193.45pt" o:ole="" o:bordertopcolor="this" o:borderleftcolor="this" o:borderbottomcolor="this" o:borderrightcolor="this">
            <v:imagedata r:id="rId23" o:title=""/>
          </v:shape>
          <o:OLEObject Type="Embed" ProgID="Visio.Drawing.15" ShapeID="_x0000_i1032" DrawAspect="Content" ObjectID="_1676208713" r:id="rId24"/>
        </w:object>
      </w:r>
    </w:p>
    <w:p w14:paraId="7171BEEB" w14:textId="77777777" w:rsidR="000608A2" w:rsidRDefault="000608A2">
      <w:pPr>
        <w:rPr>
          <w:rFonts w:eastAsiaTheme="majorEastAsia" w:cstheme="majorBidi"/>
          <w:sz w:val="32"/>
          <w:szCs w:val="26"/>
        </w:rPr>
      </w:pPr>
      <w:bookmarkStart w:id="41" w:name="_Toc19801079"/>
      <w:r>
        <w:br w:type="page"/>
      </w:r>
    </w:p>
    <w:p w14:paraId="43FF9802" w14:textId="52D93276" w:rsidR="009529C9" w:rsidRPr="00A722CA" w:rsidRDefault="009529C9" w:rsidP="00CD710F">
      <w:pPr>
        <w:pStyle w:val="Heading2"/>
      </w:pPr>
      <w:bookmarkStart w:id="42" w:name="_Toc20317937"/>
      <w:proofErr w:type="spellStart"/>
      <w:r w:rsidRPr="00A722CA">
        <w:lastRenderedPageBreak/>
        <w:t>Center</w:t>
      </w:r>
      <w:proofErr w:type="spellEnd"/>
      <w:r w:rsidRPr="00A722CA">
        <w:t xml:space="preserve"> Allocation Process (CEAP)</w:t>
      </w:r>
      <w:bookmarkEnd w:id="41"/>
      <w:bookmarkEnd w:id="42"/>
    </w:p>
    <w:tbl>
      <w:tblPr>
        <w:tblW w:w="9360" w:type="dxa"/>
        <w:tblCellMar>
          <w:top w:w="15" w:type="dxa"/>
          <w:left w:w="15" w:type="dxa"/>
          <w:bottom w:w="15" w:type="dxa"/>
          <w:right w:w="15" w:type="dxa"/>
        </w:tblCellMar>
        <w:tblLook w:val="04A0" w:firstRow="1" w:lastRow="0" w:firstColumn="1" w:lastColumn="0" w:noHBand="0" w:noVBand="1"/>
      </w:tblPr>
      <w:tblGrid>
        <w:gridCol w:w="3510"/>
        <w:gridCol w:w="5850"/>
      </w:tblGrid>
      <w:tr w:rsidR="009529C9" w:rsidRPr="00A722CA" w14:paraId="70AACA96"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6BDBA"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97358"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6127FACA"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AD19A"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Data</w:t>
            </w:r>
          </w:p>
          <w:p w14:paraId="7CB7FD8C" w14:textId="77777777" w:rsidR="009529C9" w:rsidRPr="00A722CA" w:rsidRDefault="009529C9">
            <w:pPr>
              <w:pStyle w:val="NormalWeb"/>
              <w:spacing w:before="0" w:beforeAutospacing="0" w:after="0" w:afterAutospacing="0"/>
              <w:rPr>
                <w:rFonts w:ascii="Arial" w:hAnsi="Arial" w:cs="Arial"/>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Master</w:t>
            </w:r>
          </w:p>
          <w:p w14:paraId="3986E6AF"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Allocation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A71D"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 xml:space="preserve">Candidate - </w:t>
            </w: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Mapping</w:t>
            </w:r>
          </w:p>
          <w:p w14:paraId="22B3A75A"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Admit Card</w:t>
            </w:r>
          </w:p>
        </w:tc>
      </w:tr>
      <w:tr w:rsidR="009529C9" w:rsidRPr="00A722CA" w14:paraId="34D5AC48"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D0214"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9529C9" w:rsidRPr="00A722CA" w14:paraId="5CDBF0B9"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F1908" w14:textId="77777777" w:rsidR="009529C9" w:rsidRPr="00A722CA" w:rsidRDefault="009529C9" w:rsidP="002211A4">
            <w:pPr>
              <w:pStyle w:val="NormalWeb"/>
              <w:numPr>
                <w:ilvl w:val="0"/>
                <w:numId w:val="23"/>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 xml:space="preserve">Reassessment Audit of </w:t>
            </w:r>
            <w:proofErr w:type="spellStart"/>
            <w:r w:rsidRPr="00A722CA">
              <w:rPr>
                <w:rFonts w:ascii="Arial" w:hAnsi="Arial" w:cs="Arial"/>
                <w:color w:val="000000"/>
                <w:sz w:val="22"/>
                <w:szCs w:val="22"/>
              </w:rPr>
              <w:t>Center</w:t>
            </w:r>
            <w:proofErr w:type="spellEnd"/>
          </w:p>
          <w:p w14:paraId="03AFF757" w14:textId="77777777" w:rsidR="009529C9" w:rsidRPr="00A722CA" w:rsidRDefault="009529C9" w:rsidP="002211A4">
            <w:pPr>
              <w:pStyle w:val="NormalWeb"/>
              <w:numPr>
                <w:ilvl w:val="0"/>
                <w:numId w:val="23"/>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Auto-Allocation based on Allocation Rules</w:t>
            </w:r>
          </w:p>
          <w:p w14:paraId="10B07743" w14:textId="77777777" w:rsidR="009529C9" w:rsidRPr="00A722CA" w:rsidRDefault="009529C9" w:rsidP="002211A4">
            <w:pPr>
              <w:pStyle w:val="NormalWeb"/>
              <w:numPr>
                <w:ilvl w:val="0"/>
                <w:numId w:val="23"/>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Manual Assignment</w:t>
            </w:r>
          </w:p>
        </w:tc>
      </w:tr>
      <w:tr w:rsidR="009529C9" w:rsidRPr="00A722CA" w14:paraId="587789C7"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EC990"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71EAFA7C"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D89DB" w14:textId="77777777" w:rsidR="009529C9" w:rsidRPr="00A722CA" w:rsidRDefault="009529C9" w:rsidP="002211A4">
            <w:pPr>
              <w:pStyle w:val="NormalWeb"/>
              <w:numPr>
                <w:ilvl w:val="0"/>
                <w:numId w:val="24"/>
              </w:numPr>
              <w:spacing w:before="0" w:beforeAutospacing="0" w:after="0" w:afterAutospacing="0"/>
              <w:textAlignment w:val="baseline"/>
              <w:rPr>
                <w:rFonts w:ascii="Arial" w:hAnsi="Arial" w:cs="Arial"/>
                <w:color w:val="000000"/>
                <w:sz w:val="22"/>
                <w:szCs w:val="22"/>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w:t>
            </w:r>
            <w:proofErr w:type="spellStart"/>
            <w:r w:rsidRPr="00A722CA">
              <w:rPr>
                <w:rFonts w:ascii="Arial" w:hAnsi="Arial" w:cs="Arial"/>
                <w:color w:val="000000"/>
                <w:sz w:val="22"/>
                <w:szCs w:val="22"/>
              </w:rPr>
              <w:t>Onboarding</w:t>
            </w:r>
            <w:proofErr w:type="spellEnd"/>
          </w:p>
          <w:p w14:paraId="3FCE8C59" w14:textId="77777777" w:rsidR="009529C9" w:rsidRPr="00A722CA" w:rsidRDefault="009529C9" w:rsidP="002211A4">
            <w:pPr>
              <w:pStyle w:val="NormalWeb"/>
              <w:numPr>
                <w:ilvl w:val="0"/>
                <w:numId w:val="24"/>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Candidate Application</w:t>
            </w:r>
          </w:p>
        </w:tc>
      </w:tr>
    </w:tbl>
    <w:p w14:paraId="1747F960" w14:textId="644881A2" w:rsidR="009529C9" w:rsidRDefault="009529C9" w:rsidP="009529C9">
      <w:pPr>
        <w:rPr>
          <w:rFonts w:cs="Arial"/>
        </w:rPr>
      </w:pPr>
    </w:p>
    <w:p w14:paraId="4CA20C14" w14:textId="5A117191" w:rsidR="00240B57" w:rsidRPr="007120C8" w:rsidRDefault="00607CB1" w:rsidP="007120C8">
      <w:pPr>
        <w:spacing w:after="240"/>
      </w:pPr>
      <w:r>
        <w:object w:dxaOrig="15653" w:dyaOrig="10284" w14:anchorId="33A43E09">
          <v:shape id="_x0000_i1033" type="#_x0000_t75" style="width:451pt;height:296.4pt" o:ole="">
            <v:imagedata r:id="rId25" o:title=""/>
          </v:shape>
          <o:OLEObject Type="Embed" ProgID="Visio.Drawing.15" ShapeID="_x0000_i1033" DrawAspect="Content" ObjectID="_1676208714" r:id="rId26"/>
        </w:object>
      </w:r>
    </w:p>
    <w:p w14:paraId="6DE9EA3D" w14:textId="77777777" w:rsidR="000608A2" w:rsidRDefault="000608A2">
      <w:pPr>
        <w:rPr>
          <w:rFonts w:eastAsiaTheme="majorEastAsia" w:cstheme="majorBidi"/>
          <w:sz w:val="32"/>
          <w:szCs w:val="26"/>
        </w:rPr>
      </w:pPr>
      <w:bookmarkStart w:id="43" w:name="_Toc19801080"/>
      <w:r>
        <w:br w:type="page"/>
      </w:r>
    </w:p>
    <w:p w14:paraId="3F36A859" w14:textId="33B62659" w:rsidR="009529C9" w:rsidRPr="00A722CA" w:rsidRDefault="009529C9" w:rsidP="00CD710F">
      <w:pPr>
        <w:pStyle w:val="Heading2"/>
      </w:pPr>
      <w:bookmarkStart w:id="44" w:name="_Toc20317938"/>
      <w:proofErr w:type="spellStart"/>
      <w:r w:rsidRPr="00A722CA">
        <w:lastRenderedPageBreak/>
        <w:t>Center</w:t>
      </w:r>
      <w:proofErr w:type="spellEnd"/>
      <w:r w:rsidRPr="00A722CA">
        <w:t xml:space="preserve"> Preparation Process (CEPP)</w:t>
      </w:r>
      <w:bookmarkEnd w:id="43"/>
      <w:bookmarkEnd w:id="44"/>
    </w:p>
    <w:tbl>
      <w:tblPr>
        <w:tblW w:w="9360" w:type="dxa"/>
        <w:tblCellMar>
          <w:top w:w="15" w:type="dxa"/>
          <w:left w:w="15" w:type="dxa"/>
          <w:bottom w:w="15" w:type="dxa"/>
          <w:right w:w="15" w:type="dxa"/>
        </w:tblCellMar>
        <w:tblLook w:val="04A0" w:firstRow="1" w:lastRow="0" w:firstColumn="1" w:lastColumn="0" w:noHBand="0" w:noVBand="1"/>
      </w:tblPr>
      <w:tblGrid>
        <w:gridCol w:w="4430"/>
        <w:gridCol w:w="4930"/>
      </w:tblGrid>
      <w:tr w:rsidR="009529C9" w:rsidRPr="00A722CA" w14:paraId="3B52DCFA"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7C3A"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782D4"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5077DC7F"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4341D" w14:textId="77777777" w:rsidR="009529C9" w:rsidRPr="00A722CA" w:rsidRDefault="009529C9">
            <w:pPr>
              <w:pStyle w:val="NormalWeb"/>
              <w:spacing w:before="0" w:beforeAutospacing="0" w:after="0" w:afterAutospacing="0"/>
              <w:rPr>
                <w:rFonts w:ascii="Arial" w:hAnsi="Arial" w:cs="Arial"/>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Master</w:t>
            </w:r>
          </w:p>
          <w:p w14:paraId="57803FCF"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Monitoring Agent (MOTA)</w:t>
            </w:r>
          </w:p>
          <w:p w14:paraId="6E1CCB07" w14:textId="77777777" w:rsidR="009529C9" w:rsidRPr="00A722CA" w:rsidRDefault="009529C9">
            <w:pPr>
              <w:pStyle w:val="NormalWeb"/>
              <w:spacing w:before="0" w:beforeAutospacing="0" w:after="0" w:afterAutospacing="0"/>
              <w:rPr>
                <w:rFonts w:ascii="Arial" w:hAnsi="Arial" w:cs="Arial"/>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Servers</w:t>
            </w:r>
          </w:p>
          <w:p w14:paraId="61A5BBC9"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List</w:t>
            </w:r>
          </w:p>
          <w:p w14:paraId="2E21EBC2"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Mock Test Paper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2DDE" w14:textId="77777777" w:rsidR="009529C9" w:rsidRPr="00A722CA" w:rsidRDefault="009529C9">
            <w:pPr>
              <w:pStyle w:val="NormalWeb"/>
              <w:spacing w:before="0" w:beforeAutospacing="0" w:after="0" w:afterAutospacing="0"/>
              <w:rPr>
                <w:rFonts w:ascii="Arial" w:hAnsi="Arial" w:cs="Arial"/>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Preparedness Report</w:t>
            </w:r>
          </w:p>
          <w:p w14:paraId="461286EC"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Mock Test Raw Result</w:t>
            </w:r>
          </w:p>
          <w:p w14:paraId="4FCEED71"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 xml:space="preserve">Updated </w:t>
            </w: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Master</w:t>
            </w:r>
          </w:p>
        </w:tc>
      </w:tr>
      <w:tr w:rsidR="009529C9" w:rsidRPr="00A722CA" w14:paraId="7F0874C2"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2C2D0"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9529C9" w:rsidRPr="00A722CA" w14:paraId="4F84E6F1"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43675" w14:textId="77777777" w:rsidR="009529C9" w:rsidRPr="00A722CA" w:rsidRDefault="009529C9" w:rsidP="002211A4">
            <w:pPr>
              <w:pStyle w:val="NormalWeb"/>
              <w:numPr>
                <w:ilvl w:val="0"/>
                <w:numId w:val="25"/>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MOTA Installation</w:t>
            </w:r>
          </w:p>
          <w:p w14:paraId="3F59E345" w14:textId="77777777" w:rsidR="009529C9" w:rsidRPr="00A722CA" w:rsidRDefault="009529C9" w:rsidP="002211A4">
            <w:pPr>
              <w:pStyle w:val="NormalWeb"/>
              <w:numPr>
                <w:ilvl w:val="0"/>
                <w:numId w:val="25"/>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MOTA Execution</w:t>
            </w:r>
          </w:p>
          <w:p w14:paraId="7670B3D2" w14:textId="77777777" w:rsidR="009529C9" w:rsidRPr="00A722CA" w:rsidRDefault="009529C9" w:rsidP="002211A4">
            <w:pPr>
              <w:pStyle w:val="NormalWeb"/>
              <w:numPr>
                <w:ilvl w:val="0"/>
                <w:numId w:val="25"/>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Conducting Mock Test</w:t>
            </w:r>
          </w:p>
          <w:p w14:paraId="5CAF6364" w14:textId="77777777" w:rsidR="009529C9" w:rsidRPr="00A722CA" w:rsidRDefault="009529C9" w:rsidP="002211A4">
            <w:pPr>
              <w:pStyle w:val="NormalWeb"/>
              <w:numPr>
                <w:ilvl w:val="0"/>
                <w:numId w:val="25"/>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Mock Test Result Analysis</w:t>
            </w:r>
          </w:p>
        </w:tc>
      </w:tr>
      <w:tr w:rsidR="009529C9" w:rsidRPr="00A722CA" w14:paraId="6945AD05"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C8FC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254D82BD"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B9B31" w14:textId="77777777" w:rsidR="009529C9" w:rsidRPr="00A722CA" w:rsidRDefault="009529C9" w:rsidP="002211A4">
            <w:pPr>
              <w:pStyle w:val="NormalWeb"/>
              <w:numPr>
                <w:ilvl w:val="0"/>
                <w:numId w:val="26"/>
              </w:numPr>
              <w:spacing w:before="0" w:beforeAutospacing="0" w:after="0" w:afterAutospacing="0"/>
              <w:textAlignment w:val="baseline"/>
              <w:rPr>
                <w:rFonts w:ascii="Arial" w:hAnsi="Arial" w:cs="Arial"/>
                <w:color w:val="000000"/>
                <w:sz w:val="22"/>
                <w:szCs w:val="22"/>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Allocation</w:t>
            </w:r>
          </w:p>
        </w:tc>
      </w:tr>
    </w:tbl>
    <w:p w14:paraId="299D61A1" w14:textId="46A53412" w:rsidR="009529C9" w:rsidRDefault="009529C9" w:rsidP="009529C9">
      <w:pPr>
        <w:spacing w:after="240"/>
        <w:rPr>
          <w:rFonts w:cs="Arial"/>
          <w:sz w:val="24"/>
          <w:szCs w:val="24"/>
        </w:rPr>
      </w:pPr>
    </w:p>
    <w:p w14:paraId="4ACB6BBB" w14:textId="6A3EBEE2" w:rsidR="009B7F16" w:rsidRPr="00A722CA" w:rsidRDefault="00264166" w:rsidP="009529C9">
      <w:pPr>
        <w:spacing w:after="240"/>
        <w:rPr>
          <w:rFonts w:cs="Arial"/>
          <w:sz w:val="24"/>
          <w:szCs w:val="24"/>
        </w:rPr>
      </w:pPr>
      <w:r w:rsidRPr="00264166">
        <w:t xml:space="preserve"> </w:t>
      </w:r>
      <w:r>
        <w:object w:dxaOrig="15481" w:dyaOrig="10089" w14:anchorId="3AA8DFE3">
          <v:shape id="_x0000_i1034" type="#_x0000_t75" style="width:451.45pt;height:294.2pt" o:ole="">
            <v:imagedata r:id="rId27" o:title=""/>
          </v:shape>
          <o:OLEObject Type="Embed" ProgID="Visio.Drawing.15" ShapeID="_x0000_i1034" DrawAspect="Content" ObjectID="_1676208715" r:id="rId28"/>
        </w:object>
      </w:r>
    </w:p>
    <w:p w14:paraId="4CDD9281" w14:textId="77777777" w:rsidR="000608A2" w:rsidRDefault="000608A2">
      <w:pPr>
        <w:rPr>
          <w:rFonts w:eastAsiaTheme="majorEastAsia" w:cstheme="majorBidi"/>
          <w:sz w:val="32"/>
          <w:szCs w:val="26"/>
        </w:rPr>
      </w:pPr>
      <w:bookmarkStart w:id="45" w:name="_Toc19801081"/>
      <w:r>
        <w:br w:type="page"/>
      </w:r>
    </w:p>
    <w:p w14:paraId="15B73695" w14:textId="41CC120F" w:rsidR="009529C9" w:rsidRPr="00A722CA" w:rsidRDefault="009529C9" w:rsidP="00CD710F">
      <w:pPr>
        <w:pStyle w:val="Heading2"/>
      </w:pPr>
      <w:bookmarkStart w:id="46" w:name="_Toc20317939"/>
      <w:r w:rsidRPr="00A722CA">
        <w:lastRenderedPageBreak/>
        <w:t xml:space="preserve">Candidate Registration </w:t>
      </w:r>
      <w:r w:rsidR="00D42BE5">
        <w:t xml:space="preserve">at </w:t>
      </w:r>
      <w:proofErr w:type="spellStart"/>
      <w:r w:rsidR="00D42BE5">
        <w:t>Center</w:t>
      </w:r>
      <w:proofErr w:type="spellEnd"/>
      <w:r w:rsidR="00D42BE5">
        <w:t xml:space="preserve"> </w:t>
      </w:r>
      <w:r w:rsidRPr="00A722CA">
        <w:t>(CR)</w:t>
      </w:r>
      <w:bookmarkEnd w:id="45"/>
      <w:bookmarkEnd w:id="46"/>
    </w:p>
    <w:tbl>
      <w:tblPr>
        <w:tblW w:w="9360" w:type="dxa"/>
        <w:tblCellMar>
          <w:top w:w="15" w:type="dxa"/>
          <w:left w:w="15" w:type="dxa"/>
          <w:bottom w:w="15" w:type="dxa"/>
          <w:right w:w="15" w:type="dxa"/>
        </w:tblCellMar>
        <w:tblLook w:val="04A0" w:firstRow="1" w:lastRow="0" w:firstColumn="1" w:lastColumn="0" w:noHBand="0" w:noVBand="1"/>
      </w:tblPr>
      <w:tblGrid>
        <w:gridCol w:w="5079"/>
        <w:gridCol w:w="4281"/>
      </w:tblGrid>
      <w:tr w:rsidR="009529C9" w:rsidRPr="00A722CA" w14:paraId="4462DC96"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3DEEC"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BCE36"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21770FFF"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540B5"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 xml:space="preserve">Candidate </w:t>
            </w: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Mapping</w:t>
            </w:r>
          </w:p>
          <w:p w14:paraId="07802DE8"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Admit Card Details (QR Code Reading)</w:t>
            </w:r>
          </w:p>
          <w:p w14:paraId="5B6DE210"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Registration Sheet</w:t>
            </w:r>
          </w:p>
          <w:p w14:paraId="21867647"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Attendance Sheet</w:t>
            </w:r>
          </w:p>
          <w:p w14:paraId="3E743BF0"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Photo</w:t>
            </w:r>
          </w:p>
          <w:p w14:paraId="0C2C3E3B"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Biometric (Fingerprint)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2152" w14:textId="02D5FCD5"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 xml:space="preserve">Seat Allocation Slip </w:t>
            </w:r>
            <w:r w:rsidR="00186B0A" w:rsidRPr="00A722CA">
              <w:rPr>
                <w:rFonts w:ascii="Arial" w:hAnsi="Arial" w:cs="Arial"/>
                <w:color w:val="000000"/>
                <w:sz w:val="22"/>
                <w:szCs w:val="22"/>
              </w:rPr>
              <w:t>to</w:t>
            </w:r>
            <w:r w:rsidRPr="00A722CA">
              <w:rPr>
                <w:rFonts w:ascii="Arial" w:hAnsi="Arial" w:cs="Arial"/>
                <w:color w:val="000000"/>
                <w:sz w:val="22"/>
                <w:szCs w:val="22"/>
              </w:rPr>
              <w:t xml:space="preserve"> Candidate</w:t>
            </w:r>
          </w:p>
        </w:tc>
      </w:tr>
      <w:tr w:rsidR="009529C9" w:rsidRPr="00A722CA" w14:paraId="6B83348E"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D6ED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9529C9" w:rsidRPr="00A722CA" w14:paraId="679CBC41"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419CF" w14:textId="77777777" w:rsidR="009529C9" w:rsidRPr="00A722CA" w:rsidRDefault="009529C9" w:rsidP="002211A4">
            <w:pPr>
              <w:pStyle w:val="NormalWeb"/>
              <w:numPr>
                <w:ilvl w:val="0"/>
                <w:numId w:val="27"/>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Read Admit Card QR Code and Verify</w:t>
            </w:r>
          </w:p>
          <w:p w14:paraId="1DDED52C" w14:textId="77777777" w:rsidR="009529C9" w:rsidRPr="00A722CA" w:rsidRDefault="009529C9" w:rsidP="002211A4">
            <w:pPr>
              <w:pStyle w:val="NormalWeb"/>
              <w:numPr>
                <w:ilvl w:val="0"/>
                <w:numId w:val="27"/>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Capture Photo and Biometric</w:t>
            </w:r>
          </w:p>
          <w:p w14:paraId="08A4AA97" w14:textId="77777777" w:rsidR="009529C9" w:rsidRPr="00A722CA" w:rsidRDefault="009529C9" w:rsidP="002211A4">
            <w:pPr>
              <w:pStyle w:val="NormalWeb"/>
              <w:numPr>
                <w:ilvl w:val="0"/>
                <w:numId w:val="27"/>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Capture Signature</w:t>
            </w:r>
          </w:p>
          <w:p w14:paraId="30311FC6" w14:textId="77777777" w:rsidR="009529C9" w:rsidRPr="00A722CA" w:rsidRDefault="009529C9" w:rsidP="002211A4">
            <w:pPr>
              <w:pStyle w:val="NormalWeb"/>
              <w:numPr>
                <w:ilvl w:val="0"/>
                <w:numId w:val="27"/>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Validation of Photo</w:t>
            </w:r>
          </w:p>
        </w:tc>
      </w:tr>
      <w:tr w:rsidR="009529C9" w:rsidRPr="00A722CA" w14:paraId="24338CD0"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F4D7"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6C4F12E8"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DBD96" w14:textId="77777777" w:rsidR="009529C9" w:rsidRPr="00A722CA" w:rsidRDefault="009529C9" w:rsidP="002211A4">
            <w:pPr>
              <w:pStyle w:val="NormalWeb"/>
              <w:numPr>
                <w:ilvl w:val="0"/>
                <w:numId w:val="28"/>
              </w:numPr>
              <w:spacing w:before="0" w:beforeAutospacing="0" w:after="0" w:afterAutospacing="0"/>
              <w:textAlignment w:val="baseline"/>
              <w:rPr>
                <w:rFonts w:ascii="Arial" w:hAnsi="Arial" w:cs="Arial"/>
                <w:color w:val="000000"/>
                <w:sz w:val="22"/>
                <w:szCs w:val="22"/>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Allocation</w:t>
            </w:r>
          </w:p>
        </w:tc>
      </w:tr>
    </w:tbl>
    <w:p w14:paraId="3095524E" w14:textId="68F00B39" w:rsidR="009529C9" w:rsidRDefault="009529C9" w:rsidP="009529C9">
      <w:pPr>
        <w:spacing w:after="240"/>
        <w:rPr>
          <w:rFonts w:cs="Arial"/>
          <w:sz w:val="24"/>
          <w:szCs w:val="24"/>
        </w:rPr>
      </w:pPr>
    </w:p>
    <w:p w14:paraId="5BEB8B68" w14:textId="3DFFD946" w:rsidR="00AA6535" w:rsidRPr="00A722CA" w:rsidRDefault="00AA6535" w:rsidP="009529C9">
      <w:pPr>
        <w:spacing w:after="240"/>
        <w:rPr>
          <w:rFonts w:cs="Arial"/>
          <w:sz w:val="24"/>
          <w:szCs w:val="24"/>
        </w:rPr>
      </w:pPr>
      <w:r>
        <w:object w:dxaOrig="13209" w:dyaOrig="8236" w14:anchorId="33FD4486">
          <v:shape id="_x0000_i1035" type="#_x0000_t75" style="width:451pt;height:281.35pt" o:ole="">
            <v:imagedata r:id="rId29" o:title=""/>
          </v:shape>
          <o:OLEObject Type="Embed" ProgID="Visio.Drawing.15" ShapeID="_x0000_i1035" DrawAspect="Content" ObjectID="_1676208716" r:id="rId30"/>
        </w:object>
      </w:r>
    </w:p>
    <w:p w14:paraId="187821A4" w14:textId="77777777" w:rsidR="004B1A64" w:rsidRDefault="004B1A64">
      <w:pPr>
        <w:rPr>
          <w:rFonts w:eastAsiaTheme="majorEastAsia" w:cstheme="majorBidi"/>
          <w:sz w:val="32"/>
          <w:szCs w:val="26"/>
        </w:rPr>
      </w:pPr>
      <w:bookmarkStart w:id="47" w:name="_Toc19801082"/>
      <w:r>
        <w:br w:type="page"/>
      </w:r>
    </w:p>
    <w:p w14:paraId="6B835645" w14:textId="3C9E1AD5" w:rsidR="009529C9" w:rsidRPr="00A722CA" w:rsidRDefault="009529C9" w:rsidP="00CD710F">
      <w:pPr>
        <w:pStyle w:val="Heading2"/>
      </w:pPr>
      <w:bookmarkStart w:id="48" w:name="_Toc20317940"/>
      <w:r w:rsidRPr="00A722CA">
        <w:lastRenderedPageBreak/>
        <w:t>Exam Conduct (EC)</w:t>
      </w:r>
      <w:bookmarkEnd w:id="47"/>
      <w:bookmarkEnd w:id="48"/>
    </w:p>
    <w:tbl>
      <w:tblPr>
        <w:tblW w:w="9360" w:type="dxa"/>
        <w:tblCellMar>
          <w:top w:w="15" w:type="dxa"/>
          <w:left w:w="15" w:type="dxa"/>
          <w:bottom w:w="15" w:type="dxa"/>
          <w:right w:w="15" w:type="dxa"/>
        </w:tblCellMar>
        <w:tblLook w:val="04A0" w:firstRow="1" w:lastRow="0" w:firstColumn="1" w:lastColumn="0" w:noHBand="0" w:noVBand="1"/>
      </w:tblPr>
      <w:tblGrid>
        <w:gridCol w:w="2945"/>
        <w:gridCol w:w="6415"/>
      </w:tblGrid>
      <w:tr w:rsidR="009529C9" w:rsidRPr="00A722CA" w14:paraId="27AE84B3"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724B"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68DE5"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7607E3DE"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5A031"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Login</w:t>
            </w:r>
          </w:p>
          <w:p w14:paraId="577F577C" w14:textId="665134E5"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Instructions</w:t>
            </w:r>
          </w:p>
          <w:p w14:paraId="3EE4DDFB"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Test Paper</w:t>
            </w:r>
          </w:p>
          <w:p w14:paraId="6D24CD82"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Attendance Sheet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E093"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Test Responses</w:t>
            </w:r>
          </w:p>
          <w:p w14:paraId="1570340F"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Updated Attendance Sheet</w:t>
            </w:r>
          </w:p>
          <w:p w14:paraId="0C89CFF6"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Feedback</w:t>
            </w:r>
          </w:p>
          <w:p w14:paraId="1DFBBFCD"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Fraud Report</w:t>
            </w:r>
          </w:p>
          <w:p w14:paraId="5DF9CE1F"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Console Audit Report</w:t>
            </w:r>
          </w:p>
          <w:p w14:paraId="5365735F"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Response Sheet (in Duplicate)</w:t>
            </w:r>
          </w:p>
        </w:tc>
      </w:tr>
      <w:tr w:rsidR="009529C9" w:rsidRPr="00A722CA" w14:paraId="3280C71A"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DAC1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9529C9" w:rsidRPr="00A722CA" w14:paraId="68B1C297"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2FFDF" w14:textId="38C0F1BE" w:rsidR="009529C9" w:rsidRDefault="009529C9" w:rsidP="002211A4">
            <w:pPr>
              <w:pStyle w:val="NormalWeb"/>
              <w:numPr>
                <w:ilvl w:val="0"/>
                <w:numId w:val="2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Sign On</w:t>
            </w:r>
          </w:p>
          <w:p w14:paraId="5D06E3E8" w14:textId="0B4E1499" w:rsidR="007B41FA" w:rsidRPr="00A722CA" w:rsidRDefault="007B41FA" w:rsidP="002211A4">
            <w:pPr>
              <w:pStyle w:val="NormalWeb"/>
              <w:numPr>
                <w:ilvl w:val="0"/>
                <w:numId w:val="2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Read</w:t>
            </w:r>
            <w:r>
              <w:rPr>
                <w:rFonts w:ascii="Arial" w:hAnsi="Arial" w:cs="Arial"/>
                <w:color w:val="000000"/>
                <w:sz w:val="22"/>
                <w:szCs w:val="22"/>
              </w:rPr>
              <w:t>ing</w:t>
            </w:r>
            <w:r w:rsidRPr="00A722CA">
              <w:rPr>
                <w:rFonts w:ascii="Arial" w:hAnsi="Arial" w:cs="Arial"/>
                <w:color w:val="000000"/>
                <w:sz w:val="22"/>
                <w:szCs w:val="22"/>
              </w:rPr>
              <w:t xml:space="preserve"> &amp; Accept</w:t>
            </w:r>
            <w:r>
              <w:rPr>
                <w:rFonts w:ascii="Arial" w:hAnsi="Arial" w:cs="Arial"/>
                <w:color w:val="000000"/>
                <w:sz w:val="22"/>
                <w:szCs w:val="22"/>
              </w:rPr>
              <w:t>ing</w:t>
            </w:r>
            <w:r w:rsidRPr="00A722CA">
              <w:rPr>
                <w:rFonts w:ascii="Arial" w:hAnsi="Arial" w:cs="Arial"/>
                <w:color w:val="000000"/>
                <w:sz w:val="22"/>
                <w:szCs w:val="22"/>
              </w:rPr>
              <w:t xml:space="preserve"> Instructions</w:t>
            </w:r>
          </w:p>
          <w:p w14:paraId="1DFED62C" w14:textId="77777777" w:rsidR="009529C9" w:rsidRPr="00A722CA" w:rsidRDefault="009529C9" w:rsidP="002211A4">
            <w:pPr>
              <w:pStyle w:val="NormalWeb"/>
              <w:numPr>
                <w:ilvl w:val="0"/>
                <w:numId w:val="2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Attendance Sheet</w:t>
            </w:r>
          </w:p>
          <w:p w14:paraId="546B0663" w14:textId="77777777" w:rsidR="009529C9" w:rsidRPr="00A722CA" w:rsidRDefault="009529C9" w:rsidP="002211A4">
            <w:pPr>
              <w:pStyle w:val="NormalWeb"/>
              <w:numPr>
                <w:ilvl w:val="0"/>
                <w:numId w:val="2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Take Test</w:t>
            </w:r>
          </w:p>
          <w:p w14:paraId="28E0EAD8" w14:textId="77777777" w:rsidR="009529C9" w:rsidRPr="00A722CA" w:rsidRDefault="009529C9" w:rsidP="002211A4">
            <w:pPr>
              <w:pStyle w:val="NormalWeb"/>
              <w:numPr>
                <w:ilvl w:val="0"/>
                <w:numId w:val="2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Candidate Console Responses</w:t>
            </w:r>
          </w:p>
          <w:p w14:paraId="579E2301" w14:textId="77777777" w:rsidR="009529C9" w:rsidRPr="00A722CA" w:rsidRDefault="009529C9" w:rsidP="002211A4">
            <w:pPr>
              <w:pStyle w:val="NormalWeb"/>
              <w:numPr>
                <w:ilvl w:val="0"/>
                <w:numId w:val="29"/>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Fraud Detection</w:t>
            </w:r>
          </w:p>
        </w:tc>
      </w:tr>
      <w:tr w:rsidR="009529C9" w:rsidRPr="00A722CA" w14:paraId="6B39A815"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03E9"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6A20AC3C"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20E70" w14:textId="77777777" w:rsidR="009529C9" w:rsidRPr="00A722CA" w:rsidRDefault="009529C9" w:rsidP="002211A4">
            <w:pPr>
              <w:pStyle w:val="NormalWeb"/>
              <w:numPr>
                <w:ilvl w:val="0"/>
                <w:numId w:val="30"/>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Candidate Registration</w:t>
            </w:r>
          </w:p>
        </w:tc>
      </w:tr>
    </w:tbl>
    <w:p w14:paraId="027C79EE" w14:textId="45919F28" w:rsidR="009529C9" w:rsidRDefault="009529C9" w:rsidP="009529C9">
      <w:pPr>
        <w:spacing w:after="240"/>
        <w:rPr>
          <w:rFonts w:cs="Arial"/>
          <w:sz w:val="24"/>
          <w:szCs w:val="24"/>
        </w:rPr>
      </w:pPr>
    </w:p>
    <w:p w14:paraId="7E93A8C7" w14:textId="042DE3EF" w:rsidR="00150DC7" w:rsidRPr="00A722CA" w:rsidRDefault="00F1258D" w:rsidP="009529C9">
      <w:pPr>
        <w:spacing w:after="240"/>
        <w:rPr>
          <w:rFonts w:cs="Arial"/>
          <w:sz w:val="24"/>
          <w:szCs w:val="24"/>
        </w:rPr>
      </w:pPr>
      <w:r w:rsidRPr="00F1258D">
        <w:t xml:space="preserve"> </w:t>
      </w:r>
      <w:r>
        <w:object w:dxaOrig="15271" w:dyaOrig="10073" w14:anchorId="70CBCEF7">
          <v:shape id="_x0000_i1036" type="#_x0000_t75" style="width:451.45pt;height:297.3pt" o:ole="">
            <v:imagedata r:id="rId31" o:title=""/>
          </v:shape>
          <o:OLEObject Type="Embed" ProgID="Visio.Drawing.15" ShapeID="_x0000_i1036" DrawAspect="Content" ObjectID="_1676208717" r:id="rId32"/>
        </w:object>
      </w:r>
    </w:p>
    <w:p w14:paraId="7C5E43CC" w14:textId="77777777" w:rsidR="009529C9" w:rsidRPr="00A722CA" w:rsidRDefault="009529C9" w:rsidP="00CD710F">
      <w:pPr>
        <w:pStyle w:val="Heading2"/>
      </w:pPr>
      <w:bookmarkStart w:id="49" w:name="_Toc19801083"/>
      <w:bookmarkStart w:id="50" w:name="_Toc20317941"/>
      <w:r w:rsidRPr="00A722CA">
        <w:lastRenderedPageBreak/>
        <w:t>Post Exam Reporting (PER)</w:t>
      </w:r>
      <w:bookmarkEnd w:id="49"/>
      <w:bookmarkEnd w:id="50"/>
    </w:p>
    <w:tbl>
      <w:tblPr>
        <w:tblW w:w="9360" w:type="dxa"/>
        <w:tblCellMar>
          <w:top w:w="15" w:type="dxa"/>
          <w:left w:w="15" w:type="dxa"/>
          <w:bottom w:w="15" w:type="dxa"/>
          <w:right w:w="15" w:type="dxa"/>
        </w:tblCellMar>
        <w:tblLook w:val="04A0" w:firstRow="1" w:lastRow="0" w:firstColumn="1" w:lastColumn="0" w:noHBand="0" w:noVBand="1"/>
      </w:tblPr>
      <w:tblGrid>
        <w:gridCol w:w="2553"/>
        <w:gridCol w:w="6807"/>
      </w:tblGrid>
      <w:tr w:rsidR="009529C9" w:rsidRPr="00A722CA" w14:paraId="64820A6C"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F647A"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E697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Output</w:t>
            </w:r>
          </w:p>
        </w:tc>
      </w:tr>
      <w:tr w:rsidR="009529C9" w:rsidRPr="00A722CA" w14:paraId="4138DD36" w14:textId="77777777" w:rsidTr="00952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6B09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Data</w:t>
            </w:r>
          </w:p>
          <w:p w14:paraId="26428002"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Exam Data</w:t>
            </w:r>
          </w:p>
          <w:p w14:paraId="603581B3" w14:textId="77777777" w:rsidR="009529C9" w:rsidRPr="00A722CA" w:rsidRDefault="009529C9">
            <w:pPr>
              <w:pStyle w:val="NormalWeb"/>
              <w:spacing w:before="0" w:beforeAutospacing="0" w:after="0" w:afterAutospacing="0"/>
              <w:rPr>
                <w:rFonts w:ascii="Arial" w:hAnsi="Arial" w:cs="Arial"/>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Data</w:t>
            </w:r>
          </w:p>
          <w:p w14:paraId="7FBD99F9"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Attendance Data</w:t>
            </w:r>
          </w:p>
          <w:p w14:paraId="27C8DF84"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Registration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3A0BF"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Audit Log [PDF]</w:t>
            </w:r>
          </w:p>
          <w:p w14:paraId="37AA9867"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Raw Scores</w:t>
            </w:r>
          </w:p>
          <w:p w14:paraId="26A5792B"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Normalization of Scores</w:t>
            </w:r>
          </w:p>
          <w:p w14:paraId="3526209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Feedback Report</w:t>
            </w:r>
          </w:p>
          <w:p w14:paraId="12BE1781"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Question Item Analysis Report</w:t>
            </w:r>
          </w:p>
          <w:p w14:paraId="21987BFE"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color w:val="000000"/>
                <w:sz w:val="22"/>
                <w:szCs w:val="22"/>
              </w:rPr>
              <w:t>Candidate Profile Timeline [Registration to Result]</w:t>
            </w:r>
          </w:p>
          <w:p w14:paraId="71D987BA" w14:textId="77777777" w:rsidR="009529C9" w:rsidRPr="00A722CA" w:rsidRDefault="009529C9">
            <w:pPr>
              <w:pStyle w:val="NormalWeb"/>
              <w:spacing w:before="0" w:beforeAutospacing="0" w:after="0" w:afterAutospacing="0"/>
              <w:rPr>
                <w:rFonts w:ascii="Arial" w:hAnsi="Arial" w:cs="Arial"/>
              </w:rPr>
            </w:pP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Performance Report</w:t>
            </w:r>
          </w:p>
        </w:tc>
      </w:tr>
      <w:tr w:rsidR="009529C9" w:rsidRPr="00A722CA" w14:paraId="20CFF1DE"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3729"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Processing</w:t>
            </w:r>
          </w:p>
        </w:tc>
      </w:tr>
      <w:tr w:rsidR="009529C9" w:rsidRPr="00A722CA" w14:paraId="6E345B62"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EA08C" w14:textId="77777777" w:rsidR="009529C9" w:rsidRPr="00A722CA" w:rsidRDefault="009529C9" w:rsidP="002211A4">
            <w:pPr>
              <w:pStyle w:val="NormalWeb"/>
              <w:numPr>
                <w:ilvl w:val="0"/>
                <w:numId w:val="31"/>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Generate Candidate Raw Score Report</w:t>
            </w:r>
          </w:p>
          <w:p w14:paraId="68E1FEF6" w14:textId="77777777" w:rsidR="009529C9" w:rsidRPr="00A722CA" w:rsidRDefault="009529C9" w:rsidP="002211A4">
            <w:pPr>
              <w:pStyle w:val="NormalWeb"/>
              <w:numPr>
                <w:ilvl w:val="0"/>
                <w:numId w:val="31"/>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 xml:space="preserve">Generate </w:t>
            </w:r>
            <w:proofErr w:type="spellStart"/>
            <w:r w:rsidRPr="00A722CA">
              <w:rPr>
                <w:rFonts w:ascii="Arial" w:hAnsi="Arial" w:cs="Arial"/>
                <w:color w:val="000000"/>
                <w:sz w:val="22"/>
                <w:szCs w:val="22"/>
              </w:rPr>
              <w:t>Center</w:t>
            </w:r>
            <w:proofErr w:type="spellEnd"/>
            <w:r w:rsidRPr="00A722CA">
              <w:rPr>
                <w:rFonts w:ascii="Arial" w:hAnsi="Arial" w:cs="Arial"/>
                <w:color w:val="000000"/>
                <w:sz w:val="22"/>
                <w:szCs w:val="22"/>
              </w:rPr>
              <w:t xml:space="preserve"> Incident Report</w:t>
            </w:r>
            <w:bookmarkStart w:id="51" w:name="_GoBack"/>
            <w:bookmarkEnd w:id="51"/>
          </w:p>
          <w:p w14:paraId="40FF16FB" w14:textId="77777777" w:rsidR="009529C9" w:rsidRPr="00A722CA" w:rsidRDefault="009529C9" w:rsidP="002211A4">
            <w:pPr>
              <w:pStyle w:val="NormalWeb"/>
              <w:numPr>
                <w:ilvl w:val="0"/>
                <w:numId w:val="31"/>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Matching of Attendance and Registration</w:t>
            </w:r>
          </w:p>
          <w:p w14:paraId="15217F71" w14:textId="77777777" w:rsidR="009529C9" w:rsidRPr="00A722CA" w:rsidRDefault="009529C9" w:rsidP="002211A4">
            <w:pPr>
              <w:pStyle w:val="NormalWeb"/>
              <w:numPr>
                <w:ilvl w:val="0"/>
                <w:numId w:val="31"/>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Consolidate Feedback</w:t>
            </w:r>
          </w:p>
          <w:p w14:paraId="4122C6E0" w14:textId="44F5A0C6" w:rsidR="009529C9" w:rsidRPr="00A722CA" w:rsidRDefault="00B949FE" w:rsidP="002211A4">
            <w:pPr>
              <w:pStyle w:val="NormalWeb"/>
              <w:numPr>
                <w:ilvl w:val="0"/>
                <w:numId w:val="31"/>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Analyse</w:t>
            </w:r>
            <w:r w:rsidR="009529C9" w:rsidRPr="00A722CA">
              <w:rPr>
                <w:rFonts w:ascii="Arial" w:hAnsi="Arial" w:cs="Arial"/>
                <w:color w:val="000000"/>
                <w:sz w:val="22"/>
                <w:szCs w:val="22"/>
              </w:rPr>
              <w:t xml:space="preserve"> Audit Log</w:t>
            </w:r>
          </w:p>
        </w:tc>
      </w:tr>
      <w:tr w:rsidR="009529C9" w:rsidRPr="00A722CA" w14:paraId="23CF32F7"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2C0E6" w14:textId="77777777" w:rsidR="009529C9" w:rsidRPr="00A722CA" w:rsidRDefault="009529C9">
            <w:pPr>
              <w:pStyle w:val="NormalWeb"/>
              <w:spacing w:before="0" w:beforeAutospacing="0" w:after="0" w:afterAutospacing="0"/>
              <w:rPr>
                <w:rFonts w:ascii="Arial" w:hAnsi="Arial" w:cs="Arial"/>
              </w:rPr>
            </w:pPr>
            <w:r w:rsidRPr="00A722CA">
              <w:rPr>
                <w:rFonts w:ascii="Arial" w:hAnsi="Arial" w:cs="Arial"/>
                <w:b/>
                <w:bCs/>
                <w:color w:val="000000"/>
                <w:sz w:val="22"/>
                <w:szCs w:val="22"/>
              </w:rPr>
              <w:t>Preceding Process</w:t>
            </w:r>
          </w:p>
        </w:tc>
      </w:tr>
      <w:tr w:rsidR="009529C9" w:rsidRPr="00A722CA" w14:paraId="41D51531" w14:textId="77777777" w:rsidTr="009529C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2E76C" w14:textId="77777777" w:rsidR="009529C9" w:rsidRPr="00A722CA" w:rsidRDefault="009529C9" w:rsidP="002211A4">
            <w:pPr>
              <w:pStyle w:val="NormalWeb"/>
              <w:numPr>
                <w:ilvl w:val="0"/>
                <w:numId w:val="32"/>
              </w:numPr>
              <w:spacing w:before="0" w:beforeAutospacing="0" w:after="0" w:afterAutospacing="0"/>
              <w:textAlignment w:val="baseline"/>
              <w:rPr>
                <w:rFonts w:ascii="Arial" w:hAnsi="Arial" w:cs="Arial"/>
                <w:color w:val="000000"/>
                <w:sz w:val="22"/>
                <w:szCs w:val="22"/>
              </w:rPr>
            </w:pPr>
            <w:r w:rsidRPr="00A722CA">
              <w:rPr>
                <w:rFonts w:ascii="Arial" w:hAnsi="Arial" w:cs="Arial"/>
                <w:color w:val="000000"/>
                <w:sz w:val="22"/>
                <w:szCs w:val="22"/>
              </w:rPr>
              <w:t>Exam Conduct</w:t>
            </w:r>
          </w:p>
        </w:tc>
      </w:tr>
    </w:tbl>
    <w:p w14:paraId="1F3613D2" w14:textId="622953C7" w:rsidR="00C019A5" w:rsidRPr="00A722CA" w:rsidRDefault="00C019A5" w:rsidP="002E6ED7">
      <w:pPr>
        <w:pStyle w:val="Template"/>
        <w:rPr>
          <w:rFonts w:cs="Arial"/>
        </w:rPr>
      </w:pPr>
    </w:p>
    <w:p w14:paraId="51276177" w14:textId="77777777" w:rsidR="004B48B5" w:rsidRDefault="004B48B5" w:rsidP="004B48B5">
      <w:pPr>
        <w:pStyle w:val="Heading1"/>
        <w:rPr>
          <w:rFonts w:cs="Arial"/>
        </w:rPr>
      </w:pPr>
      <w:bookmarkStart w:id="52" w:name="_Toc19533274"/>
      <w:bookmarkStart w:id="53" w:name="_Toc19609256"/>
      <w:bookmarkStart w:id="54" w:name="_Toc19704381"/>
      <w:bookmarkStart w:id="55" w:name="_Toc19704483"/>
      <w:bookmarkStart w:id="56" w:name="_Toc19801084"/>
      <w:bookmarkStart w:id="57" w:name="_Toc19533275"/>
      <w:bookmarkStart w:id="58" w:name="_Toc19609257"/>
      <w:bookmarkStart w:id="59" w:name="_Toc19704382"/>
      <w:bookmarkStart w:id="60" w:name="_Toc19704484"/>
      <w:bookmarkStart w:id="61" w:name="_Toc19801085"/>
      <w:bookmarkStart w:id="62" w:name="_Toc19533276"/>
      <w:bookmarkStart w:id="63" w:name="_Toc19609258"/>
      <w:bookmarkStart w:id="64" w:name="_Toc19704383"/>
      <w:bookmarkStart w:id="65" w:name="_Toc19704485"/>
      <w:bookmarkStart w:id="66" w:name="_Toc19801086"/>
      <w:bookmarkStart w:id="67" w:name="_Toc19801087"/>
      <w:bookmarkStart w:id="68" w:name="_Toc20317942"/>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A722CA">
        <w:rPr>
          <w:rFonts w:cs="Arial"/>
        </w:rPr>
        <w:t>Functional Requirements</w:t>
      </w:r>
      <w:bookmarkEnd w:id="67"/>
      <w:bookmarkEnd w:id="68"/>
    </w:p>
    <w:p w14:paraId="612B30CE" w14:textId="40909805" w:rsidR="002771E9" w:rsidRPr="002771E9" w:rsidRDefault="002771E9" w:rsidP="002771E9">
      <w:r>
        <w:t xml:space="preserve">This section will give the details of the functions that will performed by the different components of the Computer Based Testing Software. Each one of these functions will be derived from one or more Business Requirements that have been described in the section above. </w:t>
      </w:r>
    </w:p>
    <w:p w14:paraId="16E7DF8B" w14:textId="77777777" w:rsidR="004B48B5" w:rsidRPr="00A722CA" w:rsidRDefault="002E6ED7" w:rsidP="00C61FFB">
      <w:pPr>
        <w:pStyle w:val="Heading2"/>
        <w:numPr>
          <w:ilvl w:val="0"/>
          <w:numId w:val="0"/>
        </w:numPr>
        <w:ind w:left="576" w:hanging="576"/>
        <w:rPr>
          <w:rFonts w:cs="Arial"/>
        </w:rPr>
      </w:pPr>
      <w:bookmarkStart w:id="69" w:name="_Toc19801088"/>
      <w:bookmarkStart w:id="70" w:name="_Toc20317943"/>
      <w:r w:rsidRPr="00A722CA">
        <w:rPr>
          <w:rFonts w:cs="Arial"/>
        </w:rPr>
        <w:t>Priority</w:t>
      </w:r>
      <w:bookmarkEnd w:id="69"/>
      <w:bookmarkEnd w:id="70"/>
    </w:p>
    <w:p w14:paraId="58779217" w14:textId="1C3AC6B1" w:rsidR="002E6ED7" w:rsidRPr="00A722CA" w:rsidRDefault="002E6ED7">
      <w:pPr>
        <w:rPr>
          <w:rFonts w:cs="Arial"/>
        </w:rPr>
      </w:pPr>
      <w:r w:rsidRPr="00A722CA">
        <w:rPr>
          <w:rFonts w:cs="Arial"/>
        </w:rPr>
        <w:t xml:space="preserve">The </w:t>
      </w:r>
      <w:r w:rsidR="00244C71">
        <w:rPr>
          <w:rFonts w:cs="Arial"/>
        </w:rPr>
        <w:t>functional specifications</w:t>
      </w:r>
      <w:r w:rsidRPr="00A722CA">
        <w:rPr>
          <w:rFonts w:cs="Arial"/>
        </w:rPr>
        <w:t xml:space="preserve"> in this document are </w:t>
      </w:r>
      <w:r w:rsidR="00FB2126">
        <w:rPr>
          <w:rFonts w:cs="Arial"/>
        </w:rPr>
        <w:t>prioritized</w:t>
      </w:r>
      <w:r w:rsidRPr="00A722CA">
        <w:rPr>
          <w:rFonts w:cs="Arial"/>
        </w:rPr>
        <w:t xml:space="preserve"> </w:t>
      </w:r>
      <w:r w:rsidR="00FB2126">
        <w:rPr>
          <w:rFonts w:cs="Arial"/>
        </w:rPr>
        <w:t>as follows</w:t>
      </w:r>
      <w:r w:rsidRPr="00A722CA">
        <w:rPr>
          <w:rFonts w:cs="Arial"/>
        </w:rPr>
        <w:t>:</w:t>
      </w:r>
    </w:p>
    <w:tbl>
      <w:tblPr>
        <w:tblStyle w:val="TableGrid"/>
        <w:tblW w:w="0" w:type="auto"/>
        <w:tblCellMar>
          <w:top w:w="57" w:type="dxa"/>
          <w:bottom w:w="57" w:type="dxa"/>
        </w:tblCellMar>
        <w:tblLook w:val="04A0" w:firstRow="1" w:lastRow="0" w:firstColumn="1" w:lastColumn="0" w:noHBand="0" w:noVBand="1"/>
      </w:tblPr>
      <w:tblGrid>
        <w:gridCol w:w="1555"/>
        <w:gridCol w:w="1984"/>
        <w:gridCol w:w="5477"/>
      </w:tblGrid>
      <w:tr w:rsidR="002E6ED7" w:rsidRPr="00A722CA" w14:paraId="1C26DF0A" w14:textId="77777777" w:rsidTr="002E6ED7">
        <w:tc>
          <w:tcPr>
            <w:tcW w:w="1555" w:type="dxa"/>
            <w:shd w:val="clear" w:color="auto" w:fill="BFBFBF" w:themeFill="background1" w:themeFillShade="BF"/>
          </w:tcPr>
          <w:p w14:paraId="7E2C57D7" w14:textId="77777777" w:rsidR="002E6ED7" w:rsidRPr="00A722CA" w:rsidRDefault="002E6ED7">
            <w:pPr>
              <w:rPr>
                <w:rFonts w:cs="Arial"/>
                <w:b/>
              </w:rPr>
            </w:pPr>
            <w:r w:rsidRPr="00A722CA">
              <w:rPr>
                <w:rFonts w:cs="Arial"/>
                <w:b/>
              </w:rPr>
              <w:t>Value</w:t>
            </w:r>
          </w:p>
        </w:tc>
        <w:tc>
          <w:tcPr>
            <w:tcW w:w="1984" w:type="dxa"/>
            <w:shd w:val="clear" w:color="auto" w:fill="BFBFBF" w:themeFill="background1" w:themeFillShade="BF"/>
          </w:tcPr>
          <w:p w14:paraId="0632CAFF" w14:textId="77777777" w:rsidR="002E6ED7" w:rsidRPr="00A722CA" w:rsidRDefault="002E6ED7">
            <w:pPr>
              <w:rPr>
                <w:rFonts w:cs="Arial"/>
                <w:b/>
              </w:rPr>
            </w:pPr>
            <w:r w:rsidRPr="00A722CA">
              <w:rPr>
                <w:rFonts w:cs="Arial"/>
                <w:b/>
              </w:rPr>
              <w:t>Rating</w:t>
            </w:r>
          </w:p>
        </w:tc>
        <w:tc>
          <w:tcPr>
            <w:tcW w:w="5477" w:type="dxa"/>
            <w:shd w:val="clear" w:color="auto" w:fill="BFBFBF" w:themeFill="background1" w:themeFillShade="BF"/>
          </w:tcPr>
          <w:p w14:paraId="65A23DB9" w14:textId="77777777" w:rsidR="002E6ED7" w:rsidRPr="00A722CA" w:rsidRDefault="002E6ED7">
            <w:pPr>
              <w:rPr>
                <w:rFonts w:cs="Arial"/>
                <w:b/>
              </w:rPr>
            </w:pPr>
            <w:r w:rsidRPr="00A722CA">
              <w:rPr>
                <w:rFonts w:cs="Arial"/>
                <w:b/>
              </w:rPr>
              <w:t>Description</w:t>
            </w:r>
          </w:p>
        </w:tc>
      </w:tr>
      <w:tr w:rsidR="002E6ED7" w:rsidRPr="00A722CA" w14:paraId="708589D0" w14:textId="77777777" w:rsidTr="002E6ED7">
        <w:tc>
          <w:tcPr>
            <w:tcW w:w="1555" w:type="dxa"/>
          </w:tcPr>
          <w:p w14:paraId="1A474DA3" w14:textId="77777777" w:rsidR="002E6ED7" w:rsidRPr="00A722CA" w:rsidRDefault="002E6ED7">
            <w:pPr>
              <w:rPr>
                <w:rFonts w:cs="Arial"/>
              </w:rPr>
            </w:pPr>
            <w:r w:rsidRPr="00A722CA">
              <w:rPr>
                <w:rFonts w:cs="Arial"/>
              </w:rPr>
              <w:t>1</w:t>
            </w:r>
          </w:p>
        </w:tc>
        <w:tc>
          <w:tcPr>
            <w:tcW w:w="1984" w:type="dxa"/>
          </w:tcPr>
          <w:p w14:paraId="3C7A393C" w14:textId="77777777" w:rsidR="002E6ED7" w:rsidRPr="00A722CA" w:rsidRDefault="002E6ED7">
            <w:pPr>
              <w:rPr>
                <w:rFonts w:cs="Arial"/>
              </w:rPr>
            </w:pPr>
            <w:r w:rsidRPr="00A722CA">
              <w:rPr>
                <w:rFonts w:cs="Arial"/>
              </w:rPr>
              <w:t>Critical</w:t>
            </w:r>
          </w:p>
        </w:tc>
        <w:tc>
          <w:tcPr>
            <w:tcW w:w="5477" w:type="dxa"/>
          </w:tcPr>
          <w:p w14:paraId="37F29687" w14:textId="77777777" w:rsidR="002E6ED7" w:rsidRPr="00A722CA" w:rsidRDefault="002E6ED7" w:rsidP="002E6ED7">
            <w:pPr>
              <w:rPr>
                <w:rFonts w:cs="Arial"/>
              </w:rPr>
            </w:pPr>
            <w:r w:rsidRPr="00A722CA">
              <w:rPr>
                <w:rFonts w:cs="Arial"/>
              </w:rPr>
              <w:t>This requirement is critical to the success of the project. The project will not be possible without this requirement.</w:t>
            </w:r>
          </w:p>
        </w:tc>
      </w:tr>
      <w:tr w:rsidR="002E6ED7" w:rsidRPr="00A722CA" w14:paraId="04FAC574" w14:textId="77777777" w:rsidTr="002E6ED7">
        <w:tc>
          <w:tcPr>
            <w:tcW w:w="1555" w:type="dxa"/>
          </w:tcPr>
          <w:p w14:paraId="4E04E96C" w14:textId="77777777" w:rsidR="002E6ED7" w:rsidRPr="00A722CA" w:rsidRDefault="002E6ED7">
            <w:pPr>
              <w:rPr>
                <w:rFonts w:cs="Arial"/>
              </w:rPr>
            </w:pPr>
            <w:r w:rsidRPr="00A722CA">
              <w:rPr>
                <w:rFonts w:cs="Arial"/>
              </w:rPr>
              <w:t>2</w:t>
            </w:r>
          </w:p>
        </w:tc>
        <w:tc>
          <w:tcPr>
            <w:tcW w:w="1984" w:type="dxa"/>
          </w:tcPr>
          <w:p w14:paraId="2D7BADA0" w14:textId="77777777" w:rsidR="002E6ED7" w:rsidRPr="00A722CA" w:rsidRDefault="002E6ED7">
            <w:pPr>
              <w:rPr>
                <w:rFonts w:cs="Arial"/>
              </w:rPr>
            </w:pPr>
            <w:r w:rsidRPr="00A722CA">
              <w:rPr>
                <w:rFonts w:cs="Arial"/>
              </w:rPr>
              <w:t>High</w:t>
            </w:r>
          </w:p>
        </w:tc>
        <w:tc>
          <w:tcPr>
            <w:tcW w:w="5477" w:type="dxa"/>
          </w:tcPr>
          <w:p w14:paraId="7CC0A159" w14:textId="77777777" w:rsidR="002E6ED7" w:rsidRPr="00A722CA" w:rsidRDefault="002E6ED7" w:rsidP="002E6ED7">
            <w:pPr>
              <w:rPr>
                <w:rFonts w:cs="Arial"/>
              </w:rPr>
            </w:pPr>
            <w:r w:rsidRPr="00A722CA">
              <w:rPr>
                <w:rFonts w:cs="Arial"/>
              </w:rPr>
              <w:t>This requirement is high priority, but the project can be implemented at a bare minimum without this requirement.</w:t>
            </w:r>
          </w:p>
        </w:tc>
      </w:tr>
      <w:tr w:rsidR="002E6ED7" w:rsidRPr="00A722CA" w14:paraId="4F054774" w14:textId="77777777" w:rsidTr="002E6ED7">
        <w:tc>
          <w:tcPr>
            <w:tcW w:w="1555" w:type="dxa"/>
          </w:tcPr>
          <w:p w14:paraId="237598D5" w14:textId="77777777" w:rsidR="002E6ED7" w:rsidRPr="00A722CA" w:rsidRDefault="002E6ED7">
            <w:pPr>
              <w:rPr>
                <w:rFonts w:cs="Arial"/>
              </w:rPr>
            </w:pPr>
            <w:r w:rsidRPr="00A722CA">
              <w:rPr>
                <w:rFonts w:cs="Arial"/>
              </w:rPr>
              <w:t>3</w:t>
            </w:r>
          </w:p>
        </w:tc>
        <w:tc>
          <w:tcPr>
            <w:tcW w:w="1984" w:type="dxa"/>
          </w:tcPr>
          <w:p w14:paraId="7174E4DD" w14:textId="77777777" w:rsidR="002E6ED7" w:rsidRPr="00A722CA" w:rsidRDefault="002E6ED7">
            <w:pPr>
              <w:rPr>
                <w:rFonts w:cs="Arial"/>
              </w:rPr>
            </w:pPr>
            <w:r w:rsidRPr="00A722CA">
              <w:rPr>
                <w:rFonts w:cs="Arial"/>
              </w:rPr>
              <w:t>Medium</w:t>
            </w:r>
          </w:p>
        </w:tc>
        <w:tc>
          <w:tcPr>
            <w:tcW w:w="5477" w:type="dxa"/>
          </w:tcPr>
          <w:p w14:paraId="2C7CE90C" w14:textId="77777777" w:rsidR="002E6ED7" w:rsidRPr="00A722CA" w:rsidRDefault="002E6ED7">
            <w:pPr>
              <w:rPr>
                <w:rFonts w:cs="Arial"/>
              </w:rPr>
            </w:pPr>
            <w:r w:rsidRPr="00A722CA">
              <w:rPr>
                <w:rFonts w:cs="Arial"/>
              </w:rPr>
              <w:t>This requirement is somewhat important, as it provides some value but the project can proceed without it.</w:t>
            </w:r>
          </w:p>
        </w:tc>
      </w:tr>
      <w:tr w:rsidR="002E6ED7" w:rsidRPr="00A722CA" w14:paraId="415E27E3" w14:textId="77777777" w:rsidTr="002E6ED7">
        <w:tc>
          <w:tcPr>
            <w:tcW w:w="1555" w:type="dxa"/>
          </w:tcPr>
          <w:p w14:paraId="1892FBAB" w14:textId="77777777" w:rsidR="002E6ED7" w:rsidRPr="00A722CA" w:rsidRDefault="002E6ED7">
            <w:pPr>
              <w:rPr>
                <w:rFonts w:cs="Arial"/>
              </w:rPr>
            </w:pPr>
            <w:r w:rsidRPr="00A722CA">
              <w:rPr>
                <w:rFonts w:cs="Arial"/>
              </w:rPr>
              <w:t>4</w:t>
            </w:r>
          </w:p>
        </w:tc>
        <w:tc>
          <w:tcPr>
            <w:tcW w:w="1984" w:type="dxa"/>
          </w:tcPr>
          <w:p w14:paraId="59CD9062" w14:textId="77777777" w:rsidR="002E6ED7" w:rsidRPr="00A722CA" w:rsidRDefault="002E6ED7">
            <w:pPr>
              <w:rPr>
                <w:rFonts w:cs="Arial"/>
              </w:rPr>
            </w:pPr>
            <w:r w:rsidRPr="00A722CA">
              <w:rPr>
                <w:rFonts w:cs="Arial"/>
              </w:rPr>
              <w:t>Low</w:t>
            </w:r>
          </w:p>
        </w:tc>
        <w:tc>
          <w:tcPr>
            <w:tcW w:w="5477" w:type="dxa"/>
          </w:tcPr>
          <w:p w14:paraId="3E28E175" w14:textId="77777777" w:rsidR="002E6ED7" w:rsidRPr="00A722CA" w:rsidRDefault="002E6ED7">
            <w:pPr>
              <w:rPr>
                <w:rFonts w:cs="Arial"/>
              </w:rPr>
            </w:pPr>
            <w:r w:rsidRPr="00A722CA">
              <w:rPr>
                <w:rFonts w:cs="Arial"/>
              </w:rPr>
              <w:t>This is a low priority requirement, or a “nice to have” feature, if time and cost allow it.</w:t>
            </w:r>
          </w:p>
        </w:tc>
      </w:tr>
      <w:tr w:rsidR="002E6ED7" w:rsidRPr="00A722CA" w14:paraId="2768359C" w14:textId="77777777" w:rsidTr="002E6ED7">
        <w:tc>
          <w:tcPr>
            <w:tcW w:w="1555" w:type="dxa"/>
          </w:tcPr>
          <w:p w14:paraId="542CF5E6" w14:textId="77777777" w:rsidR="002E6ED7" w:rsidRPr="00A722CA" w:rsidRDefault="002E6ED7">
            <w:pPr>
              <w:rPr>
                <w:rFonts w:cs="Arial"/>
              </w:rPr>
            </w:pPr>
            <w:r w:rsidRPr="00A722CA">
              <w:rPr>
                <w:rFonts w:cs="Arial"/>
              </w:rPr>
              <w:lastRenderedPageBreak/>
              <w:t>5</w:t>
            </w:r>
          </w:p>
        </w:tc>
        <w:tc>
          <w:tcPr>
            <w:tcW w:w="1984" w:type="dxa"/>
          </w:tcPr>
          <w:p w14:paraId="5BE24880" w14:textId="77777777" w:rsidR="002E6ED7" w:rsidRPr="00A722CA" w:rsidRDefault="002E6ED7">
            <w:pPr>
              <w:rPr>
                <w:rFonts w:cs="Arial"/>
              </w:rPr>
            </w:pPr>
            <w:r w:rsidRPr="00A722CA">
              <w:rPr>
                <w:rFonts w:cs="Arial"/>
              </w:rPr>
              <w:t>Future</w:t>
            </w:r>
          </w:p>
        </w:tc>
        <w:tc>
          <w:tcPr>
            <w:tcW w:w="5477" w:type="dxa"/>
          </w:tcPr>
          <w:p w14:paraId="13044F70" w14:textId="77777777" w:rsidR="002E6ED7" w:rsidRPr="00A722CA" w:rsidRDefault="002E6ED7" w:rsidP="002E6ED7">
            <w:pPr>
              <w:rPr>
                <w:rFonts w:cs="Arial"/>
              </w:rPr>
            </w:pPr>
            <w:r w:rsidRPr="00A722CA">
              <w:rPr>
                <w:rFonts w:cs="Arial"/>
              </w:rPr>
              <w:t>This requirement is out of scope for this project, and has been included here for a possible future release.</w:t>
            </w:r>
          </w:p>
        </w:tc>
      </w:tr>
    </w:tbl>
    <w:p w14:paraId="0A56D91D" w14:textId="77777777" w:rsidR="00EF4FF9" w:rsidRPr="00A722CA" w:rsidRDefault="00EF4FF9" w:rsidP="00EF4FF9">
      <w:pPr>
        <w:rPr>
          <w:rFonts w:cs="Arial"/>
        </w:rPr>
      </w:pPr>
    </w:p>
    <w:p w14:paraId="40D3EC1A" w14:textId="60D768F1" w:rsidR="00EF4FF9" w:rsidRPr="00A722CA" w:rsidRDefault="00EF4FF9" w:rsidP="00EF4FF9">
      <w:pPr>
        <w:pStyle w:val="Heading2"/>
        <w:rPr>
          <w:rFonts w:cs="Arial"/>
        </w:rPr>
      </w:pPr>
      <w:bookmarkStart w:id="71" w:name="_Toc19801089"/>
      <w:bookmarkStart w:id="72" w:name="_Toc20317944"/>
      <w:r w:rsidRPr="00A722CA">
        <w:rPr>
          <w:rFonts w:cs="Arial"/>
        </w:rPr>
        <w:t>Authentication (AUTH)</w:t>
      </w:r>
      <w:bookmarkEnd w:id="71"/>
      <w:bookmarkEnd w:id="72"/>
    </w:p>
    <w:p w14:paraId="42E1CADB" w14:textId="5789866A" w:rsidR="004D40A4" w:rsidRPr="00A722CA" w:rsidRDefault="004D40A4" w:rsidP="004D40A4">
      <w:pPr>
        <w:rPr>
          <w:rFonts w:cs="Arial"/>
        </w:rPr>
      </w:pPr>
      <w:r w:rsidRPr="00A722CA">
        <w:rPr>
          <w:rFonts w:cs="Arial"/>
        </w:rPr>
        <w:t xml:space="preserve">The entire System shall be divided into two top level </w:t>
      </w:r>
      <w:r w:rsidR="000702DD" w:rsidRPr="00A722CA">
        <w:rPr>
          <w:rFonts w:cs="Arial"/>
        </w:rPr>
        <w:t>zones</w:t>
      </w:r>
      <w:r w:rsidRPr="00A722CA">
        <w:rPr>
          <w:rFonts w:cs="Arial"/>
        </w:rPr>
        <w:t>:</w:t>
      </w:r>
    </w:p>
    <w:p w14:paraId="16777A99" w14:textId="2C4D3FB3" w:rsidR="004D40A4" w:rsidRPr="00A722CA" w:rsidRDefault="004D40A4" w:rsidP="002211A4">
      <w:pPr>
        <w:pStyle w:val="ListParagraph"/>
        <w:numPr>
          <w:ilvl w:val="0"/>
          <w:numId w:val="4"/>
        </w:numPr>
        <w:rPr>
          <w:rFonts w:cs="Arial"/>
        </w:rPr>
      </w:pPr>
      <w:r w:rsidRPr="00A722CA">
        <w:rPr>
          <w:rFonts w:cs="Arial"/>
        </w:rPr>
        <w:t xml:space="preserve">Public </w:t>
      </w:r>
      <w:r w:rsidR="000702DD" w:rsidRPr="00A722CA">
        <w:rPr>
          <w:rFonts w:cs="Arial"/>
        </w:rPr>
        <w:t>Zone</w:t>
      </w:r>
      <w:r w:rsidRPr="00A722CA">
        <w:rPr>
          <w:rFonts w:cs="Arial"/>
        </w:rPr>
        <w:t xml:space="preserve"> – </w:t>
      </w:r>
      <w:r w:rsidR="000702DD" w:rsidRPr="00A722CA">
        <w:rPr>
          <w:rFonts w:cs="Arial"/>
        </w:rPr>
        <w:t>Accessed by g</w:t>
      </w:r>
      <w:r w:rsidRPr="00A722CA">
        <w:rPr>
          <w:rFonts w:cs="Arial"/>
        </w:rPr>
        <w:t xml:space="preserve">eneral </w:t>
      </w:r>
      <w:r w:rsidR="000702DD" w:rsidRPr="00A722CA">
        <w:rPr>
          <w:rFonts w:cs="Arial"/>
        </w:rPr>
        <w:t>p</w:t>
      </w:r>
      <w:r w:rsidRPr="00A722CA">
        <w:rPr>
          <w:rFonts w:cs="Arial"/>
        </w:rPr>
        <w:t xml:space="preserve">ublic can access the System over Internet to browse through and gather </w:t>
      </w:r>
      <w:r w:rsidR="0099520B" w:rsidRPr="00A722CA">
        <w:rPr>
          <w:rFonts w:cs="Arial"/>
        </w:rPr>
        <w:t xml:space="preserve">general </w:t>
      </w:r>
      <w:r w:rsidRPr="00A722CA">
        <w:rPr>
          <w:rFonts w:cs="Arial"/>
        </w:rPr>
        <w:t>information.</w:t>
      </w:r>
    </w:p>
    <w:p w14:paraId="34DBB23E" w14:textId="6BE23FBF" w:rsidR="004D40A4" w:rsidRPr="00A722CA" w:rsidRDefault="004D40A4" w:rsidP="002211A4">
      <w:pPr>
        <w:pStyle w:val="ListParagraph"/>
        <w:numPr>
          <w:ilvl w:val="0"/>
          <w:numId w:val="4"/>
        </w:numPr>
        <w:rPr>
          <w:rFonts w:cs="Arial"/>
        </w:rPr>
      </w:pPr>
      <w:r w:rsidRPr="00A722CA">
        <w:rPr>
          <w:rFonts w:cs="Arial"/>
        </w:rPr>
        <w:t xml:space="preserve">Protected </w:t>
      </w:r>
      <w:r w:rsidR="000702DD" w:rsidRPr="00A722CA">
        <w:rPr>
          <w:rFonts w:cs="Arial"/>
        </w:rPr>
        <w:t xml:space="preserve">Zone – </w:t>
      </w:r>
      <w:r w:rsidR="0030506C" w:rsidRPr="00A722CA">
        <w:rPr>
          <w:rFonts w:cs="Arial"/>
        </w:rPr>
        <w:t xml:space="preserve">Secured </w:t>
      </w:r>
      <w:r w:rsidR="000702DD" w:rsidRPr="00A722CA">
        <w:rPr>
          <w:rFonts w:cs="Arial"/>
        </w:rPr>
        <w:t xml:space="preserve">Accessed by only those who are </w:t>
      </w:r>
      <w:r w:rsidR="00E06D35" w:rsidRPr="00A722CA">
        <w:rPr>
          <w:rFonts w:cs="Arial"/>
        </w:rPr>
        <w:t xml:space="preserve">authenticated and </w:t>
      </w:r>
      <w:r w:rsidR="000702DD" w:rsidRPr="00A722CA">
        <w:rPr>
          <w:rFonts w:cs="Arial"/>
        </w:rPr>
        <w:t>authorised by EDUTEST. This zone would form the bulk of the System.</w:t>
      </w:r>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EF4FF9" w:rsidRPr="00A722CA" w14:paraId="08EA26F0" w14:textId="77777777" w:rsidTr="004D40A4">
        <w:tc>
          <w:tcPr>
            <w:tcW w:w="1271" w:type="dxa"/>
            <w:shd w:val="clear" w:color="auto" w:fill="BFBFBF" w:themeFill="background1" w:themeFillShade="BF"/>
          </w:tcPr>
          <w:p w14:paraId="1D156EA0" w14:textId="77777777" w:rsidR="00EF4FF9" w:rsidRPr="00A722CA" w:rsidRDefault="00EF4FF9" w:rsidP="004D40A4">
            <w:pPr>
              <w:rPr>
                <w:rFonts w:cs="Arial"/>
                <w:b/>
              </w:rPr>
            </w:pPr>
            <w:r w:rsidRPr="00A722CA">
              <w:rPr>
                <w:rFonts w:cs="Arial"/>
                <w:b/>
              </w:rPr>
              <w:t>ID</w:t>
            </w:r>
          </w:p>
        </w:tc>
        <w:tc>
          <w:tcPr>
            <w:tcW w:w="5103" w:type="dxa"/>
            <w:shd w:val="clear" w:color="auto" w:fill="BFBFBF" w:themeFill="background1" w:themeFillShade="BF"/>
          </w:tcPr>
          <w:p w14:paraId="5A41A70C" w14:textId="77777777" w:rsidR="00EF4FF9" w:rsidRPr="00A722CA" w:rsidRDefault="00EF4FF9" w:rsidP="004D40A4">
            <w:pPr>
              <w:rPr>
                <w:rFonts w:cs="Arial"/>
                <w:b/>
              </w:rPr>
            </w:pPr>
            <w:r w:rsidRPr="00A722CA">
              <w:rPr>
                <w:rFonts w:cs="Arial"/>
                <w:b/>
              </w:rPr>
              <w:t>Requirement</w:t>
            </w:r>
          </w:p>
        </w:tc>
        <w:tc>
          <w:tcPr>
            <w:tcW w:w="992" w:type="dxa"/>
            <w:shd w:val="clear" w:color="auto" w:fill="BFBFBF" w:themeFill="background1" w:themeFillShade="BF"/>
          </w:tcPr>
          <w:p w14:paraId="23B256AC" w14:textId="77777777" w:rsidR="00EF4FF9" w:rsidRPr="00A722CA" w:rsidRDefault="00EF4FF9" w:rsidP="004D40A4">
            <w:pPr>
              <w:rPr>
                <w:rFonts w:cs="Arial"/>
                <w:b/>
              </w:rPr>
            </w:pPr>
            <w:r w:rsidRPr="00A722CA">
              <w:rPr>
                <w:rFonts w:cs="Arial"/>
                <w:b/>
              </w:rPr>
              <w:t>Priority</w:t>
            </w:r>
          </w:p>
        </w:tc>
        <w:tc>
          <w:tcPr>
            <w:tcW w:w="1985" w:type="dxa"/>
            <w:shd w:val="clear" w:color="auto" w:fill="BFBFBF" w:themeFill="background1" w:themeFillShade="BF"/>
          </w:tcPr>
          <w:p w14:paraId="0BB3B9C3" w14:textId="7A6DE3BD" w:rsidR="00EF4FF9" w:rsidRPr="00A722CA" w:rsidRDefault="00C43DD4" w:rsidP="004D40A4">
            <w:pPr>
              <w:rPr>
                <w:rFonts w:cs="Arial"/>
                <w:b/>
              </w:rPr>
            </w:pPr>
            <w:r>
              <w:rPr>
                <w:rFonts w:cs="Arial"/>
                <w:b/>
              </w:rPr>
              <w:t>Business Process Reference</w:t>
            </w:r>
          </w:p>
        </w:tc>
      </w:tr>
      <w:tr w:rsidR="00EF4FF9" w:rsidRPr="00A722CA" w14:paraId="7A9AC2D8" w14:textId="77777777" w:rsidTr="004D40A4">
        <w:tc>
          <w:tcPr>
            <w:tcW w:w="1271" w:type="dxa"/>
          </w:tcPr>
          <w:p w14:paraId="19E48867" w14:textId="481F68F8" w:rsidR="00EF4FF9" w:rsidRPr="00A722CA" w:rsidRDefault="00EF4FF9" w:rsidP="004D40A4">
            <w:pPr>
              <w:rPr>
                <w:rFonts w:cs="Arial"/>
              </w:rPr>
            </w:pPr>
            <w:r w:rsidRPr="00A722CA">
              <w:rPr>
                <w:rFonts w:cs="Arial"/>
              </w:rPr>
              <w:t xml:space="preserve">AUTH </w:t>
            </w:r>
            <w:r w:rsidR="002211A4" w:rsidRPr="00A722CA">
              <w:rPr>
                <w:rFonts w:cs="Arial"/>
              </w:rPr>
              <w:fldChar w:fldCharType="begin"/>
            </w:r>
            <w:r w:rsidR="002211A4" w:rsidRPr="00A722CA">
              <w:rPr>
                <w:rFonts w:cs="Arial"/>
              </w:rPr>
              <w:instrText xml:space="preserve"> SEQ  RBAC \* MERGEFORMAT </w:instrText>
            </w:r>
            <w:r w:rsidR="002211A4" w:rsidRPr="00A722CA">
              <w:rPr>
                <w:rFonts w:cs="Arial"/>
              </w:rPr>
              <w:fldChar w:fldCharType="separate"/>
            </w:r>
            <w:r w:rsidR="00465B0B">
              <w:rPr>
                <w:rFonts w:cs="Arial"/>
                <w:noProof/>
              </w:rPr>
              <w:t>1</w:t>
            </w:r>
            <w:r w:rsidR="002211A4" w:rsidRPr="00A722CA">
              <w:rPr>
                <w:rFonts w:cs="Arial"/>
                <w:noProof/>
              </w:rPr>
              <w:fldChar w:fldCharType="end"/>
            </w:r>
          </w:p>
        </w:tc>
        <w:tc>
          <w:tcPr>
            <w:tcW w:w="5103" w:type="dxa"/>
          </w:tcPr>
          <w:p w14:paraId="6F518845" w14:textId="34C74E7B" w:rsidR="00EF4FF9" w:rsidRPr="00A722CA" w:rsidRDefault="004D40A4" w:rsidP="004D40A4">
            <w:pPr>
              <w:rPr>
                <w:rFonts w:cs="Arial"/>
              </w:rPr>
            </w:pPr>
            <w:r w:rsidRPr="00A722CA">
              <w:rPr>
                <w:rFonts w:cs="Arial"/>
              </w:rPr>
              <w:t xml:space="preserve">The </w:t>
            </w:r>
            <w:r w:rsidR="004D3F24" w:rsidRPr="00A722CA">
              <w:rPr>
                <w:rFonts w:cs="Arial"/>
              </w:rPr>
              <w:t>Protected Zone</w:t>
            </w:r>
            <w:r w:rsidRPr="00A722CA">
              <w:rPr>
                <w:rFonts w:cs="Arial"/>
              </w:rPr>
              <w:t xml:space="preserve"> of the System should be </w:t>
            </w:r>
            <w:r w:rsidR="004D3F24" w:rsidRPr="00A722CA">
              <w:rPr>
                <w:rFonts w:cs="Arial"/>
              </w:rPr>
              <w:t>accessible only after</w:t>
            </w:r>
            <w:r w:rsidRPr="00A722CA">
              <w:rPr>
                <w:rFonts w:cs="Arial"/>
              </w:rPr>
              <w:t xml:space="preserve"> Authentication</w:t>
            </w:r>
            <w:r w:rsidR="004D3F24" w:rsidRPr="00A722CA">
              <w:rPr>
                <w:rFonts w:cs="Arial"/>
              </w:rPr>
              <w:t>.</w:t>
            </w:r>
          </w:p>
        </w:tc>
        <w:tc>
          <w:tcPr>
            <w:tcW w:w="992" w:type="dxa"/>
          </w:tcPr>
          <w:p w14:paraId="25E5A964" w14:textId="685944C3" w:rsidR="00EF4FF9" w:rsidRPr="00A722CA" w:rsidRDefault="007120C8" w:rsidP="004D40A4">
            <w:pPr>
              <w:rPr>
                <w:rFonts w:cs="Arial"/>
              </w:rPr>
            </w:pPr>
            <w:r>
              <w:rPr>
                <w:rFonts w:cs="Arial"/>
              </w:rPr>
              <w:t>1</w:t>
            </w:r>
          </w:p>
        </w:tc>
        <w:tc>
          <w:tcPr>
            <w:tcW w:w="1985" w:type="dxa"/>
          </w:tcPr>
          <w:p w14:paraId="76A03193" w14:textId="64C6BC60" w:rsidR="00EF4FF9" w:rsidRPr="00A722CA" w:rsidRDefault="00C43DD4" w:rsidP="004D40A4">
            <w:pPr>
              <w:rPr>
                <w:rFonts w:cs="Arial"/>
              </w:rPr>
            </w:pPr>
            <w:r>
              <w:rPr>
                <w:rFonts w:cs="Arial"/>
              </w:rPr>
              <w:t>EC</w:t>
            </w:r>
          </w:p>
        </w:tc>
      </w:tr>
      <w:tr w:rsidR="00EF4FF9" w:rsidRPr="00A722CA" w14:paraId="79166A6E" w14:textId="77777777" w:rsidTr="004D40A4">
        <w:tc>
          <w:tcPr>
            <w:tcW w:w="1271" w:type="dxa"/>
          </w:tcPr>
          <w:p w14:paraId="1E31CEC8" w14:textId="23E7D0FB" w:rsidR="00EF4FF9" w:rsidRPr="00A722CA" w:rsidRDefault="00EF4FF9" w:rsidP="004D40A4">
            <w:pPr>
              <w:rPr>
                <w:rFonts w:cs="Arial"/>
              </w:rPr>
            </w:pPr>
            <w:r w:rsidRPr="00A722CA">
              <w:rPr>
                <w:rFonts w:cs="Arial"/>
              </w:rPr>
              <w:t>AUTH 2</w:t>
            </w:r>
          </w:p>
        </w:tc>
        <w:tc>
          <w:tcPr>
            <w:tcW w:w="5103" w:type="dxa"/>
          </w:tcPr>
          <w:p w14:paraId="4AA55B82" w14:textId="77777777" w:rsidR="00B06130" w:rsidRPr="00A722CA" w:rsidRDefault="00B06130" w:rsidP="004D40A4">
            <w:pPr>
              <w:rPr>
                <w:rFonts w:cs="Arial"/>
              </w:rPr>
            </w:pPr>
            <w:r w:rsidRPr="00A722CA">
              <w:rPr>
                <w:rFonts w:cs="Arial"/>
              </w:rPr>
              <w:t>Login:</w:t>
            </w:r>
          </w:p>
          <w:p w14:paraId="77D6A14D" w14:textId="25E501C6" w:rsidR="00EF4FF9" w:rsidRPr="00A722CA" w:rsidRDefault="004D3F24" w:rsidP="004D40A4">
            <w:pPr>
              <w:rPr>
                <w:rFonts w:cs="Arial"/>
              </w:rPr>
            </w:pPr>
            <w:r w:rsidRPr="00A722CA">
              <w:rPr>
                <w:rFonts w:cs="Arial"/>
              </w:rPr>
              <w:t>A User shall be Authenticated either by a combination of unique user id and password</w:t>
            </w:r>
            <w:r w:rsidR="00967653" w:rsidRPr="00A722CA">
              <w:rPr>
                <w:rFonts w:cs="Arial"/>
              </w:rPr>
              <w:t xml:space="preserve">, i.e. </w:t>
            </w:r>
            <w:r w:rsidR="008E4034" w:rsidRPr="00A722CA">
              <w:rPr>
                <w:rFonts w:cs="Arial"/>
              </w:rPr>
              <w:t>Single Factor Authentication</w:t>
            </w:r>
            <w:r w:rsidR="00967653" w:rsidRPr="00A722CA">
              <w:rPr>
                <w:rFonts w:cs="Arial"/>
              </w:rPr>
              <w:t>,</w:t>
            </w:r>
            <w:r w:rsidR="008E4034" w:rsidRPr="00A722CA">
              <w:rPr>
                <w:rFonts w:cs="Arial"/>
              </w:rPr>
              <w:t xml:space="preserve"> or by additionally submitting a One Time Password (OTP)</w:t>
            </w:r>
            <w:r w:rsidR="00A63787" w:rsidRPr="00A722CA">
              <w:rPr>
                <w:rFonts w:cs="Arial"/>
              </w:rPr>
              <w:t>, i.e. Two Factor Authentication.</w:t>
            </w:r>
            <w:r w:rsidR="00F4199E" w:rsidRPr="00A722CA">
              <w:rPr>
                <w:rFonts w:cs="Arial"/>
              </w:rPr>
              <w:t xml:space="preserve"> CAPTCHA shall be used where </w:t>
            </w:r>
            <w:r w:rsidR="00B949FE" w:rsidRPr="00A722CA">
              <w:rPr>
                <w:rFonts w:cs="Arial"/>
              </w:rPr>
              <w:t>machine-based</w:t>
            </w:r>
            <w:r w:rsidR="00F4199E" w:rsidRPr="00A722CA">
              <w:rPr>
                <w:rFonts w:cs="Arial"/>
              </w:rPr>
              <w:t xml:space="preserve"> attacks are possible.</w:t>
            </w:r>
          </w:p>
        </w:tc>
        <w:tc>
          <w:tcPr>
            <w:tcW w:w="992" w:type="dxa"/>
          </w:tcPr>
          <w:p w14:paraId="7FF6EE38" w14:textId="43AFE8C5" w:rsidR="00EF4FF9" w:rsidRPr="00A722CA" w:rsidRDefault="007120C8" w:rsidP="004D40A4">
            <w:pPr>
              <w:rPr>
                <w:rFonts w:cs="Arial"/>
              </w:rPr>
            </w:pPr>
            <w:r>
              <w:rPr>
                <w:rFonts w:cs="Arial"/>
              </w:rPr>
              <w:t>1</w:t>
            </w:r>
          </w:p>
        </w:tc>
        <w:tc>
          <w:tcPr>
            <w:tcW w:w="1985" w:type="dxa"/>
          </w:tcPr>
          <w:p w14:paraId="3F1DE63C" w14:textId="37358C50" w:rsidR="00EF4FF9" w:rsidRPr="00A722CA" w:rsidRDefault="00C43DD4" w:rsidP="004D40A4">
            <w:pPr>
              <w:rPr>
                <w:rFonts w:cs="Arial"/>
              </w:rPr>
            </w:pPr>
            <w:r>
              <w:rPr>
                <w:rFonts w:cs="Arial"/>
              </w:rPr>
              <w:t>EC</w:t>
            </w:r>
          </w:p>
        </w:tc>
      </w:tr>
      <w:tr w:rsidR="00EF4FF9" w:rsidRPr="00A722CA" w14:paraId="6FF5855D" w14:textId="77777777" w:rsidTr="004D40A4">
        <w:tc>
          <w:tcPr>
            <w:tcW w:w="1271" w:type="dxa"/>
          </w:tcPr>
          <w:p w14:paraId="6BFDE79C" w14:textId="4E80D734" w:rsidR="00EF4FF9" w:rsidRPr="00A722CA" w:rsidRDefault="009C7A9F" w:rsidP="004D40A4">
            <w:pPr>
              <w:rPr>
                <w:rFonts w:cs="Arial"/>
              </w:rPr>
            </w:pPr>
            <w:r w:rsidRPr="00A722CA">
              <w:rPr>
                <w:rFonts w:cs="Arial"/>
              </w:rPr>
              <w:t xml:space="preserve">AUTH </w:t>
            </w:r>
            <w:r w:rsidR="00B06130" w:rsidRPr="00A722CA">
              <w:rPr>
                <w:rFonts w:cs="Arial"/>
              </w:rPr>
              <w:t>2.1</w:t>
            </w:r>
          </w:p>
        </w:tc>
        <w:tc>
          <w:tcPr>
            <w:tcW w:w="5103" w:type="dxa"/>
          </w:tcPr>
          <w:p w14:paraId="06AB2A03" w14:textId="3B8A62A7" w:rsidR="00EF4FF9" w:rsidRPr="00A722CA" w:rsidRDefault="00A07D65" w:rsidP="004D40A4">
            <w:pPr>
              <w:rPr>
                <w:rFonts w:cs="Arial"/>
              </w:rPr>
            </w:pPr>
            <w:r w:rsidRPr="00A722CA">
              <w:rPr>
                <w:rFonts w:cs="Arial"/>
              </w:rPr>
              <w:t xml:space="preserve">Username shall be unique </w:t>
            </w:r>
            <w:r w:rsidR="00FB0D9F" w:rsidRPr="00A722CA">
              <w:rPr>
                <w:rFonts w:cs="Arial"/>
              </w:rPr>
              <w:t>throughout</w:t>
            </w:r>
            <w:r w:rsidRPr="00A722CA">
              <w:rPr>
                <w:rFonts w:cs="Arial"/>
              </w:rPr>
              <w:t xml:space="preserve"> the System, i.e. there shall be no two Users who can have the same username.</w:t>
            </w:r>
          </w:p>
        </w:tc>
        <w:tc>
          <w:tcPr>
            <w:tcW w:w="992" w:type="dxa"/>
          </w:tcPr>
          <w:p w14:paraId="6F775C93" w14:textId="4E81B80A" w:rsidR="00EF4FF9" w:rsidRPr="00A722CA" w:rsidRDefault="007120C8" w:rsidP="004D40A4">
            <w:pPr>
              <w:rPr>
                <w:rFonts w:cs="Arial"/>
              </w:rPr>
            </w:pPr>
            <w:r>
              <w:rPr>
                <w:rFonts w:cs="Arial"/>
              </w:rPr>
              <w:t>2</w:t>
            </w:r>
          </w:p>
        </w:tc>
        <w:tc>
          <w:tcPr>
            <w:tcW w:w="1985" w:type="dxa"/>
          </w:tcPr>
          <w:p w14:paraId="5127690A" w14:textId="1C549FF2" w:rsidR="00EF4FF9" w:rsidRPr="00A722CA" w:rsidRDefault="00C43DD4" w:rsidP="004D40A4">
            <w:pPr>
              <w:rPr>
                <w:rFonts w:cs="Arial"/>
              </w:rPr>
            </w:pPr>
            <w:r>
              <w:rPr>
                <w:rFonts w:cs="Arial"/>
              </w:rPr>
              <w:t>EC</w:t>
            </w:r>
          </w:p>
        </w:tc>
      </w:tr>
      <w:tr w:rsidR="00EF4FF9" w:rsidRPr="00A722CA" w14:paraId="071992D3" w14:textId="77777777" w:rsidTr="004D40A4">
        <w:tc>
          <w:tcPr>
            <w:tcW w:w="1271" w:type="dxa"/>
          </w:tcPr>
          <w:p w14:paraId="390A2DBB" w14:textId="6DF10E36" w:rsidR="00EF4FF9" w:rsidRPr="00A722CA" w:rsidRDefault="00A07D65" w:rsidP="004D40A4">
            <w:pPr>
              <w:rPr>
                <w:rFonts w:cs="Arial"/>
              </w:rPr>
            </w:pPr>
            <w:r w:rsidRPr="00A722CA">
              <w:rPr>
                <w:rFonts w:cs="Arial"/>
              </w:rPr>
              <w:t xml:space="preserve">AUTH </w:t>
            </w:r>
            <w:r w:rsidR="00B06130" w:rsidRPr="00A722CA">
              <w:rPr>
                <w:rFonts w:cs="Arial"/>
              </w:rPr>
              <w:t>2.2</w:t>
            </w:r>
          </w:p>
        </w:tc>
        <w:tc>
          <w:tcPr>
            <w:tcW w:w="5103" w:type="dxa"/>
          </w:tcPr>
          <w:p w14:paraId="56893CF8" w14:textId="22B205EB" w:rsidR="00EF4FF9" w:rsidRPr="00A722CA" w:rsidRDefault="00A07D65" w:rsidP="004D40A4">
            <w:pPr>
              <w:rPr>
                <w:rFonts w:cs="Arial"/>
              </w:rPr>
            </w:pPr>
            <w:r w:rsidRPr="00A722CA">
              <w:rPr>
                <w:rFonts w:cs="Arial"/>
              </w:rPr>
              <w:t>A phone number, an email id or normal text can be used as a username</w:t>
            </w:r>
          </w:p>
        </w:tc>
        <w:tc>
          <w:tcPr>
            <w:tcW w:w="992" w:type="dxa"/>
          </w:tcPr>
          <w:p w14:paraId="69F4CE5B" w14:textId="617E35BE" w:rsidR="00EF4FF9" w:rsidRPr="00A722CA" w:rsidRDefault="007120C8" w:rsidP="004D40A4">
            <w:pPr>
              <w:rPr>
                <w:rFonts w:cs="Arial"/>
              </w:rPr>
            </w:pPr>
            <w:r>
              <w:rPr>
                <w:rFonts w:cs="Arial"/>
              </w:rPr>
              <w:t>2</w:t>
            </w:r>
          </w:p>
        </w:tc>
        <w:tc>
          <w:tcPr>
            <w:tcW w:w="1985" w:type="dxa"/>
          </w:tcPr>
          <w:p w14:paraId="6F9D7836" w14:textId="7588DA4E" w:rsidR="00EF4FF9" w:rsidRPr="00A722CA" w:rsidRDefault="00C43DD4" w:rsidP="004D40A4">
            <w:pPr>
              <w:rPr>
                <w:rFonts w:cs="Arial"/>
              </w:rPr>
            </w:pPr>
            <w:r>
              <w:rPr>
                <w:rFonts w:cs="Arial"/>
              </w:rPr>
              <w:t>EC</w:t>
            </w:r>
          </w:p>
        </w:tc>
      </w:tr>
      <w:tr w:rsidR="00EF4FF9" w:rsidRPr="00A722CA" w14:paraId="09F68148" w14:textId="77777777" w:rsidTr="004D40A4">
        <w:tc>
          <w:tcPr>
            <w:tcW w:w="1271" w:type="dxa"/>
          </w:tcPr>
          <w:p w14:paraId="7B226F02" w14:textId="485D3A12" w:rsidR="00EF4FF9" w:rsidRPr="00A722CA" w:rsidRDefault="00B06130" w:rsidP="004D40A4">
            <w:pPr>
              <w:rPr>
                <w:rFonts w:cs="Arial"/>
              </w:rPr>
            </w:pPr>
            <w:r w:rsidRPr="00A722CA">
              <w:rPr>
                <w:rFonts w:cs="Arial"/>
              </w:rPr>
              <w:t>AUTH 2.3</w:t>
            </w:r>
          </w:p>
        </w:tc>
        <w:tc>
          <w:tcPr>
            <w:tcW w:w="5103" w:type="dxa"/>
          </w:tcPr>
          <w:p w14:paraId="0DD7E551" w14:textId="77777777" w:rsidR="00B06130" w:rsidRPr="00A722CA" w:rsidRDefault="00B06130" w:rsidP="004D40A4">
            <w:pPr>
              <w:rPr>
                <w:rFonts w:cs="Arial"/>
              </w:rPr>
            </w:pPr>
            <w:r w:rsidRPr="00A722CA">
              <w:rPr>
                <w:rFonts w:cs="Arial"/>
              </w:rPr>
              <w:t>For those users whose new account gets created by an Admin:</w:t>
            </w:r>
          </w:p>
          <w:p w14:paraId="593F90BC" w14:textId="6EE1AD41" w:rsidR="00EF4FF9" w:rsidRPr="00A722CA" w:rsidRDefault="00B06130" w:rsidP="002211A4">
            <w:pPr>
              <w:pStyle w:val="ListParagraph"/>
              <w:numPr>
                <w:ilvl w:val="0"/>
                <w:numId w:val="5"/>
              </w:numPr>
              <w:rPr>
                <w:rFonts w:cs="Arial"/>
              </w:rPr>
            </w:pPr>
            <w:r w:rsidRPr="00A722CA">
              <w:rPr>
                <w:rFonts w:cs="Arial"/>
              </w:rPr>
              <w:t>Users with only phone access shall receive an OTP for first time login. Upon login, the user shall be taken to a new screen to let them create a new password.</w:t>
            </w:r>
          </w:p>
          <w:p w14:paraId="73098F11" w14:textId="363FBF6B" w:rsidR="00B06130" w:rsidRPr="00A722CA" w:rsidRDefault="00B06130" w:rsidP="002211A4">
            <w:pPr>
              <w:pStyle w:val="ListParagraph"/>
              <w:numPr>
                <w:ilvl w:val="0"/>
                <w:numId w:val="5"/>
              </w:numPr>
              <w:rPr>
                <w:rFonts w:cs="Arial"/>
              </w:rPr>
            </w:pPr>
            <w:r w:rsidRPr="00A722CA">
              <w:rPr>
                <w:rFonts w:cs="Arial"/>
              </w:rPr>
              <w:t>Users with email address shall receive a link on their registered email, which upon clicking shall take them to create new password.</w:t>
            </w:r>
          </w:p>
        </w:tc>
        <w:tc>
          <w:tcPr>
            <w:tcW w:w="992" w:type="dxa"/>
          </w:tcPr>
          <w:p w14:paraId="50C27C61" w14:textId="41E09942" w:rsidR="00EF4FF9" w:rsidRPr="00A722CA" w:rsidRDefault="007120C8" w:rsidP="004D40A4">
            <w:pPr>
              <w:rPr>
                <w:rFonts w:cs="Arial"/>
              </w:rPr>
            </w:pPr>
            <w:r>
              <w:rPr>
                <w:rFonts w:cs="Arial"/>
              </w:rPr>
              <w:t>3</w:t>
            </w:r>
          </w:p>
        </w:tc>
        <w:tc>
          <w:tcPr>
            <w:tcW w:w="1985" w:type="dxa"/>
          </w:tcPr>
          <w:p w14:paraId="502A8328" w14:textId="1E2BE8E9" w:rsidR="00EF4FF9" w:rsidRPr="00A722CA" w:rsidRDefault="00C43DD4" w:rsidP="004D40A4">
            <w:pPr>
              <w:rPr>
                <w:rFonts w:cs="Arial"/>
              </w:rPr>
            </w:pPr>
            <w:r>
              <w:rPr>
                <w:rFonts w:cs="Arial"/>
              </w:rPr>
              <w:t>EC</w:t>
            </w:r>
          </w:p>
        </w:tc>
      </w:tr>
      <w:tr w:rsidR="00857921" w:rsidRPr="00A722CA" w14:paraId="1C96B52E" w14:textId="77777777" w:rsidTr="004D40A4">
        <w:tc>
          <w:tcPr>
            <w:tcW w:w="1271" w:type="dxa"/>
          </w:tcPr>
          <w:p w14:paraId="0238FE4B" w14:textId="0902FEF9" w:rsidR="00857921" w:rsidRPr="00A722CA" w:rsidRDefault="00857921" w:rsidP="004D40A4">
            <w:pPr>
              <w:rPr>
                <w:rFonts w:cs="Arial"/>
              </w:rPr>
            </w:pPr>
            <w:r w:rsidRPr="00A722CA">
              <w:rPr>
                <w:rFonts w:cs="Arial"/>
              </w:rPr>
              <w:t>AUTH 2.4</w:t>
            </w:r>
          </w:p>
        </w:tc>
        <w:tc>
          <w:tcPr>
            <w:tcW w:w="5103" w:type="dxa"/>
          </w:tcPr>
          <w:p w14:paraId="0B3B7C0C" w14:textId="77777777" w:rsidR="00857921" w:rsidRPr="00A722CA" w:rsidRDefault="00857921" w:rsidP="004D40A4">
            <w:pPr>
              <w:rPr>
                <w:rFonts w:cs="Arial"/>
              </w:rPr>
            </w:pPr>
            <w:r w:rsidRPr="00A722CA">
              <w:rPr>
                <w:rFonts w:cs="Arial"/>
              </w:rPr>
              <w:t>Forgot Password:</w:t>
            </w:r>
          </w:p>
          <w:p w14:paraId="5F802DBB" w14:textId="5CD412AC" w:rsidR="00857921" w:rsidRPr="00A722CA" w:rsidRDefault="00857921" w:rsidP="004D40A4">
            <w:pPr>
              <w:rPr>
                <w:rFonts w:cs="Arial"/>
              </w:rPr>
            </w:pPr>
            <w:r w:rsidRPr="00A722CA">
              <w:rPr>
                <w:rFonts w:cs="Arial"/>
              </w:rPr>
              <w:t xml:space="preserve">There shall be a link on the User Interface to reset the current password, which when clicked shall send an SMS or </w:t>
            </w:r>
            <w:r w:rsidR="00440A00" w:rsidRPr="00A722CA">
              <w:rPr>
                <w:rFonts w:cs="Arial"/>
              </w:rPr>
              <w:t>email-based</w:t>
            </w:r>
            <w:r w:rsidRPr="00A722CA">
              <w:rPr>
                <w:rFonts w:cs="Arial"/>
              </w:rPr>
              <w:t xml:space="preserve"> OTP to the User’s registered phone number or email id.</w:t>
            </w:r>
          </w:p>
        </w:tc>
        <w:tc>
          <w:tcPr>
            <w:tcW w:w="992" w:type="dxa"/>
          </w:tcPr>
          <w:p w14:paraId="53673866" w14:textId="60644DA5" w:rsidR="00857921" w:rsidRPr="00A722CA" w:rsidRDefault="007120C8" w:rsidP="004D40A4">
            <w:pPr>
              <w:rPr>
                <w:rFonts w:cs="Arial"/>
              </w:rPr>
            </w:pPr>
            <w:r>
              <w:rPr>
                <w:rFonts w:cs="Arial"/>
              </w:rPr>
              <w:t>3</w:t>
            </w:r>
          </w:p>
        </w:tc>
        <w:tc>
          <w:tcPr>
            <w:tcW w:w="1985" w:type="dxa"/>
          </w:tcPr>
          <w:p w14:paraId="39EB8D40" w14:textId="1592EED1" w:rsidR="00857921" w:rsidRPr="00A722CA" w:rsidRDefault="00C43DD4" w:rsidP="004D40A4">
            <w:pPr>
              <w:rPr>
                <w:rFonts w:cs="Arial"/>
              </w:rPr>
            </w:pPr>
            <w:r>
              <w:rPr>
                <w:rFonts w:cs="Arial"/>
              </w:rPr>
              <w:t>EC</w:t>
            </w:r>
          </w:p>
        </w:tc>
      </w:tr>
    </w:tbl>
    <w:p w14:paraId="0A3BEB62" w14:textId="77777777" w:rsidR="00EF1951" w:rsidRPr="00A722CA" w:rsidRDefault="00EF1951">
      <w:pPr>
        <w:rPr>
          <w:rFonts w:cs="Arial"/>
        </w:rPr>
      </w:pPr>
    </w:p>
    <w:p w14:paraId="37C1D389" w14:textId="7EA48F21" w:rsidR="00EF1951" w:rsidRPr="00A722CA" w:rsidRDefault="00056BBF" w:rsidP="00EF1951">
      <w:pPr>
        <w:pStyle w:val="Heading2"/>
        <w:rPr>
          <w:rFonts w:cs="Arial"/>
        </w:rPr>
      </w:pPr>
      <w:bookmarkStart w:id="73" w:name="_Toc19801090"/>
      <w:bookmarkStart w:id="74" w:name="_Toc20317945"/>
      <w:r w:rsidRPr="00A722CA">
        <w:rPr>
          <w:rFonts w:cs="Arial"/>
        </w:rPr>
        <w:lastRenderedPageBreak/>
        <w:t xml:space="preserve">Authorization – </w:t>
      </w:r>
      <w:r w:rsidR="009F3583" w:rsidRPr="00A722CA">
        <w:rPr>
          <w:rFonts w:cs="Arial"/>
        </w:rPr>
        <w:t>Role</w:t>
      </w:r>
      <w:r w:rsidRPr="00A722CA">
        <w:rPr>
          <w:rFonts w:cs="Arial"/>
        </w:rPr>
        <w:t xml:space="preserve"> </w:t>
      </w:r>
      <w:r w:rsidR="009F3583" w:rsidRPr="00A722CA">
        <w:rPr>
          <w:rFonts w:cs="Arial"/>
        </w:rPr>
        <w:t>Based Access Control (RBAC</w:t>
      </w:r>
      <w:r w:rsidR="00EF1951" w:rsidRPr="00A722CA">
        <w:rPr>
          <w:rFonts w:cs="Arial"/>
        </w:rPr>
        <w:t>)</w:t>
      </w:r>
      <w:bookmarkEnd w:id="73"/>
      <w:bookmarkEnd w:id="74"/>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EF1951" w:rsidRPr="00A722CA" w14:paraId="28EE36B9" w14:textId="77777777" w:rsidTr="004D40A4">
        <w:tc>
          <w:tcPr>
            <w:tcW w:w="1271" w:type="dxa"/>
            <w:shd w:val="clear" w:color="auto" w:fill="BFBFBF" w:themeFill="background1" w:themeFillShade="BF"/>
          </w:tcPr>
          <w:p w14:paraId="21DD0CCF" w14:textId="77777777" w:rsidR="00EF1951" w:rsidRPr="00A722CA" w:rsidRDefault="00EF1951" w:rsidP="004D40A4">
            <w:pPr>
              <w:rPr>
                <w:rFonts w:cs="Arial"/>
                <w:b/>
              </w:rPr>
            </w:pPr>
            <w:r w:rsidRPr="00A722CA">
              <w:rPr>
                <w:rFonts w:cs="Arial"/>
                <w:b/>
              </w:rPr>
              <w:t>ID</w:t>
            </w:r>
          </w:p>
        </w:tc>
        <w:tc>
          <w:tcPr>
            <w:tcW w:w="5103" w:type="dxa"/>
            <w:shd w:val="clear" w:color="auto" w:fill="BFBFBF" w:themeFill="background1" w:themeFillShade="BF"/>
          </w:tcPr>
          <w:p w14:paraId="3841131A" w14:textId="77777777" w:rsidR="00EF1951" w:rsidRPr="00A722CA" w:rsidRDefault="00EF1951" w:rsidP="004D40A4">
            <w:pPr>
              <w:rPr>
                <w:rFonts w:cs="Arial"/>
                <w:b/>
              </w:rPr>
            </w:pPr>
            <w:r w:rsidRPr="00A722CA">
              <w:rPr>
                <w:rFonts w:cs="Arial"/>
                <w:b/>
              </w:rPr>
              <w:t>Requirement</w:t>
            </w:r>
          </w:p>
        </w:tc>
        <w:tc>
          <w:tcPr>
            <w:tcW w:w="992" w:type="dxa"/>
            <w:shd w:val="clear" w:color="auto" w:fill="BFBFBF" w:themeFill="background1" w:themeFillShade="BF"/>
          </w:tcPr>
          <w:p w14:paraId="3386A53D" w14:textId="77777777" w:rsidR="00EF1951" w:rsidRPr="00A722CA" w:rsidRDefault="00EF1951" w:rsidP="004D40A4">
            <w:pPr>
              <w:rPr>
                <w:rFonts w:cs="Arial"/>
                <w:b/>
              </w:rPr>
            </w:pPr>
            <w:r w:rsidRPr="00A722CA">
              <w:rPr>
                <w:rFonts w:cs="Arial"/>
                <w:b/>
              </w:rPr>
              <w:t>Priority</w:t>
            </w:r>
          </w:p>
        </w:tc>
        <w:tc>
          <w:tcPr>
            <w:tcW w:w="1985" w:type="dxa"/>
            <w:shd w:val="clear" w:color="auto" w:fill="BFBFBF" w:themeFill="background1" w:themeFillShade="BF"/>
          </w:tcPr>
          <w:p w14:paraId="4F7DD200" w14:textId="519C9893" w:rsidR="00EF1951" w:rsidRPr="00A722CA" w:rsidRDefault="00C43DD4" w:rsidP="004D40A4">
            <w:pPr>
              <w:rPr>
                <w:rFonts w:cs="Arial"/>
                <w:b/>
              </w:rPr>
            </w:pPr>
            <w:r>
              <w:rPr>
                <w:rFonts w:cs="Arial"/>
                <w:b/>
              </w:rPr>
              <w:t>Business Process Reference</w:t>
            </w:r>
          </w:p>
        </w:tc>
      </w:tr>
      <w:tr w:rsidR="00EF1951" w:rsidRPr="00A722CA" w14:paraId="5BF0E378" w14:textId="77777777" w:rsidTr="004D40A4">
        <w:tc>
          <w:tcPr>
            <w:tcW w:w="1271" w:type="dxa"/>
          </w:tcPr>
          <w:p w14:paraId="55B62030" w14:textId="46DB8F6B" w:rsidR="00EF1951" w:rsidRPr="00A722CA" w:rsidRDefault="009F3583" w:rsidP="004D40A4">
            <w:pPr>
              <w:rPr>
                <w:rFonts w:cs="Arial"/>
              </w:rPr>
            </w:pPr>
            <w:r w:rsidRPr="00A722CA">
              <w:rPr>
                <w:rFonts w:cs="Arial"/>
              </w:rPr>
              <w:t xml:space="preserve">RBAC </w:t>
            </w:r>
            <w:ins w:id="75" w:author="Rishi Choudhary" w:date="2021-01-16T19:38:00Z">
              <w:r w:rsidR="00BD2120">
                <w:rPr>
                  <w:rFonts w:cs="Arial"/>
                </w:rPr>
                <w:t>1</w:t>
              </w:r>
            </w:ins>
            <w:del w:id="76" w:author="Rishi Choudhary" w:date="2021-01-16T19:38:00Z">
              <w:r w:rsidR="002211A4" w:rsidRPr="00A722CA" w:rsidDel="00BD2120">
                <w:rPr>
                  <w:rFonts w:cs="Arial"/>
                </w:rPr>
                <w:fldChar w:fldCharType="begin"/>
              </w:r>
              <w:r w:rsidR="002211A4" w:rsidRPr="00A722CA" w:rsidDel="00BD2120">
                <w:rPr>
                  <w:rFonts w:cs="Arial"/>
                </w:rPr>
                <w:delInstrText xml:space="preserve"> SEQ  RBAC \* MERGEFORMAT </w:delInstrText>
              </w:r>
              <w:r w:rsidR="002211A4" w:rsidRPr="00A722CA" w:rsidDel="00BD2120">
                <w:rPr>
                  <w:rFonts w:cs="Arial"/>
                </w:rPr>
                <w:fldChar w:fldCharType="separate"/>
              </w:r>
              <w:r w:rsidR="00465B0B" w:rsidDel="00BD2120">
                <w:rPr>
                  <w:rFonts w:cs="Arial"/>
                  <w:noProof/>
                </w:rPr>
                <w:delText>2</w:delText>
              </w:r>
              <w:r w:rsidR="002211A4" w:rsidRPr="00A722CA" w:rsidDel="00BD2120">
                <w:rPr>
                  <w:rFonts w:cs="Arial"/>
                  <w:noProof/>
                </w:rPr>
                <w:fldChar w:fldCharType="end"/>
              </w:r>
            </w:del>
          </w:p>
        </w:tc>
        <w:tc>
          <w:tcPr>
            <w:tcW w:w="5103" w:type="dxa"/>
          </w:tcPr>
          <w:p w14:paraId="46FDA821" w14:textId="59F8AE9C" w:rsidR="00EF1951" w:rsidRPr="00A722CA" w:rsidRDefault="00C90AB2" w:rsidP="004D40A4">
            <w:pPr>
              <w:rPr>
                <w:rFonts w:cs="Arial"/>
              </w:rPr>
            </w:pPr>
            <w:r w:rsidRPr="00A722CA">
              <w:rPr>
                <w:rFonts w:cs="Arial"/>
              </w:rPr>
              <w:t>A Role is be defined as a collection of pre-defined System Level Atomic Permissions</w:t>
            </w:r>
            <w:r w:rsidR="0031596D" w:rsidRPr="00A722CA">
              <w:rPr>
                <w:rFonts w:cs="Arial"/>
              </w:rPr>
              <w:t>.</w:t>
            </w:r>
          </w:p>
        </w:tc>
        <w:tc>
          <w:tcPr>
            <w:tcW w:w="992" w:type="dxa"/>
          </w:tcPr>
          <w:p w14:paraId="0C27D9E6" w14:textId="03039686" w:rsidR="00EF1951" w:rsidRPr="00A722CA" w:rsidRDefault="007120C8" w:rsidP="004D40A4">
            <w:pPr>
              <w:rPr>
                <w:rFonts w:cs="Arial"/>
              </w:rPr>
            </w:pPr>
            <w:r>
              <w:rPr>
                <w:rFonts w:cs="Arial"/>
              </w:rPr>
              <w:t>1</w:t>
            </w:r>
          </w:p>
        </w:tc>
        <w:tc>
          <w:tcPr>
            <w:tcW w:w="1985" w:type="dxa"/>
          </w:tcPr>
          <w:p w14:paraId="6FDF1336" w14:textId="7F962FB7" w:rsidR="00EF1951" w:rsidRPr="00A722CA" w:rsidRDefault="00C43DD4" w:rsidP="004D40A4">
            <w:pPr>
              <w:rPr>
                <w:rFonts w:cs="Arial"/>
              </w:rPr>
            </w:pPr>
            <w:r>
              <w:rPr>
                <w:rFonts w:cs="Arial"/>
              </w:rPr>
              <w:t>EC</w:t>
            </w:r>
          </w:p>
        </w:tc>
      </w:tr>
      <w:tr w:rsidR="00C90AB2" w:rsidRPr="00A722CA" w14:paraId="4EDA80E0" w14:textId="77777777" w:rsidTr="004D40A4">
        <w:tc>
          <w:tcPr>
            <w:tcW w:w="1271" w:type="dxa"/>
          </w:tcPr>
          <w:p w14:paraId="510987BA" w14:textId="3192FC31" w:rsidR="00C90AB2" w:rsidRPr="00A722CA" w:rsidRDefault="00C90AB2" w:rsidP="00C90AB2">
            <w:pPr>
              <w:rPr>
                <w:rFonts w:cs="Arial"/>
              </w:rPr>
            </w:pPr>
            <w:r w:rsidRPr="00A722CA">
              <w:rPr>
                <w:rFonts w:cs="Arial"/>
              </w:rPr>
              <w:t>RBAC 2</w:t>
            </w:r>
          </w:p>
        </w:tc>
        <w:tc>
          <w:tcPr>
            <w:tcW w:w="5103" w:type="dxa"/>
          </w:tcPr>
          <w:p w14:paraId="75A8D8DD" w14:textId="29D78A29" w:rsidR="00C90AB2" w:rsidRPr="00A722CA" w:rsidRDefault="00C90AB2" w:rsidP="00C90AB2">
            <w:pPr>
              <w:rPr>
                <w:rFonts w:cs="Arial"/>
              </w:rPr>
            </w:pPr>
            <w:r w:rsidRPr="00A722CA">
              <w:rPr>
                <w:rFonts w:cs="Arial"/>
              </w:rPr>
              <w:t xml:space="preserve">Upon successful login, the screens, data accessible and tasks that can be performed by a </w:t>
            </w:r>
            <w:r w:rsidR="004C319A" w:rsidRPr="00A722CA">
              <w:rPr>
                <w:rFonts w:cs="Arial"/>
              </w:rPr>
              <w:t>U</w:t>
            </w:r>
            <w:r w:rsidRPr="00A722CA">
              <w:rPr>
                <w:rFonts w:cs="Arial"/>
              </w:rPr>
              <w:t>ser shall be dependent on the Role(s) assigned to the User.</w:t>
            </w:r>
          </w:p>
        </w:tc>
        <w:tc>
          <w:tcPr>
            <w:tcW w:w="992" w:type="dxa"/>
          </w:tcPr>
          <w:p w14:paraId="69947E82" w14:textId="3BB25584" w:rsidR="00C90AB2" w:rsidRPr="00A722CA" w:rsidRDefault="007120C8" w:rsidP="00C90AB2">
            <w:pPr>
              <w:rPr>
                <w:rFonts w:cs="Arial"/>
              </w:rPr>
            </w:pPr>
            <w:r>
              <w:rPr>
                <w:rFonts w:cs="Arial"/>
              </w:rPr>
              <w:t>1</w:t>
            </w:r>
          </w:p>
        </w:tc>
        <w:tc>
          <w:tcPr>
            <w:tcW w:w="1985" w:type="dxa"/>
          </w:tcPr>
          <w:p w14:paraId="00C6348C" w14:textId="3FB18A66" w:rsidR="00C90AB2" w:rsidRPr="00A722CA" w:rsidRDefault="00C43DD4" w:rsidP="00C90AB2">
            <w:pPr>
              <w:rPr>
                <w:rFonts w:cs="Arial"/>
              </w:rPr>
            </w:pPr>
            <w:r>
              <w:rPr>
                <w:rFonts w:cs="Arial"/>
              </w:rPr>
              <w:t>EC</w:t>
            </w:r>
          </w:p>
        </w:tc>
      </w:tr>
      <w:tr w:rsidR="00C90AB2" w:rsidRPr="00A722CA" w14:paraId="4ECD3F40" w14:textId="77777777" w:rsidTr="004D40A4">
        <w:tc>
          <w:tcPr>
            <w:tcW w:w="1271" w:type="dxa"/>
          </w:tcPr>
          <w:p w14:paraId="43535F51" w14:textId="475AE505" w:rsidR="00C90AB2" w:rsidRPr="00A722CA" w:rsidRDefault="00C90AB2" w:rsidP="00C90AB2">
            <w:pPr>
              <w:rPr>
                <w:rFonts w:cs="Arial"/>
              </w:rPr>
            </w:pPr>
            <w:r w:rsidRPr="00A722CA">
              <w:rPr>
                <w:rFonts w:cs="Arial"/>
              </w:rPr>
              <w:t xml:space="preserve">RBAC </w:t>
            </w:r>
            <w:r w:rsidRPr="00A722CA">
              <w:rPr>
                <w:rFonts w:cs="Arial"/>
              </w:rPr>
              <w:fldChar w:fldCharType="begin"/>
            </w:r>
            <w:r w:rsidRPr="00A722CA">
              <w:rPr>
                <w:rFonts w:cs="Arial"/>
              </w:rPr>
              <w:instrText xml:space="preserve"> seq rbac </w:instrText>
            </w:r>
            <w:r w:rsidRPr="00A722CA">
              <w:rPr>
                <w:rFonts w:cs="Arial"/>
              </w:rPr>
              <w:fldChar w:fldCharType="separate"/>
            </w:r>
            <w:r w:rsidR="00465B0B">
              <w:rPr>
                <w:rFonts w:cs="Arial"/>
                <w:noProof/>
              </w:rPr>
              <w:t>3</w:t>
            </w:r>
            <w:r w:rsidRPr="00A722CA">
              <w:rPr>
                <w:rFonts w:cs="Arial"/>
              </w:rPr>
              <w:fldChar w:fldCharType="end"/>
            </w:r>
          </w:p>
        </w:tc>
        <w:tc>
          <w:tcPr>
            <w:tcW w:w="5103" w:type="dxa"/>
          </w:tcPr>
          <w:p w14:paraId="707C6F67" w14:textId="337B0D10" w:rsidR="00C90AB2" w:rsidRPr="00A722CA" w:rsidRDefault="00C90AB2" w:rsidP="00C90AB2">
            <w:pPr>
              <w:rPr>
                <w:rFonts w:cs="Arial"/>
              </w:rPr>
            </w:pPr>
            <w:r w:rsidRPr="00A722CA">
              <w:rPr>
                <w:rFonts w:cs="Arial"/>
              </w:rPr>
              <w:t>One or more number of Roles can be assigned to a User.</w:t>
            </w:r>
          </w:p>
        </w:tc>
        <w:tc>
          <w:tcPr>
            <w:tcW w:w="992" w:type="dxa"/>
          </w:tcPr>
          <w:p w14:paraId="70CABF78" w14:textId="438783B2" w:rsidR="00C90AB2" w:rsidRPr="00A722CA" w:rsidRDefault="007120C8" w:rsidP="00C90AB2">
            <w:pPr>
              <w:rPr>
                <w:rFonts w:cs="Arial"/>
              </w:rPr>
            </w:pPr>
            <w:r>
              <w:rPr>
                <w:rFonts w:cs="Arial"/>
              </w:rPr>
              <w:t>1</w:t>
            </w:r>
          </w:p>
        </w:tc>
        <w:tc>
          <w:tcPr>
            <w:tcW w:w="1985" w:type="dxa"/>
          </w:tcPr>
          <w:p w14:paraId="2D2064F1" w14:textId="19173BE8" w:rsidR="00C90AB2" w:rsidRPr="00A722CA" w:rsidRDefault="00C43DD4" w:rsidP="00C90AB2">
            <w:pPr>
              <w:rPr>
                <w:rFonts w:cs="Arial"/>
              </w:rPr>
            </w:pPr>
            <w:r>
              <w:rPr>
                <w:rFonts w:cs="Arial"/>
              </w:rPr>
              <w:t>EC</w:t>
            </w:r>
          </w:p>
        </w:tc>
      </w:tr>
      <w:tr w:rsidR="00C90AB2" w:rsidRPr="00A722CA" w14:paraId="6609D9BD" w14:textId="77777777" w:rsidTr="004D40A4">
        <w:tc>
          <w:tcPr>
            <w:tcW w:w="1271" w:type="dxa"/>
          </w:tcPr>
          <w:p w14:paraId="330061F4" w14:textId="61E23487" w:rsidR="00C90AB2" w:rsidRPr="00A722CA" w:rsidRDefault="00C90AB2" w:rsidP="00C90AB2">
            <w:pPr>
              <w:rPr>
                <w:rFonts w:cs="Arial"/>
              </w:rPr>
            </w:pPr>
            <w:r w:rsidRPr="00A722CA">
              <w:rPr>
                <w:rFonts w:cs="Arial"/>
              </w:rPr>
              <w:t>RBAC 4</w:t>
            </w:r>
          </w:p>
        </w:tc>
        <w:tc>
          <w:tcPr>
            <w:tcW w:w="5103" w:type="dxa"/>
          </w:tcPr>
          <w:p w14:paraId="30BA901A" w14:textId="28DF86D9" w:rsidR="00C90AB2" w:rsidRPr="00A722CA" w:rsidRDefault="00C90AB2" w:rsidP="00C90AB2">
            <w:pPr>
              <w:rPr>
                <w:rFonts w:cs="Arial"/>
              </w:rPr>
            </w:pPr>
            <w:r w:rsidRPr="00A722CA">
              <w:rPr>
                <w:rFonts w:cs="Arial"/>
              </w:rPr>
              <w:t>An appropriate System Admin Role account should be able to add and remove Role(s) to/from one or more Users at a time.</w:t>
            </w:r>
          </w:p>
        </w:tc>
        <w:tc>
          <w:tcPr>
            <w:tcW w:w="992" w:type="dxa"/>
          </w:tcPr>
          <w:p w14:paraId="003713B6" w14:textId="40D40CDF" w:rsidR="00C90AB2" w:rsidRPr="00A722CA" w:rsidRDefault="007120C8" w:rsidP="00C90AB2">
            <w:pPr>
              <w:rPr>
                <w:rFonts w:cs="Arial"/>
              </w:rPr>
            </w:pPr>
            <w:r>
              <w:rPr>
                <w:rFonts w:cs="Arial"/>
              </w:rPr>
              <w:t>1</w:t>
            </w:r>
          </w:p>
        </w:tc>
        <w:tc>
          <w:tcPr>
            <w:tcW w:w="1985" w:type="dxa"/>
          </w:tcPr>
          <w:p w14:paraId="5BFBCD8F" w14:textId="2B61E662" w:rsidR="00C90AB2" w:rsidRPr="00A722CA" w:rsidRDefault="00C43DD4" w:rsidP="00C90AB2">
            <w:pPr>
              <w:rPr>
                <w:rFonts w:cs="Arial"/>
              </w:rPr>
            </w:pPr>
            <w:r>
              <w:rPr>
                <w:rFonts w:cs="Arial"/>
              </w:rPr>
              <w:t>EC</w:t>
            </w:r>
          </w:p>
        </w:tc>
      </w:tr>
    </w:tbl>
    <w:p w14:paraId="3C477ED9" w14:textId="77777777" w:rsidR="00C90AB2" w:rsidRPr="00A722CA" w:rsidRDefault="00C90AB2" w:rsidP="00C90AB2">
      <w:pPr>
        <w:rPr>
          <w:rFonts w:cs="Arial"/>
        </w:rPr>
      </w:pPr>
      <w:r w:rsidRPr="00A722CA">
        <w:rPr>
          <w:rFonts w:cs="Arial"/>
        </w:rPr>
        <w:tab/>
      </w:r>
    </w:p>
    <w:p w14:paraId="1DDA1DA1" w14:textId="4DA079F6" w:rsidR="00C90AB2" w:rsidRPr="00A722CA" w:rsidRDefault="00C90AB2" w:rsidP="00C90AB2">
      <w:pPr>
        <w:pStyle w:val="Heading2"/>
        <w:rPr>
          <w:rFonts w:cs="Arial"/>
        </w:rPr>
      </w:pPr>
      <w:bookmarkStart w:id="77" w:name="_Toc19801091"/>
      <w:bookmarkStart w:id="78" w:name="_Toc20317946"/>
      <w:r w:rsidRPr="00A722CA">
        <w:rPr>
          <w:rFonts w:cs="Arial"/>
        </w:rPr>
        <w:t>Audit Logging (AUDL)</w:t>
      </w:r>
      <w:bookmarkEnd w:id="77"/>
      <w:bookmarkEnd w:id="78"/>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C90AB2" w:rsidRPr="00A722CA" w14:paraId="3699A71C" w14:textId="77777777" w:rsidTr="00881F98">
        <w:tc>
          <w:tcPr>
            <w:tcW w:w="1271" w:type="dxa"/>
            <w:shd w:val="clear" w:color="auto" w:fill="BFBFBF" w:themeFill="background1" w:themeFillShade="BF"/>
          </w:tcPr>
          <w:p w14:paraId="53AF7850" w14:textId="77777777" w:rsidR="00C90AB2" w:rsidRPr="00A722CA" w:rsidRDefault="00C90AB2" w:rsidP="00881F98">
            <w:pPr>
              <w:rPr>
                <w:rFonts w:cs="Arial"/>
                <w:b/>
              </w:rPr>
            </w:pPr>
            <w:r w:rsidRPr="00A722CA">
              <w:rPr>
                <w:rFonts w:cs="Arial"/>
                <w:b/>
              </w:rPr>
              <w:t>ID</w:t>
            </w:r>
          </w:p>
        </w:tc>
        <w:tc>
          <w:tcPr>
            <w:tcW w:w="5103" w:type="dxa"/>
            <w:shd w:val="clear" w:color="auto" w:fill="BFBFBF" w:themeFill="background1" w:themeFillShade="BF"/>
          </w:tcPr>
          <w:p w14:paraId="0DA77234" w14:textId="77777777" w:rsidR="00C90AB2" w:rsidRPr="00A722CA" w:rsidRDefault="00C90AB2" w:rsidP="00881F98">
            <w:pPr>
              <w:rPr>
                <w:rFonts w:cs="Arial"/>
                <w:b/>
              </w:rPr>
            </w:pPr>
            <w:r w:rsidRPr="00A722CA">
              <w:rPr>
                <w:rFonts w:cs="Arial"/>
                <w:b/>
              </w:rPr>
              <w:t>Requirement</w:t>
            </w:r>
          </w:p>
        </w:tc>
        <w:tc>
          <w:tcPr>
            <w:tcW w:w="992" w:type="dxa"/>
            <w:shd w:val="clear" w:color="auto" w:fill="BFBFBF" w:themeFill="background1" w:themeFillShade="BF"/>
          </w:tcPr>
          <w:p w14:paraId="6BD4DFE6" w14:textId="77777777" w:rsidR="00C90AB2" w:rsidRPr="00A722CA" w:rsidRDefault="00C90AB2" w:rsidP="00881F98">
            <w:pPr>
              <w:rPr>
                <w:rFonts w:cs="Arial"/>
                <w:b/>
              </w:rPr>
            </w:pPr>
            <w:r w:rsidRPr="00A722CA">
              <w:rPr>
                <w:rFonts w:cs="Arial"/>
                <w:b/>
              </w:rPr>
              <w:t>Priority</w:t>
            </w:r>
          </w:p>
        </w:tc>
        <w:tc>
          <w:tcPr>
            <w:tcW w:w="1985" w:type="dxa"/>
            <w:shd w:val="clear" w:color="auto" w:fill="BFBFBF" w:themeFill="background1" w:themeFillShade="BF"/>
          </w:tcPr>
          <w:p w14:paraId="609E5E6F" w14:textId="5BD60254" w:rsidR="00C90AB2" w:rsidRPr="00A722CA" w:rsidRDefault="006F0148" w:rsidP="00881F98">
            <w:pPr>
              <w:rPr>
                <w:rFonts w:cs="Arial"/>
                <w:b/>
              </w:rPr>
            </w:pPr>
            <w:r>
              <w:rPr>
                <w:rFonts w:cs="Arial"/>
                <w:b/>
              </w:rPr>
              <w:t>Business Process Reference</w:t>
            </w:r>
          </w:p>
        </w:tc>
      </w:tr>
      <w:tr w:rsidR="00C90AB2" w:rsidRPr="00A722CA" w14:paraId="49972DB6" w14:textId="77777777" w:rsidTr="00881F98">
        <w:tc>
          <w:tcPr>
            <w:tcW w:w="1271" w:type="dxa"/>
          </w:tcPr>
          <w:p w14:paraId="3FACAE65" w14:textId="33B73443" w:rsidR="00C90AB2" w:rsidRPr="00A722CA" w:rsidRDefault="00C90AB2" w:rsidP="00881F98">
            <w:pPr>
              <w:rPr>
                <w:rFonts w:cs="Arial"/>
              </w:rPr>
            </w:pPr>
            <w:r w:rsidRPr="00A722CA">
              <w:rPr>
                <w:rFonts w:cs="Arial"/>
              </w:rPr>
              <w:t xml:space="preserve">AUDL </w:t>
            </w:r>
            <w:ins w:id="79" w:author="Rishi Choudhary" w:date="2021-01-16T19:41:00Z">
              <w:r w:rsidR="00147DA3">
                <w:rPr>
                  <w:rFonts w:cs="Arial"/>
                </w:rPr>
                <w:t>1</w:t>
              </w:r>
            </w:ins>
            <w:del w:id="80" w:author="Rishi Choudhary" w:date="2021-01-16T19:41:00Z">
              <w:r w:rsidR="002211A4" w:rsidRPr="00A722CA" w:rsidDel="00147DA3">
                <w:rPr>
                  <w:rFonts w:cs="Arial"/>
                </w:rPr>
                <w:fldChar w:fldCharType="begin"/>
              </w:r>
              <w:r w:rsidR="002211A4" w:rsidRPr="00A722CA" w:rsidDel="00147DA3">
                <w:rPr>
                  <w:rFonts w:cs="Arial"/>
                </w:rPr>
                <w:delInstrText xml:space="preserve"> SEQ  RBAC \* MERGEFORMAT </w:delInstrText>
              </w:r>
              <w:r w:rsidR="002211A4" w:rsidRPr="00A722CA" w:rsidDel="00147DA3">
                <w:rPr>
                  <w:rFonts w:cs="Arial"/>
                </w:rPr>
                <w:fldChar w:fldCharType="separate"/>
              </w:r>
              <w:r w:rsidR="00465B0B" w:rsidDel="00147DA3">
                <w:rPr>
                  <w:rFonts w:cs="Arial"/>
                  <w:noProof/>
                </w:rPr>
                <w:delText>4</w:delText>
              </w:r>
              <w:r w:rsidR="002211A4" w:rsidRPr="00A722CA" w:rsidDel="00147DA3">
                <w:rPr>
                  <w:rFonts w:cs="Arial"/>
                  <w:noProof/>
                </w:rPr>
                <w:fldChar w:fldCharType="end"/>
              </w:r>
            </w:del>
          </w:p>
        </w:tc>
        <w:tc>
          <w:tcPr>
            <w:tcW w:w="5103" w:type="dxa"/>
          </w:tcPr>
          <w:p w14:paraId="31F5772E" w14:textId="59F9496D" w:rsidR="00C90AB2" w:rsidRPr="00A722CA" w:rsidRDefault="00E46E57" w:rsidP="00881F98">
            <w:pPr>
              <w:rPr>
                <w:rFonts w:cs="Arial"/>
              </w:rPr>
            </w:pPr>
            <w:r w:rsidRPr="00A722CA">
              <w:rPr>
                <w:rFonts w:cs="Arial"/>
              </w:rPr>
              <w:t xml:space="preserve">There shall be a list of activities, as defined </w:t>
            </w:r>
            <w:r w:rsidR="00790540" w:rsidRPr="00A722CA">
              <w:rPr>
                <w:rFonts w:cs="Arial"/>
              </w:rPr>
              <w:t>with inputs from</w:t>
            </w:r>
            <w:r w:rsidRPr="00A722CA">
              <w:rPr>
                <w:rFonts w:cs="Arial"/>
              </w:rPr>
              <w:t xml:space="preserve"> EDUTEST, </w:t>
            </w:r>
            <w:r w:rsidR="00790540" w:rsidRPr="00A722CA">
              <w:rPr>
                <w:rFonts w:cs="Arial"/>
              </w:rPr>
              <w:t xml:space="preserve">for which </w:t>
            </w:r>
            <w:r w:rsidR="002C3043" w:rsidRPr="00A722CA">
              <w:rPr>
                <w:rFonts w:cs="Arial"/>
              </w:rPr>
              <w:t>the System</w:t>
            </w:r>
            <w:r w:rsidR="00790540" w:rsidRPr="00A722CA">
              <w:rPr>
                <w:rFonts w:cs="Arial"/>
              </w:rPr>
              <w:t xml:space="preserve"> </w:t>
            </w:r>
            <w:r w:rsidR="002C3043" w:rsidRPr="00A722CA">
              <w:rPr>
                <w:rFonts w:cs="Arial"/>
              </w:rPr>
              <w:t>shall</w:t>
            </w:r>
            <w:r w:rsidR="00790540" w:rsidRPr="00A722CA">
              <w:rPr>
                <w:rFonts w:cs="Arial"/>
              </w:rPr>
              <w:t xml:space="preserve"> track:</w:t>
            </w:r>
          </w:p>
          <w:p w14:paraId="5845EBC6" w14:textId="77123261" w:rsidR="00790540" w:rsidRPr="00A722CA" w:rsidRDefault="00790540" w:rsidP="002211A4">
            <w:pPr>
              <w:pStyle w:val="ListParagraph"/>
              <w:numPr>
                <w:ilvl w:val="0"/>
                <w:numId w:val="5"/>
              </w:numPr>
              <w:rPr>
                <w:rFonts w:cs="Arial"/>
              </w:rPr>
            </w:pPr>
            <w:r w:rsidRPr="00A722CA">
              <w:rPr>
                <w:rFonts w:cs="Arial"/>
              </w:rPr>
              <w:t>Who – Which User did the operation?</w:t>
            </w:r>
          </w:p>
          <w:p w14:paraId="2D007F84" w14:textId="09E4C5B3" w:rsidR="00790540" w:rsidRPr="00A722CA" w:rsidRDefault="00790540" w:rsidP="002211A4">
            <w:pPr>
              <w:pStyle w:val="ListParagraph"/>
              <w:numPr>
                <w:ilvl w:val="0"/>
                <w:numId w:val="5"/>
              </w:numPr>
              <w:rPr>
                <w:rFonts w:cs="Arial"/>
              </w:rPr>
            </w:pPr>
            <w:r w:rsidRPr="00A722CA">
              <w:rPr>
                <w:rFonts w:cs="Arial"/>
              </w:rPr>
              <w:t xml:space="preserve">What – What changed due to </w:t>
            </w:r>
            <w:r w:rsidR="0050274B" w:rsidRPr="00A722CA">
              <w:rPr>
                <w:rFonts w:cs="Arial"/>
              </w:rPr>
              <w:t xml:space="preserve">the </w:t>
            </w:r>
            <w:r w:rsidRPr="00A722CA">
              <w:rPr>
                <w:rFonts w:cs="Arial"/>
              </w:rPr>
              <w:t>operation</w:t>
            </w:r>
          </w:p>
          <w:p w14:paraId="5EAB2EA2" w14:textId="3F6469E1" w:rsidR="00790540" w:rsidRPr="00A722CA" w:rsidRDefault="00790540" w:rsidP="002211A4">
            <w:pPr>
              <w:pStyle w:val="ListParagraph"/>
              <w:numPr>
                <w:ilvl w:val="0"/>
                <w:numId w:val="5"/>
              </w:numPr>
              <w:rPr>
                <w:rFonts w:cs="Arial"/>
              </w:rPr>
            </w:pPr>
            <w:r w:rsidRPr="00A722CA">
              <w:rPr>
                <w:rFonts w:cs="Arial"/>
              </w:rPr>
              <w:t>When – The timestamp of the operation</w:t>
            </w:r>
          </w:p>
        </w:tc>
        <w:tc>
          <w:tcPr>
            <w:tcW w:w="992" w:type="dxa"/>
          </w:tcPr>
          <w:p w14:paraId="6828E3CD" w14:textId="21FE8C3F" w:rsidR="00C90AB2" w:rsidRPr="00A722CA" w:rsidRDefault="007120C8" w:rsidP="00881F98">
            <w:pPr>
              <w:rPr>
                <w:rFonts w:cs="Arial"/>
              </w:rPr>
            </w:pPr>
            <w:r>
              <w:rPr>
                <w:rFonts w:cs="Arial"/>
              </w:rPr>
              <w:t>1</w:t>
            </w:r>
          </w:p>
        </w:tc>
        <w:tc>
          <w:tcPr>
            <w:tcW w:w="1985" w:type="dxa"/>
          </w:tcPr>
          <w:p w14:paraId="03B81F58" w14:textId="2A39B720" w:rsidR="00C90AB2" w:rsidRPr="00A722CA" w:rsidRDefault="00C43DD4" w:rsidP="00881F98">
            <w:pPr>
              <w:rPr>
                <w:rFonts w:cs="Arial"/>
              </w:rPr>
            </w:pPr>
            <w:r>
              <w:rPr>
                <w:rFonts w:cs="Arial"/>
              </w:rPr>
              <w:t>EC</w:t>
            </w:r>
          </w:p>
        </w:tc>
      </w:tr>
      <w:tr w:rsidR="00CF7D39" w:rsidRPr="00A722CA" w14:paraId="65EA9FA2" w14:textId="77777777" w:rsidTr="00881F98">
        <w:tc>
          <w:tcPr>
            <w:tcW w:w="1271" w:type="dxa"/>
          </w:tcPr>
          <w:p w14:paraId="38ACBB64" w14:textId="55F00EB9" w:rsidR="00CF7D39" w:rsidRPr="00A722CA" w:rsidRDefault="00CF7D39" w:rsidP="00881F98">
            <w:pPr>
              <w:rPr>
                <w:rFonts w:cs="Arial"/>
              </w:rPr>
            </w:pPr>
            <w:r w:rsidRPr="00A722CA">
              <w:rPr>
                <w:rFonts w:cs="Arial"/>
              </w:rPr>
              <w:t>AUDL 2</w:t>
            </w:r>
          </w:p>
        </w:tc>
        <w:tc>
          <w:tcPr>
            <w:tcW w:w="5103" w:type="dxa"/>
          </w:tcPr>
          <w:p w14:paraId="559DBA27" w14:textId="16E15C1D" w:rsidR="00CF7D39" w:rsidRPr="00A722CA" w:rsidRDefault="00CF7D39" w:rsidP="00881F98">
            <w:pPr>
              <w:rPr>
                <w:rFonts w:cs="Arial"/>
              </w:rPr>
            </w:pPr>
            <w:r w:rsidRPr="00A722CA">
              <w:rPr>
                <w:rFonts w:cs="Arial"/>
              </w:rPr>
              <w:t>It should be difficult for anybody to make any unauthorized change to the Audit Log</w:t>
            </w:r>
          </w:p>
        </w:tc>
        <w:tc>
          <w:tcPr>
            <w:tcW w:w="992" w:type="dxa"/>
          </w:tcPr>
          <w:p w14:paraId="1EFB474E" w14:textId="5B2ADC52" w:rsidR="00CF7D39" w:rsidRPr="00A722CA" w:rsidRDefault="007120C8" w:rsidP="00881F98">
            <w:pPr>
              <w:rPr>
                <w:rFonts w:cs="Arial"/>
              </w:rPr>
            </w:pPr>
            <w:r>
              <w:rPr>
                <w:rFonts w:cs="Arial"/>
              </w:rPr>
              <w:t>1</w:t>
            </w:r>
          </w:p>
        </w:tc>
        <w:tc>
          <w:tcPr>
            <w:tcW w:w="1985" w:type="dxa"/>
          </w:tcPr>
          <w:p w14:paraId="28EB4CB6" w14:textId="0333014C" w:rsidR="00CF7D39" w:rsidRPr="00A722CA" w:rsidRDefault="00C43DD4" w:rsidP="00881F98">
            <w:pPr>
              <w:rPr>
                <w:rFonts w:cs="Arial"/>
              </w:rPr>
            </w:pPr>
            <w:r>
              <w:rPr>
                <w:rFonts w:cs="Arial"/>
              </w:rPr>
              <w:t>EC</w:t>
            </w:r>
          </w:p>
        </w:tc>
      </w:tr>
      <w:tr w:rsidR="00CF7D39" w:rsidRPr="00A722CA" w14:paraId="1132AC75" w14:textId="77777777" w:rsidTr="00881F98">
        <w:tc>
          <w:tcPr>
            <w:tcW w:w="1271" w:type="dxa"/>
          </w:tcPr>
          <w:p w14:paraId="2B1BE81E" w14:textId="502A33FA" w:rsidR="00CF7D39" w:rsidRPr="00A722CA" w:rsidRDefault="00CF7D39" w:rsidP="00881F98">
            <w:pPr>
              <w:rPr>
                <w:rFonts w:cs="Arial"/>
              </w:rPr>
            </w:pPr>
            <w:r w:rsidRPr="00A722CA">
              <w:rPr>
                <w:rFonts w:cs="Arial"/>
              </w:rPr>
              <w:t>AUDL 3</w:t>
            </w:r>
          </w:p>
        </w:tc>
        <w:tc>
          <w:tcPr>
            <w:tcW w:w="5103" w:type="dxa"/>
          </w:tcPr>
          <w:p w14:paraId="68A47F2B" w14:textId="6977A2BF" w:rsidR="00CF7D39" w:rsidRPr="00A722CA" w:rsidRDefault="00CF7D39" w:rsidP="00881F98">
            <w:pPr>
              <w:rPr>
                <w:rFonts w:cs="Arial"/>
              </w:rPr>
            </w:pPr>
            <w:r w:rsidRPr="00A722CA">
              <w:rPr>
                <w:rFonts w:cs="Arial"/>
              </w:rPr>
              <w:t>The System should be able to detect any unauthorized change</w:t>
            </w:r>
          </w:p>
        </w:tc>
        <w:tc>
          <w:tcPr>
            <w:tcW w:w="992" w:type="dxa"/>
          </w:tcPr>
          <w:p w14:paraId="09AF7E46" w14:textId="16530B23" w:rsidR="00CF7D39" w:rsidRPr="00A722CA" w:rsidRDefault="007120C8" w:rsidP="00881F98">
            <w:pPr>
              <w:rPr>
                <w:rFonts w:cs="Arial"/>
              </w:rPr>
            </w:pPr>
            <w:r>
              <w:rPr>
                <w:rFonts w:cs="Arial"/>
              </w:rPr>
              <w:t>2</w:t>
            </w:r>
          </w:p>
        </w:tc>
        <w:tc>
          <w:tcPr>
            <w:tcW w:w="1985" w:type="dxa"/>
          </w:tcPr>
          <w:p w14:paraId="2C8BFB41" w14:textId="56C57CB3" w:rsidR="00CF7D39" w:rsidRPr="00A722CA" w:rsidRDefault="00C43DD4" w:rsidP="00881F98">
            <w:pPr>
              <w:rPr>
                <w:rFonts w:cs="Arial"/>
              </w:rPr>
            </w:pPr>
            <w:r>
              <w:rPr>
                <w:rFonts w:cs="Arial"/>
              </w:rPr>
              <w:t>EC</w:t>
            </w:r>
          </w:p>
        </w:tc>
      </w:tr>
    </w:tbl>
    <w:p w14:paraId="7A334E3B" w14:textId="77777777" w:rsidR="006905E8" w:rsidRPr="00A722CA" w:rsidRDefault="006905E8" w:rsidP="006905E8">
      <w:pPr>
        <w:rPr>
          <w:rFonts w:cs="Arial"/>
        </w:rPr>
      </w:pPr>
      <w:r w:rsidRPr="00A722CA">
        <w:rPr>
          <w:rFonts w:cs="Arial"/>
        </w:rPr>
        <w:tab/>
      </w:r>
    </w:p>
    <w:p w14:paraId="1D4D3787" w14:textId="3EF69729" w:rsidR="006905E8" w:rsidRPr="00A722CA" w:rsidRDefault="006905E8" w:rsidP="006905E8">
      <w:pPr>
        <w:pStyle w:val="Heading2"/>
        <w:rPr>
          <w:rFonts w:cs="Arial"/>
        </w:rPr>
      </w:pPr>
      <w:bookmarkStart w:id="81" w:name="_Toc19801092"/>
      <w:bookmarkStart w:id="82" w:name="_Toc20317947"/>
      <w:r w:rsidRPr="00A722CA">
        <w:rPr>
          <w:rFonts w:cs="Arial"/>
        </w:rPr>
        <w:t>IT Asset Management (ITM)</w:t>
      </w:r>
      <w:bookmarkEnd w:id="81"/>
      <w:bookmarkEnd w:id="82"/>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6905E8" w:rsidRPr="00A722CA" w14:paraId="6E783FEC" w14:textId="77777777" w:rsidTr="00881F98">
        <w:tc>
          <w:tcPr>
            <w:tcW w:w="1271" w:type="dxa"/>
            <w:shd w:val="clear" w:color="auto" w:fill="BFBFBF" w:themeFill="background1" w:themeFillShade="BF"/>
          </w:tcPr>
          <w:p w14:paraId="365806E4" w14:textId="77777777" w:rsidR="006905E8" w:rsidRPr="00A722CA" w:rsidRDefault="006905E8" w:rsidP="00881F98">
            <w:pPr>
              <w:rPr>
                <w:rFonts w:cs="Arial"/>
                <w:b/>
              </w:rPr>
            </w:pPr>
            <w:r w:rsidRPr="00A722CA">
              <w:rPr>
                <w:rFonts w:cs="Arial"/>
                <w:b/>
              </w:rPr>
              <w:t>ID</w:t>
            </w:r>
          </w:p>
        </w:tc>
        <w:tc>
          <w:tcPr>
            <w:tcW w:w="5103" w:type="dxa"/>
            <w:shd w:val="clear" w:color="auto" w:fill="BFBFBF" w:themeFill="background1" w:themeFillShade="BF"/>
          </w:tcPr>
          <w:p w14:paraId="6A0D324A" w14:textId="77777777" w:rsidR="006905E8" w:rsidRPr="00A722CA" w:rsidRDefault="006905E8" w:rsidP="00881F98">
            <w:pPr>
              <w:rPr>
                <w:rFonts w:cs="Arial"/>
                <w:b/>
              </w:rPr>
            </w:pPr>
            <w:r w:rsidRPr="00A722CA">
              <w:rPr>
                <w:rFonts w:cs="Arial"/>
                <w:b/>
              </w:rPr>
              <w:t>Requirement</w:t>
            </w:r>
          </w:p>
        </w:tc>
        <w:tc>
          <w:tcPr>
            <w:tcW w:w="992" w:type="dxa"/>
            <w:shd w:val="clear" w:color="auto" w:fill="BFBFBF" w:themeFill="background1" w:themeFillShade="BF"/>
          </w:tcPr>
          <w:p w14:paraId="174F3C71" w14:textId="77777777" w:rsidR="006905E8" w:rsidRPr="00A722CA" w:rsidRDefault="006905E8" w:rsidP="00881F98">
            <w:pPr>
              <w:rPr>
                <w:rFonts w:cs="Arial"/>
                <w:b/>
              </w:rPr>
            </w:pPr>
            <w:r w:rsidRPr="00A722CA">
              <w:rPr>
                <w:rFonts w:cs="Arial"/>
                <w:b/>
              </w:rPr>
              <w:t>Priority</w:t>
            </w:r>
          </w:p>
        </w:tc>
        <w:tc>
          <w:tcPr>
            <w:tcW w:w="1985" w:type="dxa"/>
            <w:shd w:val="clear" w:color="auto" w:fill="BFBFBF" w:themeFill="background1" w:themeFillShade="BF"/>
          </w:tcPr>
          <w:p w14:paraId="55CE82AE" w14:textId="78356AF7" w:rsidR="006905E8" w:rsidRPr="00A722CA" w:rsidRDefault="00800B4C" w:rsidP="00881F98">
            <w:pPr>
              <w:rPr>
                <w:rFonts w:cs="Arial"/>
                <w:b/>
              </w:rPr>
            </w:pPr>
            <w:r>
              <w:rPr>
                <w:rFonts w:cs="Arial"/>
                <w:b/>
              </w:rPr>
              <w:t>Business Process Reference</w:t>
            </w:r>
          </w:p>
        </w:tc>
      </w:tr>
      <w:tr w:rsidR="006905E8" w:rsidRPr="00A722CA" w14:paraId="22530D76" w14:textId="77777777" w:rsidTr="00881F98">
        <w:tc>
          <w:tcPr>
            <w:tcW w:w="1271" w:type="dxa"/>
          </w:tcPr>
          <w:p w14:paraId="16394476" w14:textId="4A256C12" w:rsidR="006905E8" w:rsidRPr="00A722CA" w:rsidRDefault="00AC528E" w:rsidP="00881F98">
            <w:pPr>
              <w:rPr>
                <w:rFonts w:cs="Arial"/>
              </w:rPr>
            </w:pPr>
            <w:r w:rsidRPr="00A722CA">
              <w:rPr>
                <w:rFonts w:cs="Arial"/>
              </w:rPr>
              <w:t>ITM</w:t>
            </w:r>
            <w:r w:rsidR="006905E8" w:rsidRPr="00A722CA">
              <w:rPr>
                <w:rFonts w:cs="Arial"/>
              </w:rPr>
              <w:t xml:space="preserve"> </w:t>
            </w:r>
            <w:del w:id="83" w:author="Rishi Choudhary" w:date="2021-01-16T17:56:00Z">
              <w:r w:rsidR="002211A4" w:rsidRPr="00A722CA" w:rsidDel="00327386">
                <w:rPr>
                  <w:rFonts w:cs="Arial"/>
                </w:rPr>
                <w:fldChar w:fldCharType="begin"/>
              </w:r>
              <w:r w:rsidR="002211A4" w:rsidRPr="00A722CA" w:rsidDel="00327386">
                <w:rPr>
                  <w:rFonts w:cs="Arial"/>
                </w:rPr>
                <w:delInstrText xml:space="preserve"> SEQ  RBAC \* MERGEFORMAT </w:delInstrText>
              </w:r>
              <w:r w:rsidR="002211A4" w:rsidRPr="00A722CA" w:rsidDel="00327386">
                <w:rPr>
                  <w:rFonts w:cs="Arial"/>
                </w:rPr>
                <w:fldChar w:fldCharType="separate"/>
              </w:r>
              <w:r w:rsidR="00465B0B" w:rsidDel="00327386">
                <w:rPr>
                  <w:rFonts w:cs="Arial"/>
                  <w:noProof/>
                </w:rPr>
                <w:delText>5</w:delText>
              </w:r>
              <w:r w:rsidR="002211A4" w:rsidRPr="00A722CA" w:rsidDel="00327386">
                <w:rPr>
                  <w:rFonts w:cs="Arial"/>
                  <w:noProof/>
                </w:rPr>
                <w:fldChar w:fldCharType="end"/>
              </w:r>
            </w:del>
            <w:ins w:id="84" w:author="Rishi Choudhary" w:date="2021-01-16T17:56:00Z">
              <w:r w:rsidR="00327386">
                <w:rPr>
                  <w:rFonts w:cs="Arial"/>
                </w:rPr>
                <w:t>1</w:t>
              </w:r>
            </w:ins>
          </w:p>
        </w:tc>
        <w:tc>
          <w:tcPr>
            <w:tcW w:w="5103" w:type="dxa"/>
          </w:tcPr>
          <w:p w14:paraId="2E0422EF" w14:textId="1AFB4E4B" w:rsidR="006905E8" w:rsidRPr="00A722CA" w:rsidRDefault="00AC528E" w:rsidP="00881F98">
            <w:pPr>
              <w:rPr>
                <w:rFonts w:cs="Arial"/>
              </w:rPr>
            </w:pPr>
            <w:r w:rsidRPr="00A722CA">
              <w:rPr>
                <w:rFonts w:cs="Arial"/>
              </w:rPr>
              <w:t>This component of the System shall maintain records of all the IT Assets, i.e. Computers, Laptops, Printers, Mobile/Handheld Devices etc., owned or leased by EDUTEST.</w:t>
            </w:r>
          </w:p>
        </w:tc>
        <w:tc>
          <w:tcPr>
            <w:tcW w:w="992" w:type="dxa"/>
          </w:tcPr>
          <w:p w14:paraId="6FBCE9E9" w14:textId="37A2235C" w:rsidR="006905E8" w:rsidRPr="00A722CA" w:rsidRDefault="00674EC3" w:rsidP="00881F98">
            <w:pPr>
              <w:rPr>
                <w:rFonts w:cs="Arial"/>
              </w:rPr>
            </w:pPr>
            <w:r>
              <w:rPr>
                <w:rFonts w:cs="Arial"/>
              </w:rPr>
              <w:t>4</w:t>
            </w:r>
          </w:p>
        </w:tc>
        <w:tc>
          <w:tcPr>
            <w:tcW w:w="1985" w:type="dxa"/>
          </w:tcPr>
          <w:p w14:paraId="3D668D99" w14:textId="62F28456" w:rsidR="006905E8" w:rsidRPr="00A722CA" w:rsidRDefault="006F0148" w:rsidP="00881F98">
            <w:pPr>
              <w:rPr>
                <w:rFonts w:cs="Arial"/>
              </w:rPr>
            </w:pPr>
            <w:r>
              <w:rPr>
                <w:rFonts w:cs="Arial"/>
              </w:rPr>
              <w:t>CEOP</w:t>
            </w:r>
          </w:p>
        </w:tc>
      </w:tr>
      <w:tr w:rsidR="00AC528E" w:rsidRPr="00A722CA" w14:paraId="49322B7F" w14:textId="77777777" w:rsidTr="00881F98">
        <w:tc>
          <w:tcPr>
            <w:tcW w:w="1271" w:type="dxa"/>
          </w:tcPr>
          <w:p w14:paraId="28ADD17F" w14:textId="58B59283" w:rsidR="00AC528E" w:rsidRPr="00A722CA" w:rsidRDefault="00AC528E" w:rsidP="00881F98">
            <w:pPr>
              <w:rPr>
                <w:rFonts w:cs="Arial"/>
              </w:rPr>
            </w:pPr>
            <w:r w:rsidRPr="00A722CA">
              <w:rPr>
                <w:rFonts w:cs="Arial"/>
              </w:rPr>
              <w:t>ITM 2</w:t>
            </w:r>
          </w:p>
        </w:tc>
        <w:tc>
          <w:tcPr>
            <w:tcW w:w="5103" w:type="dxa"/>
          </w:tcPr>
          <w:p w14:paraId="2F4ABF18" w14:textId="6B4C3EA8" w:rsidR="00AC528E" w:rsidRPr="00A722CA" w:rsidRDefault="00AC528E" w:rsidP="00881F98">
            <w:pPr>
              <w:rPr>
                <w:rFonts w:cs="Arial"/>
              </w:rPr>
            </w:pPr>
            <w:r w:rsidRPr="00A722CA">
              <w:rPr>
                <w:rFonts w:cs="Arial"/>
              </w:rPr>
              <w:t xml:space="preserve">The IT Team shall be able to </w:t>
            </w:r>
            <w:r w:rsidR="002E4C61" w:rsidRPr="00A722CA">
              <w:rPr>
                <w:rFonts w:cs="Arial"/>
              </w:rPr>
              <w:t>add and remove assets from time to time.</w:t>
            </w:r>
          </w:p>
        </w:tc>
        <w:tc>
          <w:tcPr>
            <w:tcW w:w="992" w:type="dxa"/>
          </w:tcPr>
          <w:p w14:paraId="6191B9E8" w14:textId="661D9964" w:rsidR="00AC528E" w:rsidRPr="00A722CA" w:rsidRDefault="00674EC3" w:rsidP="00881F98">
            <w:pPr>
              <w:rPr>
                <w:rFonts w:cs="Arial"/>
              </w:rPr>
            </w:pPr>
            <w:r>
              <w:rPr>
                <w:rFonts w:cs="Arial"/>
              </w:rPr>
              <w:t>4</w:t>
            </w:r>
          </w:p>
        </w:tc>
        <w:tc>
          <w:tcPr>
            <w:tcW w:w="1985" w:type="dxa"/>
          </w:tcPr>
          <w:p w14:paraId="2E95F058" w14:textId="0CCBC76A" w:rsidR="00AC528E" w:rsidRPr="00A722CA" w:rsidRDefault="006F0148" w:rsidP="00881F98">
            <w:pPr>
              <w:rPr>
                <w:rFonts w:cs="Arial"/>
              </w:rPr>
            </w:pPr>
            <w:r>
              <w:rPr>
                <w:rFonts w:cs="Arial"/>
              </w:rPr>
              <w:t>CEOP</w:t>
            </w:r>
          </w:p>
        </w:tc>
      </w:tr>
      <w:tr w:rsidR="002E4C61" w:rsidRPr="00A722CA" w14:paraId="606D70E3" w14:textId="77777777" w:rsidTr="00881F98">
        <w:tc>
          <w:tcPr>
            <w:tcW w:w="1271" w:type="dxa"/>
          </w:tcPr>
          <w:p w14:paraId="0071FA06" w14:textId="67608D54" w:rsidR="002E4C61" w:rsidRPr="00A722CA" w:rsidRDefault="002E4C61" w:rsidP="00881F98">
            <w:pPr>
              <w:rPr>
                <w:rFonts w:cs="Arial"/>
              </w:rPr>
            </w:pPr>
            <w:r w:rsidRPr="00A722CA">
              <w:rPr>
                <w:rFonts w:cs="Arial"/>
              </w:rPr>
              <w:lastRenderedPageBreak/>
              <w:t>ITM 3</w:t>
            </w:r>
          </w:p>
        </w:tc>
        <w:tc>
          <w:tcPr>
            <w:tcW w:w="5103" w:type="dxa"/>
          </w:tcPr>
          <w:p w14:paraId="2F915F5E" w14:textId="670CACA3" w:rsidR="002E4C61" w:rsidRPr="00A722CA" w:rsidRDefault="002E4C61" w:rsidP="00881F98">
            <w:pPr>
              <w:rPr>
                <w:rFonts w:cs="Arial"/>
              </w:rPr>
            </w:pPr>
            <w:r w:rsidRPr="00A722CA">
              <w:rPr>
                <w:rFonts w:cs="Arial"/>
              </w:rPr>
              <w:t>The IT Team shall be able to update the current status of enlisted assets from time to time.</w:t>
            </w:r>
          </w:p>
        </w:tc>
        <w:tc>
          <w:tcPr>
            <w:tcW w:w="992" w:type="dxa"/>
          </w:tcPr>
          <w:p w14:paraId="770472E9" w14:textId="46AFC511" w:rsidR="002E4C61" w:rsidRPr="00A722CA" w:rsidRDefault="00674EC3" w:rsidP="00881F98">
            <w:pPr>
              <w:rPr>
                <w:rFonts w:cs="Arial"/>
              </w:rPr>
            </w:pPr>
            <w:r>
              <w:rPr>
                <w:rFonts w:cs="Arial"/>
              </w:rPr>
              <w:t>4</w:t>
            </w:r>
          </w:p>
        </w:tc>
        <w:tc>
          <w:tcPr>
            <w:tcW w:w="1985" w:type="dxa"/>
          </w:tcPr>
          <w:p w14:paraId="00B95138" w14:textId="00ADE93B" w:rsidR="002E4C61" w:rsidRPr="00A722CA" w:rsidRDefault="006F0148" w:rsidP="00881F98">
            <w:pPr>
              <w:rPr>
                <w:rFonts w:cs="Arial"/>
              </w:rPr>
            </w:pPr>
            <w:r>
              <w:rPr>
                <w:rFonts w:cs="Arial"/>
              </w:rPr>
              <w:t>CEOP</w:t>
            </w:r>
          </w:p>
        </w:tc>
      </w:tr>
      <w:tr w:rsidR="002E4C61" w:rsidRPr="00A722CA" w14:paraId="414C751D" w14:textId="77777777" w:rsidTr="00881F98">
        <w:tc>
          <w:tcPr>
            <w:tcW w:w="1271" w:type="dxa"/>
          </w:tcPr>
          <w:p w14:paraId="268C9EF0" w14:textId="14E322D3" w:rsidR="002E4C61" w:rsidRPr="00A722CA" w:rsidRDefault="002E4C61" w:rsidP="00881F98">
            <w:pPr>
              <w:rPr>
                <w:rFonts w:cs="Arial"/>
              </w:rPr>
            </w:pPr>
            <w:r w:rsidRPr="00A722CA">
              <w:rPr>
                <w:rFonts w:cs="Arial"/>
              </w:rPr>
              <w:t>ITM 4</w:t>
            </w:r>
          </w:p>
        </w:tc>
        <w:tc>
          <w:tcPr>
            <w:tcW w:w="5103" w:type="dxa"/>
          </w:tcPr>
          <w:p w14:paraId="7BBA1ED2" w14:textId="74BAD3CD" w:rsidR="002E4C61" w:rsidRPr="00A722CA" w:rsidRDefault="002E4C61" w:rsidP="00881F98">
            <w:pPr>
              <w:rPr>
                <w:rFonts w:cs="Arial"/>
              </w:rPr>
            </w:pPr>
            <w:r w:rsidRPr="00A722CA">
              <w:rPr>
                <w:rFonts w:cs="Arial"/>
              </w:rPr>
              <w:t>The IT Team shall be able to reserve and assign assets for different CBTs from time to time</w:t>
            </w:r>
            <w:r w:rsidR="00BD15AD" w:rsidRPr="00A722CA">
              <w:rPr>
                <w:rFonts w:cs="Arial"/>
              </w:rPr>
              <w:t>.</w:t>
            </w:r>
          </w:p>
        </w:tc>
        <w:tc>
          <w:tcPr>
            <w:tcW w:w="992" w:type="dxa"/>
          </w:tcPr>
          <w:p w14:paraId="2E3D62FD" w14:textId="7692B943" w:rsidR="002E4C61" w:rsidRPr="00A722CA" w:rsidRDefault="00674EC3" w:rsidP="00881F98">
            <w:pPr>
              <w:rPr>
                <w:rFonts w:cs="Arial"/>
              </w:rPr>
            </w:pPr>
            <w:r>
              <w:rPr>
                <w:rFonts w:cs="Arial"/>
              </w:rPr>
              <w:t>4</w:t>
            </w:r>
          </w:p>
        </w:tc>
        <w:tc>
          <w:tcPr>
            <w:tcW w:w="1985" w:type="dxa"/>
          </w:tcPr>
          <w:p w14:paraId="040B51C4" w14:textId="2AD926FF" w:rsidR="002E4C61" w:rsidRPr="00A722CA" w:rsidRDefault="006F0148" w:rsidP="00881F98">
            <w:pPr>
              <w:rPr>
                <w:rFonts w:cs="Arial"/>
              </w:rPr>
            </w:pPr>
            <w:r>
              <w:rPr>
                <w:rFonts w:cs="Arial"/>
              </w:rPr>
              <w:t>CEOP</w:t>
            </w:r>
          </w:p>
        </w:tc>
      </w:tr>
    </w:tbl>
    <w:p w14:paraId="70BF96A5" w14:textId="77777777" w:rsidR="006905E8" w:rsidRPr="00A722CA" w:rsidRDefault="006905E8" w:rsidP="006905E8">
      <w:pPr>
        <w:rPr>
          <w:rFonts w:cs="Arial"/>
        </w:rPr>
      </w:pPr>
    </w:p>
    <w:p w14:paraId="010320FF" w14:textId="5CB4B0B5" w:rsidR="006905E8" w:rsidRPr="00A722CA" w:rsidRDefault="006F4F5E" w:rsidP="006905E8">
      <w:pPr>
        <w:pStyle w:val="Heading2"/>
        <w:rPr>
          <w:rFonts w:cs="Arial"/>
        </w:rPr>
      </w:pPr>
      <w:bookmarkStart w:id="85" w:name="_Toc19801093"/>
      <w:bookmarkStart w:id="86" w:name="_Toc20317948"/>
      <w:r>
        <w:rPr>
          <w:rFonts w:cs="Arial"/>
        </w:rPr>
        <w:t xml:space="preserve">Test </w:t>
      </w:r>
      <w:proofErr w:type="spellStart"/>
      <w:r>
        <w:rPr>
          <w:rFonts w:cs="Arial"/>
        </w:rPr>
        <w:t>Center</w:t>
      </w:r>
      <w:proofErr w:type="spellEnd"/>
      <w:r w:rsidR="006905E8" w:rsidRPr="00A722CA">
        <w:rPr>
          <w:rFonts w:cs="Arial"/>
        </w:rPr>
        <w:t xml:space="preserve"> Management (TCM)</w:t>
      </w:r>
      <w:bookmarkEnd w:id="85"/>
      <w:bookmarkEnd w:id="86"/>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6905E8" w:rsidRPr="00A722CA" w14:paraId="38E6BB12" w14:textId="77777777" w:rsidTr="00881F98">
        <w:tc>
          <w:tcPr>
            <w:tcW w:w="1271" w:type="dxa"/>
            <w:shd w:val="clear" w:color="auto" w:fill="BFBFBF" w:themeFill="background1" w:themeFillShade="BF"/>
          </w:tcPr>
          <w:p w14:paraId="70157D39" w14:textId="77777777" w:rsidR="006905E8" w:rsidRPr="00A722CA" w:rsidRDefault="006905E8" w:rsidP="00881F98">
            <w:pPr>
              <w:rPr>
                <w:rFonts w:cs="Arial"/>
                <w:b/>
              </w:rPr>
            </w:pPr>
            <w:r w:rsidRPr="00A722CA">
              <w:rPr>
                <w:rFonts w:cs="Arial"/>
                <w:b/>
              </w:rPr>
              <w:t>ID</w:t>
            </w:r>
          </w:p>
        </w:tc>
        <w:tc>
          <w:tcPr>
            <w:tcW w:w="5103" w:type="dxa"/>
            <w:shd w:val="clear" w:color="auto" w:fill="BFBFBF" w:themeFill="background1" w:themeFillShade="BF"/>
          </w:tcPr>
          <w:p w14:paraId="0371E275" w14:textId="77777777" w:rsidR="006905E8" w:rsidRPr="00A722CA" w:rsidRDefault="006905E8" w:rsidP="00881F98">
            <w:pPr>
              <w:rPr>
                <w:rFonts w:cs="Arial"/>
                <w:b/>
              </w:rPr>
            </w:pPr>
            <w:r w:rsidRPr="00A722CA">
              <w:rPr>
                <w:rFonts w:cs="Arial"/>
                <w:b/>
              </w:rPr>
              <w:t>Requirement</w:t>
            </w:r>
          </w:p>
        </w:tc>
        <w:tc>
          <w:tcPr>
            <w:tcW w:w="992" w:type="dxa"/>
            <w:shd w:val="clear" w:color="auto" w:fill="BFBFBF" w:themeFill="background1" w:themeFillShade="BF"/>
          </w:tcPr>
          <w:p w14:paraId="43094CFD" w14:textId="77777777" w:rsidR="006905E8" w:rsidRPr="00A722CA" w:rsidRDefault="006905E8" w:rsidP="00881F98">
            <w:pPr>
              <w:rPr>
                <w:rFonts w:cs="Arial"/>
                <w:b/>
              </w:rPr>
            </w:pPr>
            <w:r w:rsidRPr="00A722CA">
              <w:rPr>
                <w:rFonts w:cs="Arial"/>
                <w:b/>
              </w:rPr>
              <w:t>Priority</w:t>
            </w:r>
          </w:p>
        </w:tc>
        <w:tc>
          <w:tcPr>
            <w:tcW w:w="1985" w:type="dxa"/>
            <w:shd w:val="clear" w:color="auto" w:fill="BFBFBF" w:themeFill="background1" w:themeFillShade="BF"/>
          </w:tcPr>
          <w:p w14:paraId="56DB5F60" w14:textId="3EC616A3" w:rsidR="006905E8" w:rsidRPr="00A722CA" w:rsidRDefault="00E003E1" w:rsidP="00881F98">
            <w:pPr>
              <w:rPr>
                <w:rFonts w:cs="Arial"/>
                <w:b/>
              </w:rPr>
            </w:pPr>
            <w:r>
              <w:rPr>
                <w:rFonts w:cs="Arial"/>
                <w:b/>
              </w:rPr>
              <w:t>Business Process Reference</w:t>
            </w:r>
          </w:p>
        </w:tc>
      </w:tr>
      <w:tr w:rsidR="00832530" w:rsidRPr="00A722CA" w14:paraId="3C63A139" w14:textId="77777777" w:rsidTr="00881F98">
        <w:tc>
          <w:tcPr>
            <w:tcW w:w="1271" w:type="dxa"/>
          </w:tcPr>
          <w:p w14:paraId="06A3692D" w14:textId="4E0A51C1" w:rsidR="00832530" w:rsidRPr="00A722CA" w:rsidRDefault="00832530" w:rsidP="00832530">
            <w:pPr>
              <w:rPr>
                <w:rFonts w:cs="Arial"/>
              </w:rPr>
            </w:pPr>
            <w:r w:rsidRPr="00A722CA">
              <w:rPr>
                <w:rFonts w:cs="Arial"/>
              </w:rPr>
              <w:t xml:space="preserve">TCM </w:t>
            </w:r>
            <w:del w:id="87" w:author="Rishi Choudhary" w:date="2021-01-16T17:56: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6</w:delText>
              </w:r>
              <w:r w:rsidR="002211A4" w:rsidRPr="00A722CA" w:rsidDel="0062188C">
                <w:rPr>
                  <w:rFonts w:cs="Arial"/>
                  <w:noProof/>
                </w:rPr>
                <w:fldChar w:fldCharType="end"/>
              </w:r>
            </w:del>
            <w:ins w:id="88" w:author="Rishi Choudhary" w:date="2021-01-16T17:56:00Z">
              <w:r w:rsidR="0062188C">
                <w:rPr>
                  <w:rFonts w:cs="Arial"/>
                </w:rPr>
                <w:t>1</w:t>
              </w:r>
            </w:ins>
          </w:p>
        </w:tc>
        <w:tc>
          <w:tcPr>
            <w:tcW w:w="5103" w:type="dxa"/>
          </w:tcPr>
          <w:p w14:paraId="46068956" w14:textId="169980D1" w:rsidR="00832530" w:rsidRPr="00A722CA" w:rsidRDefault="00832530" w:rsidP="00832530">
            <w:pPr>
              <w:rPr>
                <w:rFonts w:cs="Arial"/>
              </w:rPr>
            </w:pPr>
            <w:r w:rsidRPr="00A722CA">
              <w:rPr>
                <w:rFonts w:cs="Arial"/>
              </w:rPr>
              <w:t xml:space="preserve">This component of the System shall maintain records of all the </w:t>
            </w:r>
            <w:r w:rsidR="006F4F5E">
              <w:rPr>
                <w:rFonts w:cs="Arial"/>
              </w:rPr>
              <w:t xml:space="preserve">Test </w:t>
            </w:r>
            <w:proofErr w:type="spellStart"/>
            <w:r w:rsidR="006F4F5E">
              <w:rPr>
                <w:rFonts w:cs="Arial"/>
              </w:rPr>
              <w:t>Center</w:t>
            </w:r>
            <w:proofErr w:type="spellEnd"/>
            <w:r w:rsidRPr="00A722CA">
              <w:rPr>
                <w:rFonts w:cs="Arial"/>
              </w:rPr>
              <w:t xml:space="preserve"> Partners where CBT may be held.</w:t>
            </w:r>
          </w:p>
        </w:tc>
        <w:tc>
          <w:tcPr>
            <w:tcW w:w="992" w:type="dxa"/>
          </w:tcPr>
          <w:p w14:paraId="03CF859B" w14:textId="1031FAAC" w:rsidR="00832530" w:rsidRPr="00A722CA" w:rsidRDefault="007120C8" w:rsidP="00832530">
            <w:pPr>
              <w:rPr>
                <w:rFonts w:cs="Arial"/>
              </w:rPr>
            </w:pPr>
            <w:r>
              <w:rPr>
                <w:rFonts w:cs="Arial"/>
              </w:rPr>
              <w:t>1</w:t>
            </w:r>
          </w:p>
        </w:tc>
        <w:tc>
          <w:tcPr>
            <w:tcW w:w="1985" w:type="dxa"/>
          </w:tcPr>
          <w:p w14:paraId="4B454B39" w14:textId="505F3758" w:rsidR="00832530" w:rsidRPr="00A722CA" w:rsidRDefault="00E003E1" w:rsidP="00832530">
            <w:pPr>
              <w:rPr>
                <w:rFonts w:cs="Arial"/>
              </w:rPr>
            </w:pPr>
            <w:r>
              <w:rPr>
                <w:rFonts w:cs="Arial"/>
              </w:rPr>
              <w:t>CEOP</w:t>
            </w:r>
          </w:p>
        </w:tc>
      </w:tr>
      <w:tr w:rsidR="00832530" w:rsidRPr="00A722CA" w14:paraId="655026F8" w14:textId="77777777" w:rsidTr="00881F98">
        <w:tc>
          <w:tcPr>
            <w:tcW w:w="1271" w:type="dxa"/>
          </w:tcPr>
          <w:p w14:paraId="096F519E" w14:textId="1DB12FA0" w:rsidR="00832530" w:rsidRPr="00A722CA" w:rsidRDefault="00832530" w:rsidP="00832530">
            <w:pPr>
              <w:rPr>
                <w:rFonts w:cs="Arial"/>
              </w:rPr>
            </w:pPr>
            <w:r w:rsidRPr="00A722CA">
              <w:rPr>
                <w:rFonts w:cs="Arial"/>
              </w:rPr>
              <w:t>TCM 2</w:t>
            </w:r>
          </w:p>
        </w:tc>
        <w:tc>
          <w:tcPr>
            <w:tcW w:w="5103" w:type="dxa"/>
          </w:tcPr>
          <w:p w14:paraId="18639C93" w14:textId="4C7664E0" w:rsidR="00832530" w:rsidRPr="00A722CA" w:rsidRDefault="00832530" w:rsidP="00832530">
            <w:pPr>
              <w:rPr>
                <w:rFonts w:cs="Arial"/>
              </w:rPr>
            </w:pPr>
            <w:r w:rsidRPr="00A722CA">
              <w:rPr>
                <w:rFonts w:cs="Arial"/>
              </w:rPr>
              <w:t>The Attributes shall include, but not limited to the below list</w:t>
            </w:r>
            <w:r w:rsidR="00AF1628" w:rsidRPr="00A722CA">
              <w:rPr>
                <w:rFonts w:cs="Arial"/>
              </w:rPr>
              <w:t xml:space="preserve"> (complete list to be defined with help from EDUTEST)</w:t>
            </w:r>
            <w:r w:rsidRPr="00A722CA">
              <w:rPr>
                <w:rFonts w:cs="Arial"/>
              </w:rPr>
              <w:t>:</w:t>
            </w:r>
          </w:p>
          <w:p w14:paraId="64427CA5" w14:textId="77777777" w:rsidR="00832530" w:rsidRPr="00A722CA" w:rsidRDefault="00832530" w:rsidP="002211A4">
            <w:pPr>
              <w:pStyle w:val="ListParagraph"/>
              <w:numPr>
                <w:ilvl w:val="0"/>
                <w:numId w:val="5"/>
              </w:numPr>
              <w:rPr>
                <w:rFonts w:cs="Arial"/>
              </w:rPr>
            </w:pPr>
            <w:r w:rsidRPr="00A722CA">
              <w:rPr>
                <w:rFonts w:cs="Arial"/>
              </w:rPr>
              <w:t>Name</w:t>
            </w:r>
          </w:p>
          <w:p w14:paraId="3A144CB6" w14:textId="2CB4781E" w:rsidR="00832530" w:rsidRPr="00A722CA" w:rsidRDefault="00832530" w:rsidP="002211A4">
            <w:pPr>
              <w:pStyle w:val="ListParagraph"/>
              <w:numPr>
                <w:ilvl w:val="0"/>
                <w:numId w:val="5"/>
              </w:numPr>
              <w:rPr>
                <w:rFonts w:cs="Arial"/>
              </w:rPr>
            </w:pPr>
            <w:r w:rsidRPr="00A722CA">
              <w:rPr>
                <w:rFonts w:cs="Arial"/>
              </w:rPr>
              <w:t>Address</w:t>
            </w:r>
          </w:p>
          <w:p w14:paraId="00C645BF" w14:textId="7EBA64E8" w:rsidR="00832530" w:rsidRPr="00A722CA" w:rsidRDefault="00832530" w:rsidP="002211A4">
            <w:pPr>
              <w:pStyle w:val="ListParagraph"/>
              <w:numPr>
                <w:ilvl w:val="0"/>
                <w:numId w:val="5"/>
              </w:numPr>
              <w:rPr>
                <w:rFonts w:cs="Arial"/>
              </w:rPr>
            </w:pPr>
            <w:r w:rsidRPr="00A722CA">
              <w:rPr>
                <w:rFonts w:cs="Arial"/>
              </w:rPr>
              <w:t>Contact Details</w:t>
            </w:r>
          </w:p>
          <w:p w14:paraId="4FBE114A" w14:textId="6D0AD306" w:rsidR="00832530" w:rsidRPr="00A722CA" w:rsidRDefault="00832530" w:rsidP="002211A4">
            <w:pPr>
              <w:pStyle w:val="ListParagraph"/>
              <w:numPr>
                <w:ilvl w:val="0"/>
                <w:numId w:val="5"/>
              </w:numPr>
              <w:rPr>
                <w:rFonts w:cs="Arial"/>
              </w:rPr>
            </w:pPr>
            <w:r w:rsidRPr="00A722CA">
              <w:rPr>
                <w:rFonts w:cs="Arial"/>
              </w:rPr>
              <w:t>Contract Details, including Validity Period</w:t>
            </w:r>
          </w:p>
          <w:p w14:paraId="0B25880F" w14:textId="18CB40D8" w:rsidR="00983046" w:rsidRPr="00A722CA" w:rsidRDefault="00832530" w:rsidP="002211A4">
            <w:pPr>
              <w:pStyle w:val="ListParagraph"/>
              <w:numPr>
                <w:ilvl w:val="0"/>
                <w:numId w:val="5"/>
              </w:numPr>
              <w:rPr>
                <w:rFonts w:cs="Arial"/>
              </w:rPr>
            </w:pPr>
            <w:r w:rsidRPr="00A722CA">
              <w:rPr>
                <w:rFonts w:cs="Arial"/>
              </w:rPr>
              <w:t>Cost Associated for conducting CBT</w:t>
            </w:r>
            <w:r w:rsidR="00983046" w:rsidRPr="00A722CA">
              <w:rPr>
                <w:rFonts w:cs="Arial"/>
              </w:rPr>
              <w:t xml:space="preserve"> </w:t>
            </w:r>
          </w:p>
          <w:p w14:paraId="534E79D3" w14:textId="39E1717B" w:rsidR="00832530" w:rsidRPr="00A722CA" w:rsidRDefault="00983046" w:rsidP="002211A4">
            <w:pPr>
              <w:pStyle w:val="ListParagraph"/>
              <w:numPr>
                <w:ilvl w:val="0"/>
                <w:numId w:val="5"/>
              </w:numPr>
              <w:rPr>
                <w:rFonts w:cs="Arial"/>
              </w:rPr>
            </w:pPr>
            <w:r w:rsidRPr="00A722CA">
              <w:rPr>
                <w:rFonts w:cs="Arial"/>
              </w:rPr>
              <w:t>Network Topology</w:t>
            </w:r>
          </w:p>
          <w:p w14:paraId="3EE18573" w14:textId="1C712BE0" w:rsidR="00832530" w:rsidRPr="00A722CA" w:rsidRDefault="00832530" w:rsidP="002211A4">
            <w:pPr>
              <w:pStyle w:val="ListParagraph"/>
              <w:numPr>
                <w:ilvl w:val="0"/>
                <w:numId w:val="5"/>
              </w:numPr>
              <w:rPr>
                <w:rFonts w:cs="Arial"/>
              </w:rPr>
            </w:pPr>
            <w:r w:rsidRPr="00A722CA">
              <w:rPr>
                <w:rFonts w:cs="Arial"/>
              </w:rPr>
              <w:t>Number of Available Computers</w:t>
            </w:r>
            <w:r w:rsidR="005D602F" w:rsidRPr="00A722CA">
              <w:rPr>
                <w:rFonts w:cs="Arial"/>
              </w:rPr>
              <w:t xml:space="preserve"> (addressed under building name, room name and computer number)</w:t>
            </w:r>
          </w:p>
          <w:p w14:paraId="44FE63BA" w14:textId="77777777" w:rsidR="00832530" w:rsidRPr="00A722CA" w:rsidRDefault="00832530" w:rsidP="002211A4">
            <w:pPr>
              <w:pStyle w:val="ListParagraph"/>
              <w:numPr>
                <w:ilvl w:val="0"/>
                <w:numId w:val="5"/>
              </w:numPr>
              <w:rPr>
                <w:rFonts w:cs="Arial"/>
              </w:rPr>
            </w:pPr>
            <w:r w:rsidRPr="00A722CA">
              <w:rPr>
                <w:rFonts w:cs="Arial"/>
              </w:rPr>
              <w:t>Capability of each Computer</w:t>
            </w:r>
          </w:p>
          <w:p w14:paraId="0E9ADC91" w14:textId="5A871460" w:rsidR="00D25B34" w:rsidRPr="00A722CA" w:rsidRDefault="00832530" w:rsidP="002211A4">
            <w:pPr>
              <w:pStyle w:val="ListParagraph"/>
              <w:numPr>
                <w:ilvl w:val="0"/>
                <w:numId w:val="5"/>
              </w:numPr>
              <w:rPr>
                <w:rFonts w:cs="Arial"/>
              </w:rPr>
            </w:pPr>
            <w:r w:rsidRPr="00A722CA">
              <w:rPr>
                <w:rFonts w:cs="Arial"/>
              </w:rPr>
              <w:t>Last Used Status of each Computer</w:t>
            </w:r>
          </w:p>
        </w:tc>
        <w:tc>
          <w:tcPr>
            <w:tcW w:w="992" w:type="dxa"/>
          </w:tcPr>
          <w:p w14:paraId="660C4E33" w14:textId="1B5A0F16" w:rsidR="00832530" w:rsidRPr="00A722CA" w:rsidRDefault="005A69F5" w:rsidP="00832530">
            <w:pPr>
              <w:rPr>
                <w:rFonts w:cs="Arial"/>
              </w:rPr>
            </w:pPr>
            <w:r>
              <w:rPr>
                <w:rFonts w:cs="Arial"/>
              </w:rPr>
              <w:t>1</w:t>
            </w:r>
          </w:p>
        </w:tc>
        <w:tc>
          <w:tcPr>
            <w:tcW w:w="1985" w:type="dxa"/>
          </w:tcPr>
          <w:p w14:paraId="0120E079" w14:textId="6FDB0A6D" w:rsidR="00832530" w:rsidRPr="00A722CA" w:rsidRDefault="00E003E1" w:rsidP="00832530">
            <w:pPr>
              <w:rPr>
                <w:rFonts w:cs="Arial"/>
              </w:rPr>
            </w:pPr>
            <w:r>
              <w:rPr>
                <w:rFonts w:cs="Arial"/>
              </w:rPr>
              <w:t>CEOP</w:t>
            </w:r>
          </w:p>
        </w:tc>
      </w:tr>
      <w:tr w:rsidR="00832530" w:rsidRPr="00A722CA" w14:paraId="67D45744" w14:textId="77777777" w:rsidTr="00881F98">
        <w:tc>
          <w:tcPr>
            <w:tcW w:w="1271" w:type="dxa"/>
          </w:tcPr>
          <w:p w14:paraId="16CE6F1E" w14:textId="54C59852" w:rsidR="00832530" w:rsidRPr="00A722CA" w:rsidRDefault="00832530" w:rsidP="00832530">
            <w:pPr>
              <w:rPr>
                <w:rFonts w:cs="Arial"/>
              </w:rPr>
            </w:pPr>
            <w:r w:rsidRPr="00A722CA">
              <w:rPr>
                <w:rFonts w:cs="Arial"/>
              </w:rPr>
              <w:t>TCM 3</w:t>
            </w:r>
          </w:p>
        </w:tc>
        <w:tc>
          <w:tcPr>
            <w:tcW w:w="5103" w:type="dxa"/>
          </w:tcPr>
          <w:p w14:paraId="08897FC2" w14:textId="70B9B7F3" w:rsidR="00832530" w:rsidRPr="00A722CA" w:rsidRDefault="00832530" w:rsidP="00832530">
            <w:pPr>
              <w:rPr>
                <w:rFonts w:cs="Arial"/>
              </w:rPr>
            </w:pPr>
            <w:r w:rsidRPr="00A722CA">
              <w:rPr>
                <w:rFonts w:cs="Arial"/>
              </w:rPr>
              <w:t xml:space="preserve">The </w:t>
            </w:r>
            <w:r w:rsidR="00773E9F" w:rsidRPr="00A722CA">
              <w:rPr>
                <w:rFonts w:cs="Arial"/>
              </w:rPr>
              <w:t>IT</w:t>
            </w:r>
            <w:r w:rsidR="00A02B67" w:rsidRPr="00A722CA">
              <w:rPr>
                <w:rFonts w:cs="Arial"/>
              </w:rPr>
              <w:t xml:space="preserve"> Team</w:t>
            </w:r>
            <w:r w:rsidRPr="00A722CA">
              <w:rPr>
                <w:rFonts w:cs="Arial"/>
              </w:rPr>
              <w:t xml:space="preserve"> shall be able to add and </w:t>
            </w:r>
            <w:r w:rsidR="000B336B" w:rsidRPr="00A722CA">
              <w:rPr>
                <w:rFonts w:cs="Arial"/>
              </w:rPr>
              <w:t>archive</w:t>
            </w:r>
            <w:r w:rsidRPr="00A722CA">
              <w:rPr>
                <w:rFonts w:cs="Arial"/>
              </w:rPr>
              <w:t xml:space="preserve"> </w:t>
            </w:r>
            <w:proofErr w:type="spellStart"/>
            <w:r w:rsidRPr="00A722CA">
              <w:rPr>
                <w:rFonts w:cs="Arial"/>
              </w:rPr>
              <w:t>Centers</w:t>
            </w:r>
            <w:proofErr w:type="spellEnd"/>
            <w:r w:rsidRPr="00A722CA">
              <w:rPr>
                <w:rFonts w:cs="Arial"/>
              </w:rPr>
              <w:t xml:space="preserve"> from time to time.</w:t>
            </w:r>
          </w:p>
        </w:tc>
        <w:tc>
          <w:tcPr>
            <w:tcW w:w="992" w:type="dxa"/>
          </w:tcPr>
          <w:p w14:paraId="1DF6EF40" w14:textId="69017011" w:rsidR="00832530" w:rsidRPr="00A722CA" w:rsidRDefault="005A69F5" w:rsidP="00832530">
            <w:pPr>
              <w:rPr>
                <w:rFonts w:cs="Arial"/>
              </w:rPr>
            </w:pPr>
            <w:r>
              <w:rPr>
                <w:rFonts w:cs="Arial"/>
              </w:rPr>
              <w:t>1</w:t>
            </w:r>
          </w:p>
        </w:tc>
        <w:tc>
          <w:tcPr>
            <w:tcW w:w="1985" w:type="dxa"/>
          </w:tcPr>
          <w:p w14:paraId="25451F73" w14:textId="412BE12C" w:rsidR="00832530" w:rsidRPr="00A722CA" w:rsidRDefault="00E003E1" w:rsidP="00832530">
            <w:pPr>
              <w:rPr>
                <w:rFonts w:cs="Arial"/>
              </w:rPr>
            </w:pPr>
            <w:r>
              <w:rPr>
                <w:rFonts w:cs="Arial"/>
              </w:rPr>
              <w:t>CEOP</w:t>
            </w:r>
          </w:p>
        </w:tc>
      </w:tr>
      <w:tr w:rsidR="00832530" w:rsidRPr="00A722CA" w14:paraId="039204A2" w14:textId="77777777" w:rsidTr="00881F98">
        <w:tc>
          <w:tcPr>
            <w:tcW w:w="1271" w:type="dxa"/>
          </w:tcPr>
          <w:p w14:paraId="29E075A5" w14:textId="16E40D23" w:rsidR="00832530" w:rsidRPr="00A722CA" w:rsidRDefault="00832530" w:rsidP="00832530">
            <w:pPr>
              <w:rPr>
                <w:rFonts w:cs="Arial"/>
              </w:rPr>
            </w:pPr>
            <w:r w:rsidRPr="00A722CA">
              <w:rPr>
                <w:rFonts w:cs="Arial"/>
              </w:rPr>
              <w:t>TCM 4</w:t>
            </w:r>
          </w:p>
        </w:tc>
        <w:tc>
          <w:tcPr>
            <w:tcW w:w="5103" w:type="dxa"/>
          </w:tcPr>
          <w:p w14:paraId="230DF7A3" w14:textId="4F9D5B13" w:rsidR="00832530" w:rsidRPr="00A722CA" w:rsidRDefault="00832530" w:rsidP="00832530">
            <w:pPr>
              <w:rPr>
                <w:rFonts w:cs="Arial"/>
              </w:rPr>
            </w:pPr>
            <w:r w:rsidRPr="00A722CA">
              <w:rPr>
                <w:rFonts w:cs="Arial"/>
              </w:rPr>
              <w:t xml:space="preserve">The </w:t>
            </w:r>
            <w:r w:rsidR="00E50AB9" w:rsidRPr="00A722CA">
              <w:rPr>
                <w:rFonts w:cs="Arial"/>
              </w:rPr>
              <w:t>IT</w:t>
            </w:r>
            <w:r w:rsidR="00A02B67" w:rsidRPr="00A722CA">
              <w:rPr>
                <w:rFonts w:cs="Arial"/>
              </w:rPr>
              <w:t xml:space="preserve"> Team</w:t>
            </w:r>
            <w:r w:rsidRPr="00A722CA">
              <w:rPr>
                <w:rFonts w:cs="Arial"/>
              </w:rPr>
              <w:t xml:space="preserve"> shall be able to update the current status of enlisted </w:t>
            </w:r>
            <w:proofErr w:type="spellStart"/>
            <w:r w:rsidRPr="00A722CA">
              <w:rPr>
                <w:rFonts w:cs="Arial"/>
              </w:rPr>
              <w:t>Centers</w:t>
            </w:r>
            <w:proofErr w:type="spellEnd"/>
            <w:r w:rsidRPr="00A722CA">
              <w:rPr>
                <w:rFonts w:cs="Arial"/>
              </w:rPr>
              <w:t xml:space="preserve"> from time to time</w:t>
            </w:r>
            <w:r w:rsidR="003E340F" w:rsidRPr="00A722CA">
              <w:rPr>
                <w:rFonts w:cs="Arial"/>
              </w:rPr>
              <w:t xml:space="preserve">, including </w:t>
            </w:r>
            <w:r w:rsidR="00D62539" w:rsidRPr="00A722CA">
              <w:rPr>
                <w:rFonts w:cs="Arial"/>
              </w:rPr>
              <w:t xml:space="preserve">the report from periodic audits &amp; landscaping, and </w:t>
            </w:r>
            <w:r w:rsidR="003E340F" w:rsidRPr="00A722CA">
              <w:rPr>
                <w:rFonts w:cs="Arial"/>
              </w:rPr>
              <w:t xml:space="preserve">the overall performance of the </w:t>
            </w:r>
            <w:proofErr w:type="spellStart"/>
            <w:r w:rsidR="003E340F" w:rsidRPr="00A722CA">
              <w:rPr>
                <w:rFonts w:cs="Arial"/>
              </w:rPr>
              <w:t>Center</w:t>
            </w:r>
            <w:proofErr w:type="spellEnd"/>
            <w:r w:rsidR="003E340F" w:rsidRPr="00A722CA">
              <w:rPr>
                <w:rFonts w:cs="Arial"/>
              </w:rPr>
              <w:t xml:space="preserve"> during any CBT.</w:t>
            </w:r>
          </w:p>
        </w:tc>
        <w:tc>
          <w:tcPr>
            <w:tcW w:w="992" w:type="dxa"/>
          </w:tcPr>
          <w:p w14:paraId="69E1E0A2" w14:textId="77353B67" w:rsidR="00832530" w:rsidRPr="00A722CA" w:rsidRDefault="005A69F5" w:rsidP="00832530">
            <w:pPr>
              <w:rPr>
                <w:rFonts w:cs="Arial"/>
              </w:rPr>
            </w:pPr>
            <w:r>
              <w:rPr>
                <w:rFonts w:cs="Arial"/>
              </w:rPr>
              <w:t>1</w:t>
            </w:r>
          </w:p>
        </w:tc>
        <w:tc>
          <w:tcPr>
            <w:tcW w:w="1985" w:type="dxa"/>
          </w:tcPr>
          <w:p w14:paraId="19739E71" w14:textId="4B6A2C47" w:rsidR="00832530" w:rsidRPr="00A722CA" w:rsidRDefault="00E003E1" w:rsidP="00832530">
            <w:pPr>
              <w:rPr>
                <w:rFonts w:cs="Arial"/>
              </w:rPr>
            </w:pPr>
            <w:r>
              <w:rPr>
                <w:rFonts w:cs="Arial"/>
              </w:rPr>
              <w:t>CEOP</w:t>
            </w:r>
          </w:p>
        </w:tc>
      </w:tr>
      <w:tr w:rsidR="00832530" w:rsidRPr="00A722CA" w14:paraId="29A7C7D0" w14:textId="77777777" w:rsidTr="00881F98">
        <w:tc>
          <w:tcPr>
            <w:tcW w:w="1271" w:type="dxa"/>
          </w:tcPr>
          <w:p w14:paraId="4B1A9BBC" w14:textId="1FE856BB" w:rsidR="00832530" w:rsidRPr="00A722CA" w:rsidRDefault="00BA740B" w:rsidP="00832530">
            <w:pPr>
              <w:rPr>
                <w:rFonts w:cs="Arial"/>
              </w:rPr>
            </w:pPr>
            <w:r w:rsidRPr="00A722CA">
              <w:rPr>
                <w:rFonts w:cs="Arial"/>
              </w:rPr>
              <w:t>TCM 5</w:t>
            </w:r>
          </w:p>
        </w:tc>
        <w:tc>
          <w:tcPr>
            <w:tcW w:w="5103" w:type="dxa"/>
          </w:tcPr>
          <w:p w14:paraId="56D5531D" w14:textId="2EC7AD86" w:rsidR="00832530" w:rsidRPr="00A722CA" w:rsidRDefault="00832530" w:rsidP="00832530">
            <w:pPr>
              <w:rPr>
                <w:rFonts w:cs="Arial"/>
              </w:rPr>
            </w:pPr>
            <w:r w:rsidRPr="00A722CA">
              <w:rPr>
                <w:rFonts w:cs="Arial"/>
              </w:rPr>
              <w:t xml:space="preserve">The </w:t>
            </w:r>
            <w:r w:rsidR="00A02B67" w:rsidRPr="00A722CA">
              <w:rPr>
                <w:rFonts w:cs="Arial"/>
              </w:rPr>
              <w:t>Operations Team</w:t>
            </w:r>
            <w:r w:rsidRPr="00A722CA">
              <w:rPr>
                <w:rFonts w:cs="Arial"/>
              </w:rPr>
              <w:t xml:space="preserve"> shall be able to reserve and assign </w:t>
            </w:r>
            <w:proofErr w:type="spellStart"/>
            <w:r w:rsidRPr="00A722CA">
              <w:rPr>
                <w:rFonts w:cs="Arial"/>
              </w:rPr>
              <w:t>Centers</w:t>
            </w:r>
            <w:proofErr w:type="spellEnd"/>
            <w:r w:rsidRPr="00A722CA">
              <w:rPr>
                <w:rFonts w:cs="Arial"/>
              </w:rPr>
              <w:t xml:space="preserve"> for different CBTs from time to time.</w:t>
            </w:r>
          </w:p>
        </w:tc>
        <w:tc>
          <w:tcPr>
            <w:tcW w:w="992" w:type="dxa"/>
          </w:tcPr>
          <w:p w14:paraId="50E254E1" w14:textId="5034C897" w:rsidR="00832530" w:rsidRPr="00A722CA" w:rsidRDefault="005A69F5" w:rsidP="00832530">
            <w:pPr>
              <w:rPr>
                <w:rFonts w:cs="Arial"/>
              </w:rPr>
            </w:pPr>
            <w:r>
              <w:rPr>
                <w:rFonts w:cs="Arial"/>
              </w:rPr>
              <w:t>3</w:t>
            </w:r>
          </w:p>
        </w:tc>
        <w:tc>
          <w:tcPr>
            <w:tcW w:w="1985" w:type="dxa"/>
          </w:tcPr>
          <w:p w14:paraId="15DF114F" w14:textId="43316AB9" w:rsidR="00832530" w:rsidRPr="00A722CA" w:rsidRDefault="00E003E1" w:rsidP="00832530">
            <w:pPr>
              <w:rPr>
                <w:rFonts w:cs="Arial"/>
              </w:rPr>
            </w:pPr>
            <w:r>
              <w:rPr>
                <w:rFonts w:cs="Arial"/>
              </w:rPr>
              <w:t>CEOP</w:t>
            </w:r>
          </w:p>
        </w:tc>
      </w:tr>
      <w:tr w:rsidR="00E449C7" w:rsidRPr="00A722CA" w14:paraId="5AA58642" w14:textId="77777777" w:rsidTr="00881F98">
        <w:tc>
          <w:tcPr>
            <w:tcW w:w="1271" w:type="dxa"/>
          </w:tcPr>
          <w:p w14:paraId="0ABAC949" w14:textId="5A1FF2F3" w:rsidR="00E449C7" w:rsidRPr="00A722CA" w:rsidRDefault="00CB66B4" w:rsidP="00832530">
            <w:pPr>
              <w:rPr>
                <w:rFonts w:cs="Arial"/>
              </w:rPr>
            </w:pPr>
            <w:r w:rsidRPr="00A722CA">
              <w:rPr>
                <w:rFonts w:cs="Arial"/>
              </w:rPr>
              <w:t>TCM 6</w:t>
            </w:r>
          </w:p>
        </w:tc>
        <w:tc>
          <w:tcPr>
            <w:tcW w:w="5103" w:type="dxa"/>
          </w:tcPr>
          <w:p w14:paraId="3AC8AB18" w14:textId="0FC603B1" w:rsidR="00E449C7" w:rsidRPr="00A722CA" w:rsidRDefault="00CB66B4" w:rsidP="00832530">
            <w:pPr>
              <w:rPr>
                <w:rFonts w:cs="Arial"/>
              </w:rPr>
            </w:pPr>
            <w:r w:rsidRPr="00A722CA">
              <w:rPr>
                <w:rFonts w:cs="Arial"/>
              </w:rPr>
              <w:t xml:space="preserve">The System should be able to list </w:t>
            </w:r>
            <w:proofErr w:type="spellStart"/>
            <w:r w:rsidRPr="00A722CA">
              <w:rPr>
                <w:rFonts w:cs="Arial"/>
              </w:rPr>
              <w:t>Centers</w:t>
            </w:r>
            <w:proofErr w:type="spellEnd"/>
            <w:r w:rsidRPr="00A722CA">
              <w:rPr>
                <w:rFonts w:cs="Arial"/>
              </w:rPr>
              <w:t xml:space="preserve"> based on their past performance and pricing, to help the </w:t>
            </w:r>
            <w:r w:rsidR="00A02B67" w:rsidRPr="00A722CA">
              <w:rPr>
                <w:rFonts w:cs="Arial"/>
              </w:rPr>
              <w:t>Operations Team</w:t>
            </w:r>
            <w:r w:rsidRPr="00A722CA">
              <w:rPr>
                <w:rFonts w:cs="Arial"/>
              </w:rPr>
              <w:t xml:space="preserve"> shortlist and reserve the </w:t>
            </w:r>
            <w:proofErr w:type="spellStart"/>
            <w:r w:rsidRPr="00A722CA">
              <w:rPr>
                <w:rFonts w:cs="Arial"/>
              </w:rPr>
              <w:t>Centers</w:t>
            </w:r>
            <w:proofErr w:type="spellEnd"/>
          </w:p>
        </w:tc>
        <w:tc>
          <w:tcPr>
            <w:tcW w:w="992" w:type="dxa"/>
          </w:tcPr>
          <w:p w14:paraId="3F588CB0" w14:textId="14003189" w:rsidR="00E449C7" w:rsidRPr="00A722CA" w:rsidRDefault="005A69F5" w:rsidP="00832530">
            <w:pPr>
              <w:rPr>
                <w:rFonts w:cs="Arial"/>
              </w:rPr>
            </w:pPr>
            <w:r>
              <w:rPr>
                <w:rFonts w:cs="Arial"/>
              </w:rPr>
              <w:t>3</w:t>
            </w:r>
          </w:p>
        </w:tc>
        <w:tc>
          <w:tcPr>
            <w:tcW w:w="1985" w:type="dxa"/>
          </w:tcPr>
          <w:p w14:paraId="431A1507" w14:textId="59D80742" w:rsidR="00E449C7" w:rsidRPr="00A722CA" w:rsidRDefault="00E003E1" w:rsidP="00832530">
            <w:pPr>
              <w:rPr>
                <w:rFonts w:cs="Arial"/>
              </w:rPr>
            </w:pPr>
            <w:r>
              <w:rPr>
                <w:rFonts w:cs="Arial"/>
              </w:rPr>
              <w:t>CEOP</w:t>
            </w:r>
          </w:p>
        </w:tc>
      </w:tr>
    </w:tbl>
    <w:p w14:paraId="5E37E7D7" w14:textId="77777777" w:rsidR="00A8089B" w:rsidRPr="00A722CA" w:rsidRDefault="00A8089B" w:rsidP="00A8089B">
      <w:pPr>
        <w:rPr>
          <w:rFonts w:cs="Arial"/>
        </w:rPr>
      </w:pPr>
    </w:p>
    <w:p w14:paraId="21C61406" w14:textId="77777777" w:rsidR="00A8089B" w:rsidRPr="00A722CA" w:rsidRDefault="00A8089B" w:rsidP="00A8089B">
      <w:pPr>
        <w:pStyle w:val="Heading2"/>
        <w:rPr>
          <w:rFonts w:cs="Arial"/>
        </w:rPr>
      </w:pPr>
      <w:bookmarkStart w:id="89" w:name="_Toc19801094"/>
      <w:bookmarkStart w:id="90" w:name="_Toc20317949"/>
      <w:proofErr w:type="spellStart"/>
      <w:r w:rsidRPr="00A722CA">
        <w:rPr>
          <w:rFonts w:cs="Arial"/>
        </w:rPr>
        <w:t>Center</w:t>
      </w:r>
      <w:proofErr w:type="spellEnd"/>
      <w:r w:rsidRPr="00A722CA">
        <w:rPr>
          <w:rFonts w:cs="Arial"/>
        </w:rPr>
        <w:t xml:space="preserve"> </w:t>
      </w:r>
      <w:proofErr w:type="spellStart"/>
      <w:r w:rsidRPr="00A722CA">
        <w:rPr>
          <w:rFonts w:cs="Arial"/>
        </w:rPr>
        <w:t>Onboarding</w:t>
      </w:r>
      <w:proofErr w:type="spellEnd"/>
      <w:r w:rsidRPr="00A722CA">
        <w:rPr>
          <w:rFonts w:cs="Arial"/>
        </w:rPr>
        <w:t xml:space="preserve"> (CTOB)</w:t>
      </w:r>
      <w:bookmarkEnd w:id="89"/>
      <w:bookmarkEnd w:id="90"/>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A8089B" w:rsidRPr="00A722CA" w14:paraId="00ED584E" w14:textId="77777777" w:rsidTr="00EC7F7A">
        <w:tc>
          <w:tcPr>
            <w:tcW w:w="1271" w:type="dxa"/>
            <w:shd w:val="clear" w:color="auto" w:fill="BFBFBF" w:themeFill="background1" w:themeFillShade="BF"/>
          </w:tcPr>
          <w:p w14:paraId="46FAF9C1" w14:textId="77777777" w:rsidR="00A8089B" w:rsidRPr="00A722CA" w:rsidRDefault="00A8089B" w:rsidP="00EC7F7A">
            <w:pPr>
              <w:rPr>
                <w:rFonts w:cs="Arial"/>
                <w:b/>
              </w:rPr>
            </w:pPr>
            <w:r w:rsidRPr="00A722CA">
              <w:rPr>
                <w:rFonts w:cs="Arial"/>
                <w:b/>
              </w:rPr>
              <w:t>ID</w:t>
            </w:r>
          </w:p>
        </w:tc>
        <w:tc>
          <w:tcPr>
            <w:tcW w:w="5103" w:type="dxa"/>
            <w:shd w:val="clear" w:color="auto" w:fill="BFBFBF" w:themeFill="background1" w:themeFillShade="BF"/>
          </w:tcPr>
          <w:p w14:paraId="254C3735" w14:textId="77777777" w:rsidR="00A8089B" w:rsidRPr="00A722CA" w:rsidRDefault="00A8089B" w:rsidP="00EC7F7A">
            <w:pPr>
              <w:rPr>
                <w:rFonts w:cs="Arial"/>
                <w:b/>
              </w:rPr>
            </w:pPr>
            <w:r w:rsidRPr="00A722CA">
              <w:rPr>
                <w:rFonts w:cs="Arial"/>
                <w:b/>
              </w:rPr>
              <w:t>Requirement</w:t>
            </w:r>
          </w:p>
        </w:tc>
        <w:tc>
          <w:tcPr>
            <w:tcW w:w="992" w:type="dxa"/>
            <w:shd w:val="clear" w:color="auto" w:fill="BFBFBF" w:themeFill="background1" w:themeFillShade="BF"/>
          </w:tcPr>
          <w:p w14:paraId="77EEBAC7" w14:textId="77777777" w:rsidR="00A8089B" w:rsidRPr="00A722CA" w:rsidRDefault="00A8089B" w:rsidP="00EC7F7A">
            <w:pPr>
              <w:rPr>
                <w:rFonts w:cs="Arial"/>
                <w:b/>
              </w:rPr>
            </w:pPr>
            <w:r w:rsidRPr="00A722CA">
              <w:rPr>
                <w:rFonts w:cs="Arial"/>
                <w:b/>
              </w:rPr>
              <w:t>Priority</w:t>
            </w:r>
          </w:p>
        </w:tc>
        <w:tc>
          <w:tcPr>
            <w:tcW w:w="1985" w:type="dxa"/>
            <w:shd w:val="clear" w:color="auto" w:fill="BFBFBF" w:themeFill="background1" w:themeFillShade="BF"/>
          </w:tcPr>
          <w:p w14:paraId="1C804BEC" w14:textId="70CD429A" w:rsidR="00A8089B" w:rsidRPr="00A722CA" w:rsidRDefault="00E003E1" w:rsidP="00EC7F7A">
            <w:pPr>
              <w:rPr>
                <w:rFonts w:cs="Arial"/>
                <w:b/>
              </w:rPr>
            </w:pPr>
            <w:r>
              <w:rPr>
                <w:rFonts w:cs="Arial"/>
                <w:b/>
              </w:rPr>
              <w:t>Business Process Reference</w:t>
            </w:r>
          </w:p>
        </w:tc>
      </w:tr>
      <w:tr w:rsidR="00A8089B" w:rsidRPr="00A722CA" w14:paraId="65079725" w14:textId="77777777" w:rsidTr="00EC7F7A">
        <w:tc>
          <w:tcPr>
            <w:tcW w:w="1271" w:type="dxa"/>
          </w:tcPr>
          <w:p w14:paraId="2C616B53" w14:textId="388B5FB0" w:rsidR="00A8089B" w:rsidRPr="00A722CA" w:rsidRDefault="000C64BA" w:rsidP="00EC7F7A">
            <w:pPr>
              <w:rPr>
                <w:rFonts w:cs="Arial"/>
              </w:rPr>
            </w:pPr>
            <w:r w:rsidRPr="00A722CA">
              <w:rPr>
                <w:rFonts w:cs="Arial"/>
              </w:rPr>
              <w:lastRenderedPageBreak/>
              <w:t xml:space="preserve">CTOB </w:t>
            </w:r>
            <w:del w:id="91" w:author="Rishi Choudhary" w:date="2021-01-16T17:56: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7</w:delText>
              </w:r>
              <w:r w:rsidR="002211A4" w:rsidRPr="00A722CA" w:rsidDel="0062188C">
                <w:rPr>
                  <w:rFonts w:cs="Arial"/>
                  <w:noProof/>
                </w:rPr>
                <w:fldChar w:fldCharType="end"/>
              </w:r>
            </w:del>
            <w:ins w:id="92" w:author="Rishi Choudhary" w:date="2021-01-16T17:56:00Z">
              <w:r w:rsidR="0062188C">
                <w:rPr>
                  <w:rFonts w:cs="Arial"/>
                </w:rPr>
                <w:t>1</w:t>
              </w:r>
            </w:ins>
          </w:p>
        </w:tc>
        <w:tc>
          <w:tcPr>
            <w:tcW w:w="5103" w:type="dxa"/>
          </w:tcPr>
          <w:p w14:paraId="305F1177" w14:textId="280C30C8" w:rsidR="00A8089B" w:rsidRPr="00A722CA" w:rsidRDefault="005C1B19" w:rsidP="005C1B19">
            <w:pPr>
              <w:rPr>
                <w:rFonts w:cs="Arial"/>
              </w:rPr>
            </w:pPr>
            <w:r w:rsidRPr="00A722CA">
              <w:rPr>
                <w:rFonts w:cs="Arial"/>
              </w:rPr>
              <w:t xml:space="preserve">The Operations Team shall complete the cooperation agreement and create an entry in the </w:t>
            </w:r>
            <w:proofErr w:type="spellStart"/>
            <w:r w:rsidRPr="00A722CA">
              <w:rPr>
                <w:rFonts w:cs="Arial"/>
              </w:rPr>
              <w:t>Center</w:t>
            </w:r>
            <w:proofErr w:type="spellEnd"/>
            <w:r w:rsidRPr="00A722CA">
              <w:rPr>
                <w:rFonts w:cs="Arial"/>
              </w:rPr>
              <w:t xml:space="preserve"> Management System.</w:t>
            </w:r>
          </w:p>
        </w:tc>
        <w:tc>
          <w:tcPr>
            <w:tcW w:w="992" w:type="dxa"/>
          </w:tcPr>
          <w:p w14:paraId="4A2DDE0E" w14:textId="6678FEBA" w:rsidR="00A8089B" w:rsidRPr="00A722CA" w:rsidRDefault="005A69F5" w:rsidP="00EC7F7A">
            <w:pPr>
              <w:rPr>
                <w:rFonts w:cs="Arial"/>
              </w:rPr>
            </w:pPr>
            <w:r>
              <w:rPr>
                <w:rFonts w:cs="Arial"/>
              </w:rPr>
              <w:t>1</w:t>
            </w:r>
          </w:p>
        </w:tc>
        <w:tc>
          <w:tcPr>
            <w:tcW w:w="1985" w:type="dxa"/>
          </w:tcPr>
          <w:p w14:paraId="5CAC9CC8" w14:textId="0D80F87F" w:rsidR="00A8089B" w:rsidRPr="00A722CA" w:rsidRDefault="00E003E1" w:rsidP="00EC7F7A">
            <w:pPr>
              <w:rPr>
                <w:rFonts w:cs="Arial"/>
              </w:rPr>
            </w:pPr>
            <w:r>
              <w:rPr>
                <w:rFonts w:cs="Arial"/>
              </w:rPr>
              <w:t>CEOP</w:t>
            </w:r>
          </w:p>
        </w:tc>
      </w:tr>
      <w:tr w:rsidR="005C1B19" w:rsidRPr="00A722CA" w14:paraId="05EAB2C7" w14:textId="77777777" w:rsidTr="00EC7F7A">
        <w:tc>
          <w:tcPr>
            <w:tcW w:w="1271" w:type="dxa"/>
          </w:tcPr>
          <w:p w14:paraId="33CE90BE" w14:textId="1F3F15F4" w:rsidR="005C1B19" w:rsidRPr="00A722CA" w:rsidRDefault="000C64BA" w:rsidP="00EC7F7A">
            <w:pPr>
              <w:rPr>
                <w:rFonts w:cs="Arial"/>
              </w:rPr>
            </w:pPr>
            <w:r w:rsidRPr="00A722CA">
              <w:rPr>
                <w:rFonts w:cs="Arial"/>
              </w:rPr>
              <w:t>CTOB 2</w:t>
            </w:r>
          </w:p>
        </w:tc>
        <w:tc>
          <w:tcPr>
            <w:tcW w:w="5103" w:type="dxa"/>
          </w:tcPr>
          <w:p w14:paraId="1693A620" w14:textId="524A5589" w:rsidR="005C1B19" w:rsidRPr="00A722CA" w:rsidRDefault="005C1B19" w:rsidP="005C1B19">
            <w:pPr>
              <w:rPr>
                <w:rFonts w:cs="Arial"/>
              </w:rPr>
            </w:pPr>
            <w:r w:rsidRPr="00A722CA">
              <w:rPr>
                <w:rFonts w:cs="Arial"/>
              </w:rPr>
              <w:t xml:space="preserve">The IT Team shall visit the </w:t>
            </w:r>
            <w:proofErr w:type="spellStart"/>
            <w:r w:rsidRPr="00A722CA">
              <w:rPr>
                <w:rFonts w:cs="Arial"/>
              </w:rPr>
              <w:t>Center</w:t>
            </w:r>
            <w:proofErr w:type="spellEnd"/>
            <w:r w:rsidRPr="00A722CA">
              <w:rPr>
                <w:rFonts w:cs="Arial"/>
              </w:rPr>
              <w:t xml:space="preserve"> premise </w:t>
            </w:r>
            <w:r w:rsidR="000C3C58" w:rsidRPr="00A722CA">
              <w:rPr>
                <w:rFonts w:cs="Arial"/>
              </w:rPr>
              <w:t xml:space="preserve">and </w:t>
            </w:r>
            <w:r w:rsidR="00BD21CA" w:rsidRPr="00A722CA">
              <w:rPr>
                <w:rFonts w:cs="Arial"/>
              </w:rPr>
              <w:t xml:space="preserve">work alongside the </w:t>
            </w:r>
            <w:proofErr w:type="spellStart"/>
            <w:r w:rsidR="00BD21CA" w:rsidRPr="00A722CA">
              <w:rPr>
                <w:rFonts w:cs="Arial"/>
              </w:rPr>
              <w:t>Center</w:t>
            </w:r>
            <w:proofErr w:type="spellEnd"/>
            <w:r w:rsidR="00BD21CA" w:rsidRPr="00A722CA">
              <w:rPr>
                <w:rFonts w:cs="Arial"/>
              </w:rPr>
              <w:t xml:space="preserve"> IT Team to identify the Computers available for running CBTs.</w:t>
            </w:r>
          </w:p>
        </w:tc>
        <w:tc>
          <w:tcPr>
            <w:tcW w:w="992" w:type="dxa"/>
          </w:tcPr>
          <w:p w14:paraId="3958D455" w14:textId="4AD11AFC" w:rsidR="005C1B19" w:rsidRPr="00A722CA" w:rsidRDefault="005A69F5" w:rsidP="00EC7F7A">
            <w:pPr>
              <w:rPr>
                <w:rFonts w:cs="Arial"/>
              </w:rPr>
            </w:pPr>
            <w:r>
              <w:rPr>
                <w:rFonts w:cs="Arial"/>
              </w:rPr>
              <w:t>1</w:t>
            </w:r>
          </w:p>
        </w:tc>
        <w:tc>
          <w:tcPr>
            <w:tcW w:w="1985" w:type="dxa"/>
          </w:tcPr>
          <w:p w14:paraId="1FD693A4" w14:textId="01787B87" w:rsidR="005C1B19" w:rsidRPr="00A722CA" w:rsidRDefault="00E003E1" w:rsidP="00EC7F7A">
            <w:pPr>
              <w:rPr>
                <w:rFonts w:cs="Arial"/>
              </w:rPr>
            </w:pPr>
            <w:r>
              <w:rPr>
                <w:rFonts w:cs="Arial"/>
              </w:rPr>
              <w:t>CEOP</w:t>
            </w:r>
          </w:p>
        </w:tc>
      </w:tr>
      <w:tr w:rsidR="005C1B19" w:rsidRPr="00A722CA" w14:paraId="42B38B3A" w14:textId="77777777" w:rsidTr="00EC7F7A">
        <w:tc>
          <w:tcPr>
            <w:tcW w:w="1271" w:type="dxa"/>
          </w:tcPr>
          <w:p w14:paraId="11FA7DBB" w14:textId="29BB9865" w:rsidR="005C1B19" w:rsidRPr="00A722CA" w:rsidRDefault="000C64BA" w:rsidP="00EC7F7A">
            <w:pPr>
              <w:rPr>
                <w:rFonts w:cs="Arial"/>
              </w:rPr>
            </w:pPr>
            <w:r w:rsidRPr="00A722CA">
              <w:rPr>
                <w:rFonts w:cs="Arial"/>
              </w:rPr>
              <w:t>CTOB 3</w:t>
            </w:r>
          </w:p>
        </w:tc>
        <w:tc>
          <w:tcPr>
            <w:tcW w:w="5103" w:type="dxa"/>
          </w:tcPr>
          <w:p w14:paraId="51B62C99" w14:textId="19EF8435" w:rsidR="005C1B19" w:rsidRPr="00A722CA" w:rsidRDefault="005C1B19" w:rsidP="005C1B19">
            <w:pPr>
              <w:rPr>
                <w:rFonts w:cs="Arial"/>
              </w:rPr>
            </w:pPr>
            <w:r w:rsidRPr="00A722CA">
              <w:rPr>
                <w:rFonts w:cs="Arial"/>
              </w:rPr>
              <w:t xml:space="preserve">The IT Team shall </w:t>
            </w:r>
            <w:r w:rsidR="00BD21CA" w:rsidRPr="00A722CA">
              <w:rPr>
                <w:rFonts w:cs="Arial"/>
              </w:rPr>
              <w:t xml:space="preserve">install a small application on each of the available computers, this application (called MOTA) shall have the ability to capture vital statistics of the computer and </w:t>
            </w:r>
            <w:r w:rsidR="00F97A37" w:rsidRPr="00A722CA">
              <w:rPr>
                <w:rFonts w:cs="Arial"/>
              </w:rPr>
              <w:t>upload</w:t>
            </w:r>
            <w:r w:rsidR="00BD21CA" w:rsidRPr="00A722CA">
              <w:rPr>
                <w:rFonts w:cs="Arial"/>
              </w:rPr>
              <w:t xml:space="preserve"> them </w:t>
            </w:r>
            <w:r w:rsidR="00F97A37" w:rsidRPr="00A722CA">
              <w:rPr>
                <w:rFonts w:cs="Arial"/>
              </w:rPr>
              <w:t xml:space="preserve">to another ‘Collector’ Application running on IT Team’s Laptop (being carried to the </w:t>
            </w:r>
            <w:r w:rsidR="006F4F5E">
              <w:rPr>
                <w:rFonts w:cs="Arial"/>
              </w:rPr>
              <w:t xml:space="preserve">Test </w:t>
            </w:r>
            <w:proofErr w:type="spellStart"/>
            <w:r w:rsidR="006F4F5E">
              <w:rPr>
                <w:rFonts w:cs="Arial"/>
              </w:rPr>
              <w:t>Center</w:t>
            </w:r>
            <w:proofErr w:type="spellEnd"/>
            <w:r w:rsidR="00F97A37" w:rsidRPr="00A722CA">
              <w:rPr>
                <w:rFonts w:cs="Arial"/>
              </w:rPr>
              <w:t>).</w:t>
            </w:r>
          </w:p>
        </w:tc>
        <w:tc>
          <w:tcPr>
            <w:tcW w:w="992" w:type="dxa"/>
          </w:tcPr>
          <w:p w14:paraId="54D9D63A" w14:textId="53050139" w:rsidR="005C1B19" w:rsidRPr="00A722CA" w:rsidRDefault="005A69F5" w:rsidP="00EC7F7A">
            <w:pPr>
              <w:rPr>
                <w:rFonts w:cs="Arial"/>
              </w:rPr>
            </w:pPr>
            <w:r>
              <w:rPr>
                <w:rFonts w:cs="Arial"/>
              </w:rPr>
              <w:t>1</w:t>
            </w:r>
          </w:p>
        </w:tc>
        <w:tc>
          <w:tcPr>
            <w:tcW w:w="1985" w:type="dxa"/>
          </w:tcPr>
          <w:p w14:paraId="43FC5772" w14:textId="0627A47E" w:rsidR="005C1B19" w:rsidRPr="00A722CA" w:rsidRDefault="00E003E1" w:rsidP="00EC7F7A">
            <w:pPr>
              <w:rPr>
                <w:rFonts w:cs="Arial"/>
              </w:rPr>
            </w:pPr>
            <w:r>
              <w:rPr>
                <w:rFonts w:cs="Arial"/>
              </w:rPr>
              <w:t>CEOP</w:t>
            </w:r>
          </w:p>
        </w:tc>
      </w:tr>
      <w:tr w:rsidR="002047B6" w:rsidRPr="00A722CA" w14:paraId="45CB481E" w14:textId="77777777" w:rsidTr="00EC7F7A">
        <w:tc>
          <w:tcPr>
            <w:tcW w:w="1271" w:type="dxa"/>
          </w:tcPr>
          <w:p w14:paraId="3868D8AA" w14:textId="1B445DB8" w:rsidR="002047B6" w:rsidRPr="00A722CA" w:rsidRDefault="002047B6" w:rsidP="002047B6">
            <w:pPr>
              <w:rPr>
                <w:rFonts w:cs="Arial"/>
              </w:rPr>
            </w:pPr>
            <w:r w:rsidRPr="00A722CA">
              <w:rPr>
                <w:rFonts w:cs="Arial"/>
              </w:rPr>
              <w:t>CTOB 4</w:t>
            </w:r>
          </w:p>
        </w:tc>
        <w:tc>
          <w:tcPr>
            <w:tcW w:w="5103" w:type="dxa"/>
          </w:tcPr>
          <w:p w14:paraId="4FA84B43" w14:textId="77777777" w:rsidR="002047B6" w:rsidRPr="00A722CA" w:rsidRDefault="002047B6" w:rsidP="002047B6">
            <w:pPr>
              <w:rPr>
                <w:rFonts w:cs="Arial"/>
              </w:rPr>
            </w:pPr>
            <w:r w:rsidRPr="00A722CA">
              <w:rPr>
                <w:rFonts w:cs="Arial"/>
              </w:rPr>
              <w:t>The below attributes shall be captured during the evaluation process:</w:t>
            </w:r>
          </w:p>
          <w:p w14:paraId="7C4E8CD7" w14:textId="58B20A96" w:rsidR="002047B6" w:rsidRPr="00A722CA" w:rsidRDefault="002047B6" w:rsidP="002047B6">
            <w:pPr>
              <w:pStyle w:val="ListParagraph"/>
              <w:numPr>
                <w:ilvl w:val="0"/>
                <w:numId w:val="5"/>
              </w:numPr>
              <w:rPr>
                <w:rFonts w:cs="Arial"/>
              </w:rPr>
            </w:pPr>
            <w:r w:rsidRPr="00A722CA">
              <w:rPr>
                <w:rFonts w:cs="Arial"/>
              </w:rPr>
              <w:t>CPU, including 32</w:t>
            </w:r>
            <w:r>
              <w:rPr>
                <w:rFonts w:cs="Arial"/>
              </w:rPr>
              <w:t>-</w:t>
            </w:r>
            <w:r w:rsidRPr="00A722CA">
              <w:rPr>
                <w:rFonts w:cs="Arial"/>
              </w:rPr>
              <w:t>bit or 64</w:t>
            </w:r>
            <w:r>
              <w:rPr>
                <w:rFonts w:cs="Arial"/>
              </w:rPr>
              <w:t>-</w:t>
            </w:r>
            <w:r w:rsidRPr="00A722CA">
              <w:rPr>
                <w:rFonts w:cs="Arial"/>
              </w:rPr>
              <w:t>bit</w:t>
            </w:r>
          </w:p>
          <w:p w14:paraId="606714DB" w14:textId="77777777" w:rsidR="002047B6" w:rsidRPr="00A722CA" w:rsidRDefault="002047B6" w:rsidP="002047B6">
            <w:pPr>
              <w:pStyle w:val="ListParagraph"/>
              <w:numPr>
                <w:ilvl w:val="0"/>
                <w:numId w:val="5"/>
              </w:numPr>
              <w:rPr>
                <w:rFonts w:cs="Arial"/>
              </w:rPr>
            </w:pPr>
            <w:r w:rsidRPr="00A722CA">
              <w:rPr>
                <w:rFonts w:cs="Arial"/>
              </w:rPr>
              <w:t>RAM</w:t>
            </w:r>
          </w:p>
          <w:p w14:paraId="1A5A65DD" w14:textId="77777777" w:rsidR="002047B6" w:rsidRPr="00A722CA" w:rsidRDefault="002047B6" w:rsidP="002047B6">
            <w:pPr>
              <w:pStyle w:val="ListParagraph"/>
              <w:numPr>
                <w:ilvl w:val="0"/>
                <w:numId w:val="5"/>
              </w:numPr>
              <w:rPr>
                <w:rFonts w:cs="Arial"/>
              </w:rPr>
            </w:pPr>
            <w:r w:rsidRPr="00A722CA">
              <w:rPr>
                <w:rFonts w:cs="Arial"/>
              </w:rPr>
              <w:t>HDD/SSD maximum and available space (good to have bad sector data if possible)</w:t>
            </w:r>
          </w:p>
          <w:p w14:paraId="7C18067B" w14:textId="77777777" w:rsidR="002047B6" w:rsidRPr="00A722CA" w:rsidRDefault="002047B6" w:rsidP="002047B6">
            <w:pPr>
              <w:pStyle w:val="ListParagraph"/>
              <w:numPr>
                <w:ilvl w:val="0"/>
                <w:numId w:val="5"/>
              </w:numPr>
              <w:rPr>
                <w:rFonts w:cs="Arial"/>
              </w:rPr>
            </w:pPr>
            <w:r w:rsidRPr="00A722CA">
              <w:rPr>
                <w:rFonts w:cs="Arial"/>
              </w:rPr>
              <w:t>Network Interfaces</w:t>
            </w:r>
          </w:p>
          <w:p w14:paraId="4A9D982F" w14:textId="77777777" w:rsidR="002047B6" w:rsidRPr="00A722CA" w:rsidRDefault="002047B6" w:rsidP="002047B6">
            <w:pPr>
              <w:pStyle w:val="ListParagraph"/>
              <w:numPr>
                <w:ilvl w:val="0"/>
                <w:numId w:val="5"/>
              </w:numPr>
              <w:rPr>
                <w:rFonts w:cs="Arial"/>
              </w:rPr>
            </w:pPr>
            <w:r w:rsidRPr="00A722CA">
              <w:rPr>
                <w:rFonts w:cs="Arial"/>
              </w:rPr>
              <w:t>OS details</w:t>
            </w:r>
          </w:p>
          <w:p w14:paraId="6EDEFEB8" w14:textId="77777777" w:rsidR="002047B6" w:rsidRPr="00A722CA" w:rsidRDefault="002047B6" w:rsidP="002047B6">
            <w:pPr>
              <w:pStyle w:val="ListParagraph"/>
              <w:numPr>
                <w:ilvl w:val="1"/>
                <w:numId w:val="5"/>
              </w:numPr>
              <w:rPr>
                <w:rFonts w:cs="Arial"/>
              </w:rPr>
            </w:pPr>
            <w:r w:rsidRPr="00A722CA">
              <w:rPr>
                <w:rFonts w:cs="Arial"/>
              </w:rPr>
              <w:t>Flavour</w:t>
            </w:r>
          </w:p>
          <w:p w14:paraId="18B3A7A0" w14:textId="77777777" w:rsidR="002047B6" w:rsidRPr="00A722CA" w:rsidRDefault="002047B6" w:rsidP="002047B6">
            <w:pPr>
              <w:pStyle w:val="ListParagraph"/>
              <w:numPr>
                <w:ilvl w:val="2"/>
                <w:numId w:val="5"/>
              </w:numPr>
              <w:rPr>
                <w:rFonts w:cs="Arial"/>
              </w:rPr>
            </w:pPr>
            <w:r w:rsidRPr="00A722CA">
              <w:rPr>
                <w:rFonts w:cs="Arial"/>
              </w:rPr>
              <w:t>Windows – 7, 10 or other</w:t>
            </w:r>
          </w:p>
          <w:p w14:paraId="0DB37DD5" w14:textId="77777777" w:rsidR="002047B6" w:rsidRPr="00A722CA" w:rsidRDefault="002047B6" w:rsidP="002047B6">
            <w:pPr>
              <w:pStyle w:val="ListParagraph"/>
              <w:numPr>
                <w:ilvl w:val="2"/>
                <w:numId w:val="5"/>
              </w:numPr>
              <w:rPr>
                <w:rFonts w:cs="Arial"/>
              </w:rPr>
            </w:pPr>
            <w:r w:rsidRPr="00A722CA">
              <w:rPr>
                <w:rFonts w:cs="Arial"/>
              </w:rPr>
              <w:t xml:space="preserve">Linux – Fedora, Ubuntu, </w:t>
            </w:r>
            <w:proofErr w:type="spellStart"/>
            <w:r w:rsidRPr="00A722CA">
              <w:rPr>
                <w:rFonts w:cs="Arial"/>
              </w:rPr>
              <w:t>Debian</w:t>
            </w:r>
            <w:proofErr w:type="spellEnd"/>
          </w:p>
          <w:p w14:paraId="1B40A2C8" w14:textId="77777777" w:rsidR="002047B6" w:rsidRPr="00A722CA" w:rsidRDefault="002047B6" w:rsidP="002047B6">
            <w:pPr>
              <w:pStyle w:val="ListParagraph"/>
              <w:numPr>
                <w:ilvl w:val="2"/>
                <w:numId w:val="5"/>
              </w:numPr>
              <w:rPr>
                <w:rFonts w:cs="Arial"/>
              </w:rPr>
            </w:pPr>
            <w:r w:rsidRPr="00A722CA">
              <w:rPr>
                <w:rFonts w:cs="Arial"/>
              </w:rPr>
              <w:t>Mac</w:t>
            </w:r>
          </w:p>
          <w:p w14:paraId="68DBEAF0" w14:textId="77777777" w:rsidR="002047B6" w:rsidRPr="00A722CA" w:rsidRDefault="002047B6" w:rsidP="002047B6">
            <w:pPr>
              <w:pStyle w:val="ListParagraph"/>
              <w:numPr>
                <w:ilvl w:val="1"/>
                <w:numId w:val="5"/>
              </w:numPr>
              <w:rPr>
                <w:rFonts w:cs="Arial"/>
              </w:rPr>
            </w:pPr>
            <w:r w:rsidRPr="00A722CA">
              <w:rPr>
                <w:rFonts w:cs="Arial"/>
              </w:rPr>
              <w:t>Instruction Set</w:t>
            </w:r>
          </w:p>
          <w:p w14:paraId="0EA0F37E" w14:textId="414CF7FB" w:rsidR="002047B6" w:rsidRPr="00A722CA" w:rsidRDefault="002047B6" w:rsidP="002047B6">
            <w:pPr>
              <w:pStyle w:val="ListParagraph"/>
              <w:numPr>
                <w:ilvl w:val="2"/>
                <w:numId w:val="5"/>
              </w:numPr>
              <w:rPr>
                <w:rFonts w:cs="Arial"/>
              </w:rPr>
            </w:pPr>
            <w:r w:rsidRPr="00A722CA">
              <w:rPr>
                <w:rFonts w:cs="Arial"/>
              </w:rPr>
              <w:t>32</w:t>
            </w:r>
            <w:r>
              <w:rPr>
                <w:rFonts w:cs="Arial"/>
              </w:rPr>
              <w:t>-</w:t>
            </w:r>
            <w:r w:rsidRPr="00A722CA">
              <w:rPr>
                <w:rFonts w:cs="Arial"/>
              </w:rPr>
              <w:t>bit</w:t>
            </w:r>
          </w:p>
          <w:p w14:paraId="161B76D9" w14:textId="40D229B5" w:rsidR="002047B6" w:rsidRPr="00A722CA" w:rsidRDefault="002047B6" w:rsidP="002047B6">
            <w:pPr>
              <w:pStyle w:val="ListParagraph"/>
              <w:numPr>
                <w:ilvl w:val="2"/>
                <w:numId w:val="5"/>
              </w:numPr>
              <w:rPr>
                <w:rFonts w:cs="Arial"/>
              </w:rPr>
            </w:pPr>
            <w:r w:rsidRPr="00A722CA">
              <w:rPr>
                <w:rFonts w:cs="Arial"/>
              </w:rPr>
              <w:t>64</w:t>
            </w:r>
            <w:r>
              <w:rPr>
                <w:rFonts w:cs="Arial"/>
              </w:rPr>
              <w:t>-</w:t>
            </w:r>
            <w:r w:rsidRPr="00A722CA">
              <w:rPr>
                <w:rFonts w:cs="Arial"/>
              </w:rPr>
              <w:t>bit</w:t>
            </w:r>
          </w:p>
          <w:p w14:paraId="294CC993" w14:textId="182C5148" w:rsidR="002047B6" w:rsidRPr="00A722CA" w:rsidRDefault="002047B6" w:rsidP="002047B6">
            <w:pPr>
              <w:pStyle w:val="ListParagraph"/>
              <w:numPr>
                <w:ilvl w:val="0"/>
                <w:numId w:val="5"/>
              </w:numPr>
              <w:rPr>
                <w:rFonts w:cs="Arial"/>
              </w:rPr>
            </w:pPr>
            <w:r w:rsidRPr="00A722CA">
              <w:rPr>
                <w:rFonts w:cs="Arial"/>
              </w:rPr>
              <w:t>High Level Yes or No for consideration based upon predefined limits</w:t>
            </w:r>
          </w:p>
        </w:tc>
        <w:tc>
          <w:tcPr>
            <w:tcW w:w="992" w:type="dxa"/>
          </w:tcPr>
          <w:p w14:paraId="01DDE1C0" w14:textId="59DB4E3A" w:rsidR="002047B6" w:rsidRPr="00A722CA" w:rsidRDefault="00674EC3" w:rsidP="002047B6">
            <w:pPr>
              <w:rPr>
                <w:rFonts w:cs="Arial"/>
              </w:rPr>
            </w:pPr>
            <w:r>
              <w:rPr>
                <w:rFonts w:cs="Arial"/>
              </w:rPr>
              <w:t>2</w:t>
            </w:r>
          </w:p>
        </w:tc>
        <w:tc>
          <w:tcPr>
            <w:tcW w:w="1985" w:type="dxa"/>
          </w:tcPr>
          <w:p w14:paraId="382A31F5" w14:textId="39DE1CF6" w:rsidR="002047B6" w:rsidRPr="00A722CA" w:rsidRDefault="002047B6" w:rsidP="002047B6">
            <w:pPr>
              <w:rPr>
                <w:rFonts w:cs="Arial"/>
              </w:rPr>
            </w:pPr>
            <w:r>
              <w:rPr>
                <w:rFonts w:cs="Arial"/>
              </w:rPr>
              <w:t>CEOP</w:t>
            </w:r>
          </w:p>
        </w:tc>
      </w:tr>
      <w:tr w:rsidR="002047B6" w:rsidRPr="00A722CA" w14:paraId="60B64337" w14:textId="77777777" w:rsidTr="00EC7F7A">
        <w:tc>
          <w:tcPr>
            <w:tcW w:w="1271" w:type="dxa"/>
          </w:tcPr>
          <w:p w14:paraId="6FE0DEC7" w14:textId="3AEBF317" w:rsidR="002047B6" w:rsidRPr="00A722CA" w:rsidRDefault="002047B6" w:rsidP="002047B6">
            <w:pPr>
              <w:rPr>
                <w:rFonts w:cs="Arial"/>
              </w:rPr>
            </w:pPr>
            <w:r w:rsidRPr="00A722CA">
              <w:rPr>
                <w:rFonts w:cs="Arial"/>
              </w:rPr>
              <w:t>CTOB 5</w:t>
            </w:r>
          </w:p>
        </w:tc>
        <w:tc>
          <w:tcPr>
            <w:tcW w:w="5103" w:type="dxa"/>
          </w:tcPr>
          <w:p w14:paraId="20CF592D" w14:textId="103B571C" w:rsidR="002047B6" w:rsidRPr="00A722CA" w:rsidRDefault="002047B6" w:rsidP="002047B6">
            <w:pPr>
              <w:rPr>
                <w:rFonts w:cs="Arial"/>
              </w:rPr>
            </w:pPr>
            <w:r w:rsidRPr="00A722CA">
              <w:rPr>
                <w:rFonts w:cs="Arial"/>
              </w:rPr>
              <w:t xml:space="preserve">The Collector Application shall process the raw data from MOTA and upload the consolidated report to the CCS based </w:t>
            </w:r>
            <w:proofErr w:type="spellStart"/>
            <w:r w:rsidRPr="00A722CA">
              <w:rPr>
                <w:rFonts w:cs="Arial"/>
              </w:rPr>
              <w:t>Center</w:t>
            </w:r>
            <w:proofErr w:type="spellEnd"/>
            <w:r w:rsidRPr="00A722CA">
              <w:rPr>
                <w:rFonts w:cs="Arial"/>
              </w:rPr>
              <w:t xml:space="preserve"> Management System.</w:t>
            </w:r>
          </w:p>
        </w:tc>
        <w:tc>
          <w:tcPr>
            <w:tcW w:w="992" w:type="dxa"/>
          </w:tcPr>
          <w:p w14:paraId="4D9CE7F1" w14:textId="4D54F6CA" w:rsidR="002047B6" w:rsidRPr="00A722CA" w:rsidRDefault="00674EC3" w:rsidP="002047B6">
            <w:pPr>
              <w:rPr>
                <w:rFonts w:cs="Arial"/>
              </w:rPr>
            </w:pPr>
            <w:r>
              <w:rPr>
                <w:rFonts w:cs="Arial"/>
              </w:rPr>
              <w:t>2</w:t>
            </w:r>
          </w:p>
        </w:tc>
        <w:tc>
          <w:tcPr>
            <w:tcW w:w="1985" w:type="dxa"/>
          </w:tcPr>
          <w:p w14:paraId="177AE52A" w14:textId="1909EEA1" w:rsidR="002047B6" w:rsidRPr="00A722CA" w:rsidRDefault="002047B6" w:rsidP="002047B6">
            <w:pPr>
              <w:rPr>
                <w:rFonts w:cs="Arial"/>
              </w:rPr>
            </w:pPr>
            <w:r>
              <w:rPr>
                <w:rFonts w:cs="Arial"/>
              </w:rPr>
              <w:t>CEOP</w:t>
            </w:r>
          </w:p>
        </w:tc>
      </w:tr>
      <w:tr w:rsidR="002047B6" w:rsidRPr="00A722CA" w14:paraId="5080DE82" w14:textId="77777777" w:rsidTr="00EC7F7A">
        <w:tc>
          <w:tcPr>
            <w:tcW w:w="1271" w:type="dxa"/>
          </w:tcPr>
          <w:p w14:paraId="2FBA0ACF" w14:textId="08D99932" w:rsidR="002047B6" w:rsidRPr="00A722CA" w:rsidRDefault="002047B6" w:rsidP="002047B6">
            <w:pPr>
              <w:rPr>
                <w:rFonts w:cs="Arial"/>
              </w:rPr>
            </w:pPr>
            <w:r w:rsidRPr="00A722CA">
              <w:rPr>
                <w:rFonts w:cs="Arial"/>
              </w:rPr>
              <w:t xml:space="preserve">CTOB </w:t>
            </w:r>
            <w:r>
              <w:rPr>
                <w:rFonts w:cs="Arial"/>
              </w:rPr>
              <w:t>6</w:t>
            </w:r>
          </w:p>
        </w:tc>
        <w:tc>
          <w:tcPr>
            <w:tcW w:w="5103" w:type="dxa"/>
          </w:tcPr>
          <w:p w14:paraId="0F3D6E76" w14:textId="14AF9429" w:rsidR="002047B6" w:rsidRPr="00A722CA" w:rsidRDefault="002047B6" w:rsidP="002047B6">
            <w:pPr>
              <w:rPr>
                <w:rFonts w:cs="Arial"/>
              </w:rPr>
            </w:pPr>
            <w:r w:rsidRPr="00A722CA">
              <w:rPr>
                <w:rFonts w:cs="Arial"/>
              </w:rPr>
              <w:t xml:space="preserve">Internet Upload and Download Bandwidth availability shall also be recorded during this process and shall be used later for filtering out the </w:t>
            </w:r>
            <w:r>
              <w:rPr>
                <w:rFonts w:cs="Arial"/>
              </w:rPr>
              <w:t xml:space="preserve">Test </w:t>
            </w:r>
            <w:proofErr w:type="spellStart"/>
            <w:r>
              <w:rPr>
                <w:rFonts w:cs="Arial"/>
              </w:rPr>
              <w:t>Center</w:t>
            </w:r>
            <w:r w:rsidRPr="00A722CA">
              <w:rPr>
                <w:rFonts w:cs="Arial"/>
              </w:rPr>
              <w:t>s</w:t>
            </w:r>
            <w:proofErr w:type="spellEnd"/>
            <w:r w:rsidRPr="00A722CA">
              <w:rPr>
                <w:rFonts w:cs="Arial"/>
              </w:rPr>
              <w:t>.</w:t>
            </w:r>
          </w:p>
        </w:tc>
        <w:tc>
          <w:tcPr>
            <w:tcW w:w="992" w:type="dxa"/>
          </w:tcPr>
          <w:p w14:paraId="42C34E61" w14:textId="4F8C768D" w:rsidR="002047B6" w:rsidRPr="00A722CA" w:rsidRDefault="00674EC3" w:rsidP="002047B6">
            <w:pPr>
              <w:rPr>
                <w:rFonts w:cs="Arial"/>
              </w:rPr>
            </w:pPr>
            <w:r>
              <w:rPr>
                <w:rFonts w:cs="Arial"/>
              </w:rPr>
              <w:t>4</w:t>
            </w:r>
          </w:p>
        </w:tc>
        <w:tc>
          <w:tcPr>
            <w:tcW w:w="1985" w:type="dxa"/>
          </w:tcPr>
          <w:p w14:paraId="59A2AAD7" w14:textId="2D14683D" w:rsidR="002047B6" w:rsidRPr="00A722CA" w:rsidRDefault="002047B6" w:rsidP="002047B6">
            <w:pPr>
              <w:rPr>
                <w:rFonts w:cs="Arial"/>
              </w:rPr>
            </w:pPr>
            <w:r>
              <w:rPr>
                <w:rFonts w:cs="Arial"/>
              </w:rPr>
              <w:t>CEOP</w:t>
            </w:r>
          </w:p>
        </w:tc>
      </w:tr>
    </w:tbl>
    <w:p w14:paraId="36BB7F30" w14:textId="77777777" w:rsidR="006905E8" w:rsidRPr="00A722CA" w:rsidRDefault="006905E8" w:rsidP="006905E8">
      <w:pPr>
        <w:rPr>
          <w:rFonts w:cs="Arial"/>
        </w:rPr>
      </w:pPr>
    </w:p>
    <w:p w14:paraId="520B170C" w14:textId="53740731" w:rsidR="006905E8" w:rsidRPr="00A722CA" w:rsidRDefault="006905E8" w:rsidP="006905E8">
      <w:pPr>
        <w:pStyle w:val="Heading2"/>
        <w:rPr>
          <w:rFonts w:cs="Arial"/>
        </w:rPr>
      </w:pPr>
      <w:bookmarkStart w:id="93" w:name="_Toc19801095"/>
      <w:bookmarkStart w:id="94" w:name="_Toc20317950"/>
      <w:r w:rsidRPr="00A722CA">
        <w:rPr>
          <w:rFonts w:cs="Arial"/>
        </w:rPr>
        <w:t>Temporary Human Resource Management (THRM)</w:t>
      </w:r>
      <w:bookmarkEnd w:id="93"/>
      <w:bookmarkEnd w:id="94"/>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6905E8" w:rsidRPr="00A722CA" w14:paraId="571EEBBD" w14:textId="77777777" w:rsidTr="00881F98">
        <w:tc>
          <w:tcPr>
            <w:tcW w:w="1271" w:type="dxa"/>
            <w:shd w:val="clear" w:color="auto" w:fill="BFBFBF" w:themeFill="background1" w:themeFillShade="BF"/>
          </w:tcPr>
          <w:p w14:paraId="0E80138F" w14:textId="77777777" w:rsidR="006905E8" w:rsidRPr="00A722CA" w:rsidRDefault="006905E8" w:rsidP="00881F98">
            <w:pPr>
              <w:rPr>
                <w:rFonts w:cs="Arial"/>
                <w:b/>
              </w:rPr>
            </w:pPr>
            <w:r w:rsidRPr="00A722CA">
              <w:rPr>
                <w:rFonts w:cs="Arial"/>
                <w:b/>
              </w:rPr>
              <w:t>ID</w:t>
            </w:r>
          </w:p>
        </w:tc>
        <w:tc>
          <w:tcPr>
            <w:tcW w:w="5103" w:type="dxa"/>
            <w:shd w:val="clear" w:color="auto" w:fill="BFBFBF" w:themeFill="background1" w:themeFillShade="BF"/>
          </w:tcPr>
          <w:p w14:paraId="627B1383" w14:textId="77777777" w:rsidR="006905E8" w:rsidRPr="00A722CA" w:rsidRDefault="006905E8" w:rsidP="00881F98">
            <w:pPr>
              <w:rPr>
                <w:rFonts w:cs="Arial"/>
                <w:b/>
              </w:rPr>
            </w:pPr>
            <w:r w:rsidRPr="00A722CA">
              <w:rPr>
                <w:rFonts w:cs="Arial"/>
                <w:b/>
              </w:rPr>
              <w:t>Requirement</w:t>
            </w:r>
          </w:p>
        </w:tc>
        <w:tc>
          <w:tcPr>
            <w:tcW w:w="992" w:type="dxa"/>
            <w:shd w:val="clear" w:color="auto" w:fill="BFBFBF" w:themeFill="background1" w:themeFillShade="BF"/>
          </w:tcPr>
          <w:p w14:paraId="26A87C22" w14:textId="77777777" w:rsidR="006905E8" w:rsidRPr="00A722CA" w:rsidRDefault="006905E8" w:rsidP="00881F98">
            <w:pPr>
              <w:rPr>
                <w:rFonts w:cs="Arial"/>
                <w:b/>
              </w:rPr>
            </w:pPr>
            <w:r w:rsidRPr="00A722CA">
              <w:rPr>
                <w:rFonts w:cs="Arial"/>
                <w:b/>
              </w:rPr>
              <w:t>Priority</w:t>
            </w:r>
          </w:p>
        </w:tc>
        <w:tc>
          <w:tcPr>
            <w:tcW w:w="1985" w:type="dxa"/>
            <w:shd w:val="clear" w:color="auto" w:fill="BFBFBF" w:themeFill="background1" w:themeFillShade="BF"/>
          </w:tcPr>
          <w:p w14:paraId="28AEDB47" w14:textId="11191019" w:rsidR="006905E8" w:rsidRPr="00A722CA" w:rsidRDefault="006D7091" w:rsidP="00881F98">
            <w:pPr>
              <w:rPr>
                <w:rFonts w:cs="Arial"/>
                <w:b/>
              </w:rPr>
            </w:pPr>
            <w:r>
              <w:rPr>
                <w:rFonts w:cs="Arial"/>
                <w:b/>
              </w:rPr>
              <w:t>Business Process Reference</w:t>
            </w:r>
          </w:p>
        </w:tc>
      </w:tr>
      <w:tr w:rsidR="00331EAF" w:rsidRPr="00A722CA" w14:paraId="6320E30D" w14:textId="77777777" w:rsidTr="00881F98">
        <w:tc>
          <w:tcPr>
            <w:tcW w:w="1271" w:type="dxa"/>
          </w:tcPr>
          <w:p w14:paraId="58468D4C" w14:textId="5C87BC87" w:rsidR="00331EAF" w:rsidRPr="00A722CA" w:rsidRDefault="00331EAF" w:rsidP="00331EAF">
            <w:pPr>
              <w:rPr>
                <w:rFonts w:cs="Arial"/>
              </w:rPr>
            </w:pPr>
            <w:r w:rsidRPr="00A722CA">
              <w:rPr>
                <w:rFonts w:cs="Arial"/>
              </w:rPr>
              <w:t xml:space="preserve">THRM </w:t>
            </w:r>
            <w:ins w:id="95" w:author="Rishi Choudhary" w:date="2021-01-16T19:55:00Z">
              <w:r w:rsidR="00F92C91">
                <w:rPr>
                  <w:rFonts w:cs="Arial"/>
                </w:rPr>
                <w:t>1</w:t>
              </w:r>
            </w:ins>
            <w:del w:id="96" w:author="Rishi Choudhary" w:date="2021-01-16T19:55:00Z">
              <w:r w:rsidR="002211A4" w:rsidRPr="00A722CA" w:rsidDel="00F92C91">
                <w:rPr>
                  <w:rFonts w:cs="Arial"/>
                </w:rPr>
                <w:fldChar w:fldCharType="begin"/>
              </w:r>
              <w:r w:rsidR="002211A4" w:rsidRPr="00A722CA" w:rsidDel="00F92C91">
                <w:rPr>
                  <w:rFonts w:cs="Arial"/>
                </w:rPr>
                <w:delInstrText xml:space="preserve"> SEQ  RBAC \* MERGEFORMAT </w:delInstrText>
              </w:r>
              <w:r w:rsidR="002211A4" w:rsidRPr="00A722CA" w:rsidDel="00F92C91">
                <w:rPr>
                  <w:rFonts w:cs="Arial"/>
                </w:rPr>
                <w:fldChar w:fldCharType="separate"/>
              </w:r>
              <w:r w:rsidR="00465B0B" w:rsidDel="00F92C91">
                <w:rPr>
                  <w:rFonts w:cs="Arial"/>
                  <w:noProof/>
                </w:rPr>
                <w:delText>8</w:delText>
              </w:r>
              <w:r w:rsidR="002211A4" w:rsidRPr="00A722CA" w:rsidDel="00F92C91">
                <w:rPr>
                  <w:rFonts w:cs="Arial"/>
                  <w:noProof/>
                </w:rPr>
                <w:fldChar w:fldCharType="end"/>
              </w:r>
            </w:del>
          </w:p>
        </w:tc>
        <w:tc>
          <w:tcPr>
            <w:tcW w:w="5103" w:type="dxa"/>
          </w:tcPr>
          <w:p w14:paraId="25A77C12" w14:textId="65CA34E3" w:rsidR="00331EAF" w:rsidRPr="00A722CA" w:rsidRDefault="00331EAF" w:rsidP="00331EAF">
            <w:pPr>
              <w:rPr>
                <w:rFonts w:cs="Arial"/>
              </w:rPr>
            </w:pPr>
            <w:r w:rsidRPr="00A722CA">
              <w:rPr>
                <w:rFonts w:cs="Arial"/>
              </w:rPr>
              <w:t xml:space="preserve">This component of the System shall maintain records of all the </w:t>
            </w:r>
            <w:r w:rsidR="0073247F" w:rsidRPr="00A722CA">
              <w:rPr>
                <w:rFonts w:cs="Arial"/>
              </w:rPr>
              <w:t>Human Resources that are temporarily hired during a CBT</w:t>
            </w:r>
            <w:r w:rsidRPr="00A722CA">
              <w:rPr>
                <w:rFonts w:cs="Arial"/>
              </w:rPr>
              <w:t xml:space="preserve">, i.e. </w:t>
            </w:r>
            <w:r w:rsidR="0073247F" w:rsidRPr="00A722CA">
              <w:rPr>
                <w:rFonts w:cs="Arial"/>
              </w:rPr>
              <w:t xml:space="preserve">IT Managers, Invigilators, </w:t>
            </w:r>
            <w:proofErr w:type="spellStart"/>
            <w:r w:rsidR="0073247F" w:rsidRPr="00A722CA">
              <w:rPr>
                <w:rFonts w:cs="Arial"/>
              </w:rPr>
              <w:t>Center</w:t>
            </w:r>
            <w:proofErr w:type="spellEnd"/>
            <w:r w:rsidR="0073247F" w:rsidRPr="00A722CA">
              <w:rPr>
                <w:rFonts w:cs="Arial"/>
              </w:rPr>
              <w:t xml:space="preserve"> Heads</w:t>
            </w:r>
            <w:r w:rsidRPr="00A722CA">
              <w:rPr>
                <w:rFonts w:cs="Arial"/>
              </w:rPr>
              <w:t xml:space="preserve"> etc., by EDUTEST.</w:t>
            </w:r>
          </w:p>
        </w:tc>
        <w:tc>
          <w:tcPr>
            <w:tcW w:w="992" w:type="dxa"/>
          </w:tcPr>
          <w:p w14:paraId="254F81C0" w14:textId="1DAE25D7" w:rsidR="00331EAF" w:rsidRPr="00A722CA" w:rsidRDefault="002950A5" w:rsidP="00331EAF">
            <w:pPr>
              <w:rPr>
                <w:rFonts w:cs="Arial"/>
              </w:rPr>
            </w:pPr>
            <w:r>
              <w:rPr>
                <w:rFonts w:cs="Arial"/>
              </w:rPr>
              <w:t>4</w:t>
            </w:r>
          </w:p>
        </w:tc>
        <w:tc>
          <w:tcPr>
            <w:tcW w:w="1985" w:type="dxa"/>
          </w:tcPr>
          <w:p w14:paraId="763179F7" w14:textId="6E402039" w:rsidR="00331EAF" w:rsidRPr="00A722CA" w:rsidRDefault="00E003E1" w:rsidP="00331EAF">
            <w:pPr>
              <w:rPr>
                <w:rFonts w:cs="Arial"/>
              </w:rPr>
            </w:pPr>
            <w:r>
              <w:rPr>
                <w:rFonts w:cs="Arial"/>
              </w:rPr>
              <w:t>CEOP</w:t>
            </w:r>
          </w:p>
        </w:tc>
      </w:tr>
      <w:tr w:rsidR="00331EAF" w:rsidRPr="00A722CA" w14:paraId="0BE965E9" w14:textId="77777777" w:rsidTr="00881F98">
        <w:tc>
          <w:tcPr>
            <w:tcW w:w="1271" w:type="dxa"/>
          </w:tcPr>
          <w:p w14:paraId="4A386E3F" w14:textId="103EC4AC" w:rsidR="00331EAF" w:rsidRPr="00A722CA" w:rsidRDefault="00331EAF" w:rsidP="00331EAF">
            <w:pPr>
              <w:rPr>
                <w:rFonts w:cs="Arial"/>
              </w:rPr>
            </w:pPr>
            <w:r w:rsidRPr="00A722CA">
              <w:rPr>
                <w:rFonts w:cs="Arial"/>
              </w:rPr>
              <w:lastRenderedPageBreak/>
              <w:t>THRM 2</w:t>
            </w:r>
          </w:p>
        </w:tc>
        <w:tc>
          <w:tcPr>
            <w:tcW w:w="5103" w:type="dxa"/>
          </w:tcPr>
          <w:p w14:paraId="71EA3D47" w14:textId="528512B4" w:rsidR="00331EAF" w:rsidRPr="00A722CA" w:rsidRDefault="00331EAF" w:rsidP="00331EAF">
            <w:pPr>
              <w:rPr>
                <w:rFonts w:cs="Arial"/>
              </w:rPr>
            </w:pPr>
            <w:r w:rsidRPr="00A722CA">
              <w:rPr>
                <w:rFonts w:cs="Arial"/>
              </w:rPr>
              <w:t xml:space="preserve">The </w:t>
            </w:r>
            <w:r w:rsidR="00A02B67" w:rsidRPr="00A722CA">
              <w:rPr>
                <w:rFonts w:cs="Arial"/>
              </w:rPr>
              <w:t>Operations Team</w:t>
            </w:r>
            <w:r w:rsidRPr="00A722CA">
              <w:rPr>
                <w:rFonts w:cs="Arial"/>
              </w:rPr>
              <w:t xml:space="preserve"> shall be able to add and remove </w:t>
            </w:r>
            <w:r w:rsidR="0073247F" w:rsidRPr="00A722CA">
              <w:rPr>
                <w:rFonts w:cs="Arial"/>
              </w:rPr>
              <w:t>these HR</w:t>
            </w:r>
            <w:r w:rsidRPr="00A722CA">
              <w:rPr>
                <w:rFonts w:cs="Arial"/>
              </w:rPr>
              <w:t xml:space="preserve"> from time to time.</w:t>
            </w:r>
          </w:p>
        </w:tc>
        <w:tc>
          <w:tcPr>
            <w:tcW w:w="992" w:type="dxa"/>
          </w:tcPr>
          <w:p w14:paraId="423DB731" w14:textId="3CEE66B2" w:rsidR="00331EAF" w:rsidRPr="00A722CA" w:rsidRDefault="002950A5" w:rsidP="00331EAF">
            <w:pPr>
              <w:rPr>
                <w:rFonts w:cs="Arial"/>
              </w:rPr>
            </w:pPr>
            <w:r>
              <w:rPr>
                <w:rFonts w:cs="Arial"/>
              </w:rPr>
              <w:t>4</w:t>
            </w:r>
          </w:p>
        </w:tc>
        <w:tc>
          <w:tcPr>
            <w:tcW w:w="1985" w:type="dxa"/>
          </w:tcPr>
          <w:p w14:paraId="54A9A9F1" w14:textId="2D212F1B" w:rsidR="00331EAF" w:rsidRPr="00A722CA" w:rsidRDefault="00E003E1" w:rsidP="00331EAF">
            <w:pPr>
              <w:rPr>
                <w:rFonts w:cs="Arial"/>
              </w:rPr>
            </w:pPr>
            <w:r>
              <w:rPr>
                <w:rFonts w:cs="Arial"/>
              </w:rPr>
              <w:t>CEOP</w:t>
            </w:r>
          </w:p>
        </w:tc>
      </w:tr>
      <w:tr w:rsidR="00331EAF" w:rsidRPr="00A722CA" w14:paraId="1BBD7119" w14:textId="77777777" w:rsidTr="00881F98">
        <w:tc>
          <w:tcPr>
            <w:tcW w:w="1271" w:type="dxa"/>
          </w:tcPr>
          <w:p w14:paraId="4A5E66D8" w14:textId="37D31325" w:rsidR="00331EAF" w:rsidRPr="00A722CA" w:rsidRDefault="00331EAF" w:rsidP="00331EAF">
            <w:pPr>
              <w:rPr>
                <w:rFonts w:cs="Arial"/>
              </w:rPr>
            </w:pPr>
            <w:r w:rsidRPr="00A722CA">
              <w:rPr>
                <w:rFonts w:cs="Arial"/>
              </w:rPr>
              <w:t>THRM 3</w:t>
            </w:r>
          </w:p>
        </w:tc>
        <w:tc>
          <w:tcPr>
            <w:tcW w:w="5103" w:type="dxa"/>
          </w:tcPr>
          <w:p w14:paraId="229C3FA4" w14:textId="234D3207" w:rsidR="00331EAF" w:rsidRPr="00A722CA" w:rsidRDefault="00331EAF" w:rsidP="00331EAF">
            <w:pPr>
              <w:rPr>
                <w:rFonts w:cs="Arial"/>
              </w:rPr>
            </w:pPr>
            <w:r w:rsidRPr="00A722CA">
              <w:rPr>
                <w:rFonts w:cs="Arial"/>
              </w:rPr>
              <w:t xml:space="preserve">The </w:t>
            </w:r>
            <w:r w:rsidR="00A02B67" w:rsidRPr="00A722CA">
              <w:rPr>
                <w:rFonts w:cs="Arial"/>
              </w:rPr>
              <w:t>Operations Team</w:t>
            </w:r>
            <w:r w:rsidRPr="00A722CA">
              <w:rPr>
                <w:rFonts w:cs="Arial"/>
              </w:rPr>
              <w:t xml:space="preserve"> shall be able to update the status of enlisted </w:t>
            </w:r>
            <w:r w:rsidR="0073247F" w:rsidRPr="00A722CA">
              <w:rPr>
                <w:rFonts w:cs="Arial"/>
              </w:rPr>
              <w:t xml:space="preserve">HR </w:t>
            </w:r>
            <w:r w:rsidRPr="00A722CA">
              <w:rPr>
                <w:rFonts w:cs="Arial"/>
              </w:rPr>
              <w:t>from time to time</w:t>
            </w:r>
            <w:r w:rsidR="0073247F" w:rsidRPr="00A722CA">
              <w:rPr>
                <w:rFonts w:cs="Arial"/>
              </w:rPr>
              <w:t xml:space="preserve"> – last performance, last payment, availability etc.</w:t>
            </w:r>
          </w:p>
        </w:tc>
        <w:tc>
          <w:tcPr>
            <w:tcW w:w="992" w:type="dxa"/>
          </w:tcPr>
          <w:p w14:paraId="5F4241E1" w14:textId="20E6A058" w:rsidR="00331EAF" w:rsidRPr="00A722CA" w:rsidRDefault="002950A5" w:rsidP="00331EAF">
            <w:pPr>
              <w:rPr>
                <w:rFonts w:cs="Arial"/>
              </w:rPr>
            </w:pPr>
            <w:r>
              <w:rPr>
                <w:rFonts w:cs="Arial"/>
              </w:rPr>
              <w:t>4</w:t>
            </w:r>
          </w:p>
        </w:tc>
        <w:tc>
          <w:tcPr>
            <w:tcW w:w="1985" w:type="dxa"/>
          </w:tcPr>
          <w:p w14:paraId="0BE643A3" w14:textId="6D18F726" w:rsidR="00331EAF" w:rsidRPr="00A722CA" w:rsidRDefault="00E003E1" w:rsidP="00331EAF">
            <w:pPr>
              <w:rPr>
                <w:rFonts w:cs="Arial"/>
              </w:rPr>
            </w:pPr>
            <w:r>
              <w:rPr>
                <w:rFonts w:cs="Arial"/>
              </w:rPr>
              <w:t>CEOP</w:t>
            </w:r>
          </w:p>
        </w:tc>
      </w:tr>
      <w:tr w:rsidR="00331EAF" w:rsidRPr="00A722CA" w14:paraId="7B72A8E7" w14:textId="77777777" w:rsidTr="00881F98">
        <w:tc>
          <w:tcPr>
            <w:tcW w:w="1271" w:type="dxa"/>
          </w:tcPr>
          <w:p w14:paraId="7C872CB0" w14:textId="7DCEDE8D" w:rsidR="00331EAF" w:rsidRPr="00A722CA" w:rsidRDefault="00331EAF" w:rsidP="00331EAF">
            <w:pPr>
              <w:rPr>
                <w:rFonts w:cs="Arial"/>
              </w:rPr>
            </w:pPr>
            <w:r w:rsidRPr="00A722CA">
              <w:rPr>
                <w:rFonts w:cs="Arial"/>
              </w:rPr>
              <w:t>THRM 4</w:t>
            </w:r>
          </w:p>
        </w:tc>
        <w:tc>
          <w:tcPr>
            <w:tcW w:w="5103" w:type="dxa"/>
          </w:tcPr>
          <w:p w14:paraId="68CA6488" w14:textId="52AAFEC6" w:rsidR="00331EAF" w:rsidRPr="00A722CA" w:rsidRDefault="00331EAF" w:rsidP="00331EAF">
            <w:pPr>
              <w:rPr>
                <w:rFonts w:cs="Arial"/>
              </w:rPr>
            </w:pPr>
            <w:r w:rsidRPr="00A722CA">
              <w:rPr>
                <w:rFonts w:cs="Arial"/>
              </w:rPr>
              <w:t xml:space="preserve">The </w:t>
            </w:r>
            <w:r w:rsidR="00A02B67" w:rsidRPr="00A722CA">
              <w:rPr>
                <w:rFonts w:cs="Arial"/>
              </w:rPr>
              <w:t>Operations Team</w:t>
            </w:r>
            <w:r w:rsidRPr="00A722CA">
              <w:rPr>
                <w:rFonts w:cs="Arial"/>
              </w:rPr>
              <w:t xml:space="preserve"> shall be able to </w:t>
            </w:r>
            <w:r w:rsidR="00252AB1" w:rsidRPr="00A722CA">
              <w:rPr>
                <w:rFonts w:cs="Arial"/>
              </w:rPr>
              <w:t xml:space="preserve">filter based on </w:t>
            </w:r>
            <w:r w:rsidR="009C312E" w:rsidRPr="00A722CA">
              <w:rPr>
                <w:rFonts w:cs="Arial"/>
              </w:rPr>
              <w:t xml:space="preserve">overall </w:t>
            </w:r>
            <w:r w:rsidR="00252AB1" w:rsidRPr="00A722CA">
              <w:rPr>
                <w:rFonts w:cs="Arial"/>
              </w:rPr>
              <w:t xml:space="preserve">performance </w:t>
            </w:r>
            <w:r w:rsidR="009C312E" w:rsidRPr="00A722CA">
              <w:rPr>
                <w:rFonts w:cs="Arial"/>
              </w:rPr>
              <w:t>&amp;</w:t>
            </w:r>
            <w:r w:rsidR="00252AB1" w:rsidRPr="00A722CA">
              <w:rPr>
                <w:rFonts w:cs="Arial"/>
              </w:rPr>
              <w:t xml:space="preserve"> availability and </w:t>
            </w:r>
            <w:r w:rsidRPr="00A722CA">
              <w:rPr>
                <w:rFonts w:cs="Arial"/>
              </w:rPr>
              <w:t xml:space="preserve">reserve and </w:t>
            </w:r>
            <w:r w:rsidR="0073247F" w:rsidRPr="00A722CA">
              <w:rPr>
                <w:rFonts w:cs="Arial"/>
              </w:rPr>
              <w:t>(re-)</w:t>
            </w:r>
            <w:r w:rsidRPr="00A722CA">
              <w:rPr>
                <w:rFonts w:cs="Arial"/>
              </w:rPr>
              <w:t xml:space="preserve">assign </w:t>
            </w:r>
            <w:r w:rsidR="0073247F" w:rsidRPr="00A722CA">
              <w:rPr>
                <w:rFonts w:cs="Arial"/>
              </w:rPr>
              <w:t xml:space="preserve">these HR </w:t>
            </w:r>
            <w:r w:rsidRPr="00A722CA">
              <w:rPr>
                <w:rFonts w:cs="Arial"/>
              </w:rPr>
              <w:t>for different CBTs from time to time.</w:t>
            </w:r>
          </w:p>
        </w:tc>
        <w:tc>
          <w:tcPr>
            <w:tcW w:w="992" w:type="dxa"/>
          </w:tcPr>
          <w:p w14:paraId="377F9457" w14:textId="4AA2161A" w:rsidR="00331EAF" w:rsidRPr="00A722CA" w:rsidRDefault="002950A5" w:rsidP="00331EAF">
            <w:pPr>
              <w:rPr>
                <w:rFonts w:cs="Arial"/>
              </w:rPr>
            </w:pPr>
            <w:r>
              <w:rPr>
                <w:rFonts w:cs="Arial"/>
              </w:rPr>
              <w:t>4</w:t>
            </w:r>
          </w:p>
        </w:tc>
        <w:tc>
          <w:tcPr>
            <w:tcW w:w="1985" w:type="dxa"/>
          </w:tcPr>
          <w:p w14:paraId="346AACC4" w14:textId="71CE4C8F" w:rsidR="00331EAF" w:rsidRPr="00A722CA" w:rsidRDefault="00E003E1" w:rsidP="00331EAF">
            <w:pPr>
              <w:rPr>
                <w:rFonts w:cs="Arial"/>
              </w:rPr>
            </w:pPr>
            <w:r>
              <w:rPr>
                <w:rFonts w:cs="Arial"/>
              </w:rPr>
              <w:t>CEOP</w:t>
            </w:r>
          </w:p>
        </w:tc>
      </w:tr>
    </w:tbl>
    <w:p w14:paraId="579E4BEC" w14:textId="77777777" w:rsidR="006B605E" w:rsidRPr="00A722CA" w:rsidRDefault="006B605E" w:rsidP="006B605E">
      <w:pPr>
        <w:rPr>
          <w:rFonts w:cs="Arial"/>
        </w:rPr>
      </w:pPr>
    </w:p>
    <w:p w14:paraId="6ED376DF" w14:textId="64700B32" w:rsidR="006B605E" w:rsidRPr="00A722CA" w:rsidRDefault="006B605E" w:rsidP="006B605E">
      <w:pPr>
        <w:pStyle w:val="Heading2"/>
        <w:rPr>
          <w:rFonts w:cs="Arial"/>
        </w:rPr>
      </w:pPr>
      <w:bookmarkStart w:id="97" w:name="_Toc19801096"/>
      <w:bookmarkStart w:id="98" w:name="_Toc20317951"/>
      <w:r w:rsidRPr="00A722CA">
        <w:rPr>
          <w:rFonts w:cs="Arial"/>
        </w:rPr>
        <w:t>Payment Gateway Management (PGM)</w:t>
      </w:r>
      <w:bookmarkEnd w:id="97"/>
      <w:bookmarkEnd w:id="98"/>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6B605E" w:rsidRPr="00A722CA" w14:paraId="55505B20" w14:textId="77777777" w:rsidTr="00881F98">
        <w:tc>
          <w:tcPr>
            <w:tcW w:w="1271" w:type="dxa"/>
            <w:shd w:val="clear" w:color="auto" w:fill="BFBFBF" w:themeFill="background1" w:themeFillShade="BF"/>
          </w:tcPr>
          <w:p w14:paraId="4184368F" w14:textId="77777777" w:rsidR="006B605E" w:rsidRPr="00A722CA" w:rsidRDefault="006B605E" w:rsidP="00881F98">
            <w:pPr>
              <w:rPr>
                <w:rFonts w:cs="Arial"/>
                <w:b/>
              </w:rPr>
            </w:pPr>
            <w:r w:rsidRPr="00A722CA">
              <w:rPr>
                <w:rFonts w:cs="Arial"/>
                <w:b/>
              </w:rPr>
              <w:t>ID</w:t>
            </w:r>
          </w:p>
        </w:tc>
        <w:tc>
          <w:tcPr>
            <w:tcW w:w="5103" w:type="dxa"/>
            <w:shd w:val="clear" w:color="auto" w:fill="BFBFBF" w:themeFill="background1" w:themeFillShade="BF"/>
          </w:tcPr>
          <w:p w14:paraId="082DD502" w14:textId="77777777" w:rsidR="006B605E" w:rsidRPr="00A722CA" w:rsidRDefault="006B605E" w:rsidP="00881F98">
            <w:pPr>
              <w:rPr>
                <w:rFonts w:cs="Arial"/>
                <w:b/>
              </w:rPr>
            </w:pPr>
            <w:r w:rsidRPr="00A722CA">
              <w:rPr>
                <w:rFonts w:cs="Arial"/>
                <w:b/>
              </w:rPr>
              <w:t>Requirement</w:t>
            </w:r>
          </w:p>
        </w:tc>
        <w:tc>
          <w:tcPr>
            <w:tcW w:w="992" w:type="dxa"/>
            <w:shd w:val="clear" w:color="auto" w:fill="BFBFBF" w:themeFill="background1" w:themeFillShade="BF"/>
          </w:tcPr>
          <w:p w14:paraId="61516506" w14:textId="77777777" w:rsidR="006B605E" w:rsidRPr="00A722CA" w:rsidRDefault="006B605E" w:rsidP="00881F98">
            <w:pPr>
              <w:rPr>
                <w:rFonts w:cs="Arial"/>
                <w:b/>
              </w:rPr>
            </w:pPr>
            <w:r w:rsidRPr="00A722CA">
              <w:rPr>
                <w:rFonts w:cs="Arial"/>
                <w:b/>
              </w:rPr>
              <w:t>Priority</w:t>
            </w:r>
          </w:p>
        </w:tc>
        <w:tc>
          <w:tcPr>
            <w:tcW w:w="1985" w:type="dxa"/>
            <w:shd w:val="clear" w:color="auto" w:fill="BFBFBF" w:themeFill="background1" w:themeFillShade="BF"/>
          </w:tcPr>
          <w:p w14:paraId="0A9D72F8" w14:textId="08A99397" w:rsidR="006B605E" w:rsidRPr="00A722CA" w:rsidRDefault="006D7091" w:rsidP="00881F98">
            <w:pPr>
              <w:rPr>
                <w:rFonts w:cs="Arial"/>
                <w:b/>
              </w:rPr>
            </w:pPr>
            <w:r>
              <w:rPr>
                <w:rFonts w:cs="Arial"/>
                <w:b/>
              </w:rPr>
              <w:t>Business Process Reference</w:t>
            </w:r>
          </w:p>
        </w:tc>
      </w:tr>
      <w:tr w:rsidR="006B605E" w:rsidRPr="00A722CA" w14:paraId="54BBA5C0" w14:textId="77777777" w:rsidTr="00881F98">
        <w:tc>
          <w:tcPr>
            <w:tcW w:w="1271" w:type="dxa"/>
          </w:tcPr>
          <w:p w14:paraId="06C4BBF6" w14:textId="00C355A7" w:rsidR="006B605E" w:rsidRPr="00A722CA" w:rsidRDefault="00854A0D" w:rsidP="00881F98">
            <w:pPr>
              <w:rPr>
                <w:rFonts w:cs="Arial"/>
              </w:rPr>
            </w:pPr>
            <w:r w:rsidRPr="00A722CA">
              <w:rPr>
                <w:rFonts w:cs="Arial"/>
              </w:rPr>
              <w:t>PGM</w:t>
            </w:r>
            <w:r w:rsidR="006B605E" w:rsidRPr="00A722CA">
              <w:rPr>
                <w:rFonts w:cs="Arial"/>
              </w:rPr>
              <w:t xml:space="preserve"> </w:t>
            </w:r>
            <w:ins w:id="99" w:author="Rishi Choudhary" w:date="2021-01-16T19:56:00Z">
              <w:r w:rsidR="00F92C91">
                <w:rPr>
                  <w:rFonts w:cs="Arial"/>
                </w:rPr>
                <w:t>1</w:t>
              </w:r>
            </w:ins>
            <w:del w:id="100" w:author="Rishi Choudhary" w:date="2021-01-16T19:56:00Z">
              <w:r w:rsidR="002211A4" w:rsidRPr="00A722CA" w:rsidDel="00F92C91">
                <w:rPr>
                  <w:rFonts w:cs="Arial"/>
                </w:rPr>
                <w:fldChar w:fldCharType="begin"/>
              </w:r>
              <w:r w:rsidR="002211A4" w:rsidRPr="00A722CA" w:rsidDel="00F92C91">
                <w:rPr>
                  <w:rFonts w:cs="Arial"/>
                </w:rPr>
                <w:delInstrText xml:space="preserve"> SEQ  RBAC \* MERGEFORMAT </w:delInstrText>
              </w:r>
              <w:r w:rsidR="002211A4" w:rsidRPr="00A722CA" w:rsidDel="00F92C91">
                <w:rPr>
                  <w:rFonts w:cs="Arial"/>
                </w:rPr>
                <w:fldChar w:fldCharType="separate"/>
              </w:r>
              <w:r w:rsidR="00465B0B" w:rsidDel="00F92C91">
                <w:rPr>
                  <w:rFonts w:cs="Arial"/>
                  <w:noProof/>
                </w:rPr>
                <w:delText>9</w:delText>
              </w:r>
              <w:r w:rsidR="002211A4" w:rsidRPr="00A722CA" w:rsidDel="00F92C91">
                <w:rPr>
                  <w:rFonts w:cs="Arial"/>
                  <w:noProof/>
                </w:rPr>
                <w:fldChar w:fldCharType="end"/>
              </w:r>
            </w:del>
          </w:p>
        </w:tc>
        <w:tc>
          <w:tcPr>
            <w:tcW w:w="5103" w:type="dxa"/>
          </w:tcPr>
          <w:p w14:paraId="446B7DF8" w14:textId="087B9913" w:rsidR="006B605E" w:rsidRPr="00A722CA" w:rsidRDefault="005D0635" w:rsidP="00881F98">
            <w:pPr>
              <w:rPr>
                <w:rFonts w:cs="Arial"/>
              </w:rPr>
            </w:pPr>
            <w:r w:rsidRPr="00A722CA">
              <w:rPr>
                <w:rFonts w:cs="Arial"/>
              </w:rPr>
              <w:t>In order to make the Candidate Application Process for CBT truly ‘online’, the System needs to accept the CBT Fee online, without any direct requirement to collect fee at counter.</w:t>
            </w:r>
          </w:p>
        </w:tc>
        <w:tc>
          <w:tcPr>
            <w:tcW w:w="992" w:type="dxa"/>
          </w:tcPr>
          <w:p w14:paraId="6ACC765F" w14:textId="0621BEED" w:rsidR="006B605E" w:rsidRPr="00A722CA" w:rsidRDefault="005779F2" w:rsidP="00881F98">
            <w:pPr>
              <w:rPr>
                <w:rFonts w:cs="Arial"/>
              </w:rPr>
            </w:pPr>
            <w:r>
              <w:rPr>
                <w:rFonts w:cs="Arial"/>
              </w:rPr>
              <w:t>1</w:t>
            </w:r>
          </w:p>
        </w:tc>
        <w:tc>
          <w:tcPr>
            <w:tcW w:w="1985" w:type="dxa"/>
          </w:tcPr>
          <w:p w14:paraId="40E60E34" w14:textId="5E88DAC7" w:rsidR="006B605E" w:rsidRPr="00A722CA" w:rsidRDefault="006D7091" w:rsidP="006D7091">
            <w:pPr>
              <w:rPr>
                <w:rFonts w:cs="Arial"/>
              </w:rPr>
            </w:pPr>
            <w:r>
              <w:rPr>
                <w:rFonts w:cs="Arial"/>
              </w:rPr>
              <w:t>TDP</w:t>
            </w:r>
          </w:p>
        </w:tc>
      </w:tr>
      <w:tr w:rsidR="005D0635" w:rsidRPr="00A722CA" w14:paraId="26B706DB" w14:textId="77777777" w:rsidTr="00881F98">
        <w:tc>
          <w:tcPr>
            <w:tcW w:w="1271" w:type="dxa"/>
          </w:tcPr>
          <w:p w14:paraId="6E4BFC15" w14:textId="3617E3F1" w:rsidR="005D0635" w:rsidRPr="00A722CA" w:rsidRDefault="005D0635" w:rsidP="00881F98">
            <w:pPr>
              <w:rPr>
                <w:rFonts w:cs="Arial"/>
              </w:rPr>
            </w:pPr>
            <w:r w:rsidRPr="00A722CA">
              <w:rPr>
                <w:rFonts w:cs="Arial"/>
              </w:rPr>
              <w:t>PGM 2</w:t>
            </w:r>
          </w:p>
        </w:tc>
        <w:tc>
          <w:tcPr>
            <w:tcW w:w="5103" w:type="dxa"/>
          </w:tcPr>
          <w:p w14:paraId="74129A4D" w14:textId="0A83420D" w:rsidR="005D0635" w:rsidRPr="00A722CA" w:rsidRDefault="005D0635" w:rsidP="00881F98">
            <w:pPr>
              <w:rPr>
                <w:rFonts w:cs="Arial"/>
              </w:rPr>
            </w:pPr>
            <w:r w:rsidRPr="00A722CA">
              <w:rPr>
                <w:rFonts w:cs="Arial"/>
              </w:rPr>
              <w:t>To facilitate ‘online’ fee collection, the candidates should be able to make payments using standard means like Credit Card, Debit Card, Direct debit from their accounts in popular banks</w:t>
            </w:r>
            <w:r w:rsidR="000A22E1" w:rsidRPr="00A722CA">
              <w:rPr>
                <w:rFonts w:cs="Arial"/>
              </w:rPr>
              <w:t>, popular Wallets</w:t>
            </w:r>
            <w:r w:rsidR="00126C52" w:rsidRPr="00A722CA">
              <w:rPr>
                <w:rFonts w:cs="Arial"/>
              </w:rPr>
              <w:t xml:space="preserve"> and</w:t>
            </w:r>
            <w:r w:rsidRPr="00A722CA">
              <w:rPr>
                <w:rFonts w:cs="Arial"/>
              </w:rPr>
              <w:t xml:space="preserve"> Universal Payment Interface (UPI)</w:t>
            </w:r>
            <w:r w:rsidR="006A15C5" w:rsidRPr="00A722CA">
              <w:rPr>
                <w:rFonts w:cs="Arial"/>
              </w:rPr>
              <w:t>.</w:t>
            </w:r>
          </w:p>
        </w:tc>
        <w:tc>
          <w:tcPr>
            <w:tcW w:w="992" w:type="dxa"/>
          </w:tcPr>
          <w:p w14:paraId="08B672BD" w14:textId="57A6382D" w:rsidR="005D0635" w:rsidRPr="00A722CA" w:rsidRDefault="005779F2" w:rsidP="00881F98">
            <w:pPr>
              <w:rPr>
                <w:rFonts w:cs="Arial"/>
              </w:rPr>
            </w:pPr>
            <w:r>
              <w:rPr>
                <w:rFonts w:cs="Arial"/>
              </w:rPr>
              <w:t>1</w:t>
            </w:r>
          </w:p>
        </w:tc>
        <w:tc>
          <w:tcPr>
            <w:tcW w:w="1985" w:type="dxa"/>
          </w:tcPr>
          <w:p w14:paraId="5A5C6C63" w14:textId="433DE853" w:rsidR="005D0635" w:rsidRPr="00A722CA" w:rsidRDefault="006D7091" w:rsidP="00881F98">
            <w:pPr>
              <w:rPr>
                <w:rFonts w:cs="Arial"/>
              </w:rPr>
            </w:pPr>
            <w:r>
              <w:rPr>
                <w:rFonts w:cs="Arial"/>
              </w:rPr>
              <w:t>TDP</w:t>
            </w:r>
          </w:p>
        </w:tc>
      </w:tr>
      <w:tr w:rsidR="005D0635" w:rsidRPr="00A722CA" w14:paraId="179C281E" w14:textId="77777777" w:rsidTr="00881F98">
        <w:tc>
          <w:tcPr>
            <w:tcW w:w="1271" w:type="dxa"/>
          </w:tcPr>
          <w:p w14:paraId="54A08D3F" w14:textId="28608DCB" w:rsidR="005D0635" w:rsidRPr="00A722CA" w:rsidRDefault="005D0635" w:rsidP="00881F98">
            <w:pPr>
              <w:rPr>
                <w:rFonts w:cs="Arial"/>
              </w:rPr>
            </w:pPr>
            <w:r w:rsidRPr="00A722CA">
              <w:rPr>
                <w:rFonts w:cs="Arial"/>
              </w:rPr>
              <w:t>PGM 3</w:t>
            </w:r>
          </w:p>
        </w:tc>
        <w:tc>
          <w:tcPr>
            <w:tcW w:w="5103" w:type="dxa"/>
          </w:tcPr>
          <w:p w14:paraId="2E579F00" w14:textId="50EA8DBE" w:rsidR="005D0635" w:rsidRPr="00A722CA" w:rsidRDefault="00B41277" w:rsidP="00881F98">
            <w:pPr>
              <w:rPr>
                <w:rFonts w:cs="Arial"/>
              </w:rPr>
            </w:pPr>
            <w:r w:rsidRPr="00A722CA">
              <w:rPr>
                <w:rFonts w:cs="Arial"/>
              </w:rPr>
              <w:t>There are standard third-party services called ‘Payment Gateway’ to achieve this.</w:t>
            </w:r>
            <w:r w:rsidR="006A15C5" w:rsidRPr="00A722CA">
              <w:rPr>
                <w:rFonts w:cs="Arial"/>
              </w:rPr>
              <w:t xml:space="preserve"> These provide interfaces with the above required methods of accepting payment so that the System need not interface with all the providers separately.</w:t>
            </w:r>
          </w:p>
        </w:tc>
        <w:tc>
          <w:tcPr>
            <w:tcW w:w="992" w:type="dxa"/>
          </w:tcPr>
          <w:p w14:paraId="727B992A" w14:textId="1EC60B63" w:rsidR="005D0635" w:rsidRPr="00A722CA" w:rsidRDefault="005779F2" w:rsidP="00881F98">
            <w:pPr>
              <w:rPr>
                <w:rFonts w:cs="Arial"/>
              </w:rPr>
            </w:pPr>
            <w:r>
              <w:rPr>
                <w:rFonts w:cs="Arial"/>
              </w:rPr>
              <w:t>1</w:t>
            </w:r>
          </w:p>
        </w:tc>
        <w:tc>
          <w:tcPr>
            <w:tcW w:w="1985" w:type="dxa"/>
          </w:tcPr>
          <w:p w14:paraId="0AAFDC1E" w14:textId="39067E70" w:rsidR="005D0635" w:rsidRPr="00A722CA" w:rsidRDefault="006D7091" w:rsidP="00881F98">
            <w:pPr>
              <w:rPr>
                <w:rFonts w:cs="Arial"/>
              </w:rPr>
            </w:pPr>
            <w:r>
              <w:rPr>
                <w:rFonts w:cs="Arial"/>
              </w:rPr>
              <w:t>TDP</w:t>
            </w:r>
          </w:p>
        </w:tc>
      </w:tr>
      <w:tr w:rsidR="00A175B6" w:rsidRPr="00A722CA" w14:paraId="2DDAA129" w14:textId="77777777" w:rsidTr="00881F98">
        <w:tc>
          <w:tcPr>
            <w:tcW w:w="1271" w:type="dxa"/>
          </w:tcPr>
          <w:p w14:paraId="386997BE" w14:textId="3753F19E" w:rsidR="00A175B6" w:rsidRPr="00A722CA" w:rsidRDefault="00A175B6" w:rsidP="00881F98">
            <w:pPr>
              <w:rPr>
                <w:rFonts w:cs="Arial"/>
              </w:rPr>
            </w:pPr>
            <w:r w:rsidRPr="00A722CA">
              <w:rPr>
                <w:rFonts w:cs="Arial"/>
              </w:rPr>
              <w:t>PGM 4</w:t>
            </w:r>
          </w:p>
        </w:tc>
        <w:tc>
          <w:tcPr>
            <w:tcW w:w="5103" w:type="dxa"/>
          </w:tcPr>
          <w:p w14:paraId="45EF1942" w14:textId="1E4DD510" w:rsidR="00A175B6" w:rsidRPr="00A722CA" w:rsidRDefault="00A175B6" w:rsidP="00881F98">
            <w:pPr>
              <w:rPr>
                <w:rFonts w:cs="Arial"/>
              </w:rPr>
            </w:pPr>
            <w:r w:rsidRPr="00A722CA">
              <w:rPr>
                <w:rFonts w:cs="Arial"/>
              </w:rPr>
              <w:t>At commission time, the System shall have working integrations with few popular Payment Gateways</w:t>
            </w:r>
            <w:r w:rsidR="006A15C5" w:rsidRPr="00A722CA">
              <w:rPr>
                <w:rFonts w:cs="Arial"/>
              </w:rPr>
              <w:t xml:space="preserve"> like Bill Desk, Razor Pay </w:t>
            </w:r>
            <w:r w:rsidR="006A15C5" w:rsidRPr="00A722CA">
              <w:rPr>
                <w:rFonts w:cs="Arial"/>
                <w:highlight w:val="yellow"/>
              </w:rPr>
              <w:t xml:space="preserve">and SBI </w:t>
            </w:r>
            <w:r w:rsidR="00F32BBE" w:rsidRPr="00F73924">
              <w:rPr>
                <w:rFonts w:cs="Arial"/>
                <w:highlight w:val="yellow"/>
              </w:rPr>
              <w:t>Collect</w:t>
            </w:r>
            <w:r w:rsidR="00F32BBE" w:rsidRPr="00A722CA">
              <w:rPr>
                <w:rFonts w:cs="Arial"/>
              </w:rPr>
              <w:t xml:space="preserve"> </w:t>
            </w:r>
            <w:r w:rsidR="006A15C5" w:rsidRPr="00A722CA">
              <w:rPr>
                <w:rFonts w:cs="Arial"/>
              </w:rPr>
              <w:t xml:space="preserve">(for realizing </w:t>
            </w:r>
            <w:r w:rsidR="00646240" w:rsidRPr="00A722CA">
              <w:rPr>
                <w:rFonts w:cs="Arial"/>
              </w:rPr>
              <w:t>Challan</w:t>
            </w:r>
            <w:r w:rsidR="006A15C5" w:rsidRPr="00A722CA">
              <w:rPr>
                <w:rFonts w:cs="Arial"/>
              </w:rPr>
              <w:t xml:space="preserve"> payments)</w:t>
            </w:r>
          </w:p>
        </w:tc>
        <w:tc>
          <w:tcPr>
            <w:tcW w:w="992" w:type="dxa"/>
          </w:tcPr>
          <w:p w14:paraId="00A8CC87" w14:textId="78762624" w:rsidR="00A175B6" w:rsidRPr="00A722CA" w:rsidRDefault="005779F2" w:rsidP="00881F98">
            <w:pPr>
              <w:rPr>
                <w:rFonts w:cs="Arial"/>
              </w:rPr>
            </w:pPr>
            <w:r>
              <w:rPr>
                <w:rFonts w:cs="Arial"/>
              </w:rPr>
              <w:t>1</w:t>
            </w:r>
          </w:p>
        </w:tc>
        <w:tc>
          <w:tcPr>
            <w:tcW w:w="1985" w:type="dxa"/>
          </w:tcPr>
          <w:p w14:paraId="66BAF875" w14:textId="492D50B3" w:rsidR="00A175B6" w:rsidRPr="00A722CA" w:rsidRDefault="006D7091" w:rsidP="00881F98">
            <w:pPr>
              <w:rPr>
                <w:rFonts w:cs="Arial"/>
              </w:rPr>
            </w:pPr>
            <w:r>
              <w:rPr>
                <w:rFonts w:cs="Arial"/>
              </w:rPr>
              <w:t>TDP</w:t>
            </w:r>
          </w:p>
        </w:tc>
      </w:tr>
      <w:tr w:rsidR="00F91570" w:rsidRPr="00A722CA" w14:paraId="450427D8" w14:textId="77777777" w:rsidTr="00881F98">
        <w:tc>
          <w:tcPr>
            <w:tcW w:w="1271" w:type="dxa"/>
          </w:tcPr>
          <w:p w14:paraId="0023C70B" w14:textId="653AF15F" w:rsidR="00F91570" w:rsidRPr="00A722CA" w:rsidRDefault="00F91570" w:rsidP="00881F98">
            <w:pPr>
              <w:rPr>
                <w:rFonts w:cs="Arial"/>
              </w:rPr>
            </w:pPr>
            <w:r w:rsidRPr="00A722CA">
              <w:rPr>
                <w:rFonts w:cs="Arial"/>
              </w:rPr>
              <w:t>PGM 5</w:t>
            </w:r>
          </w:p>
        </w:tc>
        <w:tc>
          <w:tcPr>
            <w:tcW w:w="5103" w:type="dxa"/>
          </w:tcPr>
          <w:p w14:paraId="77979542" w14:textId="5042D376" w:rsidR="000A22E1" w:rsidRPr="00A722CA" w:rsidRDefault="00853372" w:rsidP="00853372">
            <w:pPr>
              <w:rPr>
                <w:rFonts w:cs="Arial"/>
              </w:rPr>
            </w:pPr>
            <w:r w:rsidRPr="00A722CA">
              <w:rPr>
                <w:rFonts w:cs="Arial"/>
              </w:rPr>
              <w:t>Upon on-boarding of a new Customer, EDUTEST shall take input from them about their preferred Payment Gateway (PG).</w:t>
            </w:r>
          </w:p>
        </w:tc>
        <w:tc>
          <w:tcPr>
            <w:tcW w:w="992" w:type="dxa"/>
          </w:tcPr>
          <w:p w14:paraId="0D4601E3" w14:textId="71EC1990" w:rsidR="00F91570" w:rsidRPr="00A722CA" w:rsidRDefault="005779F2" w:rsidP="00881F98">
            <w:pPr>
              <w:rPr>
                <w:rFonts w:cs="Arial"/>
              </w:rPr>
            </w:pPr>
            <w:r>
              <w:rPr>
                <w:rFonts w:cs="Arial"/>
              </w:rPr>
              <w:t>1</w:t>
            </w:r>
          </w:p>
        </w:tc>
        <w:tc>
          <w:tcPr>
            <w:tcW w:w="1985" w:type="dxa"/>
          </w:tcPr>
          <w:p w14:paraId="51C31B89" w14:textId="6A7DBDD7" w:rsidR="00F91570" w:rsidRPr="00A722CA" w:rsidRDefault="006D7091" w:rsidP="00881F98">
            <w:pPr>
              <w:rPr>
                <w:rFonts w:cs="Arial"/>
              </w:rPr>
            </w:pPr>
            <w:r>
              <w:rPr>
                <w:rFonts w:cs="Arial"/>
              </w:rPr>
              <w:t>TDP</w:t>
            </w:r>
          </w:p>
        </w:tc>
      </w:tr>
      <w:tr w:rsidR="007C1737" w:rsidRPr="00A722CA" w14:paraId="1C673DE8" w14:textId="77777777" w:rsidTr="00881F98">
        <w:tc>
          <w:tcPr>
            <w:tcW w:w="1271" w:type="dxa"/>
          </w:tcPr>
          <w:p w14:paraId="666BE23B" w14:textId="117025DA" w:rsidR="007C1737" w:rsidRPr="00A722CA" w:rsidRDefault="007C1737" w:rsidP="00881F98">
            <w:pPr>
              <w:rPr>
                <w:rFonts w:cs="Arial"/>
              </w:rPr>
            </w:pPr>
            <w:r w:rsidRPr="00A722CA">
              <w:rPr>
                <w:rFonts w:cs="Arial"/>
              </w:rPr>
              <w:t>PGM 6</w:t>
            </w:r>
          </w:p>
        </w:tc>
        <w:tc>
          <w:tcPr>
            <w:tcW w:w="5103" w:type="dxa"/>
          </w:tcPr>
          <w:p w14:paraId="53D2CEF1" w14:textId="7DDA59D1" w:rsidR="007C1737" w:rsidRPr="00A722CA" w:rsidRDefault="007C1737" w:rsidP="00881F98">
            <w:pPr>
              <w:rPr>
                <w:rFonts w:cs="Arial"/>
              </w:rPr>
            </w:pPr>
            <w:r w:rsidRPr="00A722CA">
              <w:rPr>
                <w:rFonts w:cs="Arial"/>
              </w:rPr>
              <w:t xml:space="preserve">Upon creation of a new CBT for a Customer, </w:t>
            </w:r>
            <w:r w:rsidR="007B47FC" w:rsidRPr="00A722CA">
              <w:rPr>
                <w:rFonts w:cs="Arial"/>
              </w:rPr>
              <w:t>EDUTEST shall</w:t>
            </w:r>
            <w:r w:rsidRPr="00A722CA">
              <w:rPr>
                <w:rFonts w:cs="Arial"/>
              </w:rPr>
              <w:t xml:space="preserve"> enable one or more pre-configured PGs from above step and make them available to candidates at the time of making payment during Application process.</w:t>
            </w:r>
          </w:p>
        </w:tc>
        <w:tc>
          <w:tcPr>
            <w:tcW w:w="992" w:type="dxa"/>
          </w:tcPr>
          <w:p w14:paraId="5959E7C3" w14:textId="099DA8C5" w:rsidR="007C1737" w:rsidRPr="00A722CA" w:rsidRDefault="005779F2" w:rsidP="00881F98">
            <w:pPr>
              <w:rPr>
                <w:rFonts w:cs="Arial"/>
              </w:rPr>
            </w:pPr>
            <w:r>
              <w:rPr>
                <w:rFonts w:cs="Arial"/>
              </w:rPr>
              <w:t>1</w:t>
            </w:r>
          </w:p>
        </w:tc>
        <w:tc>
          <w:tcPr>
            <w:tcW w:w="1985" w:type="dxa"/>
          </w:tcPr>
          <w:p w14:paraId="691D197A" w14:textId="74E8C0A3" w:rsidR="007C1737" w:rsidRPr="00A722CA" w:rsidRDefault="006D7091" w:rsidP="00881F98">
            <w:pPr>
              <w:rPr>
                <w:rFonts w:cs="Arial"/>
              </w:rPr>
            </w:pPr>
            <w:r>
              <w:rPr>
                <w:rFonts w:cs="Arial"/>
              </w:rPr>
              <w:t>TDP</w:t>
            </w:r>
          </w:p>
        </w:tc>
      </w:tr>
      <w:tr w:rsidR="005119C3" w:rsidRPr="00A722CA" w14:paraId="47128895" w14:textId="77777777" w:rsidTr="00881F98">
        <w:tc>
          <w:tcPr>
            <w:tcW w:w="1271" w:type="dxa"/>
          </w:tcPr>
          <w:p w14:paraId="781FA083" w14:textId="55479F16" w:rsidR="005119C3" w:rsidRPr="00A722CA" w:rsidRDefault="005119C3" w:rsidP="00881F98">
            <w:pPr>
              <w:rPr>
                <w:rFonts w:cs="Arial"/>
              </w:rPr>
            </w:pPr>
            <w:r w:rsidRPr="00A722CA">
              <w:rPr>
                <w:rFonts w:cs="Arial"/>
              </w:rPr>
              <w:t>PGM 7</w:t>
            </w:r>
          </w:p>
        </w:tc>
        <w:tc>
          <w:tcPr>
            <w:tcW w:w="5103" w:type="dxa"/>
          </w:tcPr>
          <w:p w14:paraId="705DC05E" w14:textId="71DE9FEF" w:rsidR="005119C3" w:rsidRPr="00A722CA" w:rsidRDefault="005119C3" w:rsidP="00881F98">
            <w:pPr>
              <w:rPr>
                <w:rFonts w:cs="Arial"/>
              </w:rPr>
            </w:pPr>
            <w:r w:rsidRPr="00A722CA">
              <w:rPr>
                <w:rFonts w:cs="Arial"/>
              </w:rPr>
              <w:t>The System shall provide a means to upload payment status input from banks / payment gateways and reconcile the same against payments recorded within the System.</w:t>
            </w:r>
          </w:p>
        </w:tc>
        <w:tc>
          <w:tcPr>
            <w:tcW w:w="992" w:type="dxa"/>
          </w:tcPr>
          <w:p w14:paraId="57A9BCE0" w14:textId="67C7F30A" w:rsidR="005119C3" w:rsidRPr="00A722CA" w:rsidRDefault="005779F2" w:rsidP="00881F98">
            <w:pPr>
              <w:rPr>
                <w:rFonts w:cs="Arial"/>
              </w:rPr>
            </w:pPr>
            <w:r>
              <w:rPr>
                <w:rFonts w:cs="Arial"/>
              </w:rPr>
              <w:t>3</w:t>
            </w:r>
          </w:p>
        </w:tc>
        <w:tc>
          <w:tcPr>
            <w:tcW w:w="1985" w:type="dxa"/>
          </w:tcPr>
          <w:p w14:paraId="25BFB86A" w14:textId="20331DC2" w:rsidR="005119C3" w:rsidRPr="00A722CA" w:rsidRDefault="006D7091" w:rsidP="00881F98">
            <w:pPr>
              <w:rPr>
                <w:rFonts w:cs="Arial"/>
              </w:rPr>
            </w:pPr>
            <w:r>
              <w:rPr>
                <w:rFonts w:cs="Arial"/>
              </w:rPr>
              <w:t>TDP</w:t>
            </w:r>
          </w:p>
        </w:tc>
      </w:tr>
      <w:tr w:rsidR="005119C3" w:rsidRPr="00A722CA" w14:paraId="11DEE347" w14:textId="77777777" w:rsidTr="00881F98">
        <w:tc>
          <w:tcPr>
            <w:tcW w:w="1271" w:type="dxa"/>
          </w:tcPr>
          <w:p w14:paraId="36482AA9" w14:textId="50B02936" w:rsidR="005119C3" w:rsidRPr="00A722CA" w:rsidRDefault="005119C3" w:rsidP="00881F98">
            <w:pPr>
              <w:rPr>
                <w:rFonts w:cs="Arial"/>
              </w:rPr>
            </w:pPr>
            <w:r w:rsidRPr="00A722CA">
              <w:rPr>
                <w:rFonts w:cs="Arial"/>
              </w:rPr>
              <w:t>PGM 8</w:t>
            </w:r>
          </w:p>
        </w:tc>
        <w:tc>
          <w:tcPr>
            <w:tcW w:w="5103" w:type="dxa"/>
          </w:tcPr>
          <w:p w14:paraId="099961C0" w14:textId="43955D38" w:rsidR="005119C3" w:rsidRPr="00A722CA" w:rsidRDefault="005119C3" w:rsidP="00881F98">
            <w:pPr>
              <w:rPr>
                <w:rFonts w:cs="Arial"/>
              </w:rPr>
            </w:pPr>
            <w:r w:rsidRPr="00A722CA">
              <w:rPr>
                <w:rFonts w:cs="Arial"/>
              </w:rPr>
              <w:t xml:space="preserve">Transaction Logs shall be maintained for all payments made through the payment gateways </w:t>
            </w:r>
            <w:r w:rsidRPr="00A722CA">
              <w:rPr>
                <w:rFonts w:cs="Arial"/>
              </w:rPr>
              <w:lastRenderedPageBreak/>
              <w:t>so as to enable manual reconciliation and tracing of disputed payments.</w:t>
            </w:r>
          </w:p>
        </w:tc>
        <w:tc>
          <w:tcPr>
            <w:tcW w:w="992" w:type="dxa"/>
          </w:tcPr>
          <w:p w14:paraId="5C47B9BF" w14:textId="7CC3C45A" w:rsidR="005119C3" w:rsidRPr="00A722CA" w:rsidRDefault="005779F2" w:rsidP="00881F98">
            <w:pPr>
              <w:rPr>
                <w:rFonts w:cs="Arial"/>
              </w:rPr>
            </w:pPr>
            <w:r>
              <w:rPr>
                <w:rFonts w:cs="Arial"/>
              </w:rPr>
              <w:lastRenderedPageBreak/>
              <w:t>1</w:t>
            </w:r>
          </w:p>
        </w:tc>
        <w:tc>
          <w:tcPr>
            <w:tcW w:w="1985" w:type="dxa"/>
          </w:tcPr>
          <w:p w14:paraId="46ADBAAA" w14:textId="64096EB8" w:rsidR="005119C3" w:rsidRPr="00A722CA" w:rsidRDefault="006D7091" w:rsidP="00881F98">
            <w:pPr>
              <w:rPr>
                <w:rFonts w:cs="Arial"/>
              </w:rPr>
            </w:pPr>
            <w:r>
              <w:rPr>
                <w:rFonts w:cs="Arial"/>
              </w:rPr>
              <w:t>TDP</w:t>
            </w:r>
          </w:p>
        </w:tc>
      </w:tr>
    </w:tbl>
    <w:p w14:paraId="67D8A026" w14:textId="77777777" w:rsidR="00BA7B8A" w:rsidRPr="00A722CA" w:rsidRDefault="00BA7B8A" w:rsidP="00BA7B8A">
      <w:pPr>
        <w:tabs>
          <w:tab w:val="left" w:pos="2686"/>
        </w:tabs>
        <w:rPr>
          <w:rFonts w:cs="Arial"/>
        </w:rPr>
      </w:pPr>
    </w:p>
    <w:p w14:paraId="7C84D35A" w14:textId="77777777" w:rsidR="00BA7B8A" w:rsidRPr="00A722CA" w:rsidRDefault="00BA7B8A" w:rsidP="00BA7B8A">
      <w:pPr>
        <w:pStyle w:val="Heading2"/>
        <w:rPr>
          <w:rFonts w:cs="Arial"/>
        </w:rPr>
      </w:pPr>
      <w:bookmarkStart w:id="101" w:name="_Toc19801097"/>
      <w:bookmarkStart w:id="102" w:name="_Toc20317952"/>
      <w:r w:rsidRPr="00A722CA">
        <w:rPr>
          <w:rFonts w:cs="Arial"/>
        </w:rPr>
        <w:t>Customer Management (CUM)</w:t>
      </w:r>
      <w:bookmarkEnd w:id="101"/>
      <w:bookmarkEnd w:id="102"/>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BA7B8A" w:rsidRPr="00A722CA" w14:paraId="05188D40" w14:textId="77777777" w:rsidTr="00881F98">
        <w:tc>
          <w:tcPr>
            <w:tcW w:w="1271" w:type="dxa"/>
            <w:shd w:val="clear" w:color="auto" w:fill="BFBFBF" w:themeFill="background1" w:themeFillShade="BF"/>
          </w:tcPr>
          <w:p w14:paraId="0EAD2613" w14:textId="77777777" w:rsidR="00BA7B8A" w:rsidRPr="00A722CA" w:rsidRDefault="00BA7B8A" w:rsidP="00881F98">
            <w:pPr>
              <w:rPr>
                <w:rFonts w:cs="Arial"/>
                <w:b/>
              </w:rPr>
            </w:pPr>
            <w:r w:rsidRPr="00A722CA">
              <w:rPr>
                <w:rFonts w:cs="Arial"/>
                <w:b/>
              </w:rPr>
              <w:t>ID</w:t>
            </w:r>
          </w:p>
        </w:tc>
        <w:tc>
          <w:tcPr>
            <w:tcW w:w="5103" w:type="dxa"/>
            <w:shd w:val="clear" w:color="auto" w:fill="BFBFBF" w:themeFill="background1" w:themeFillShade="BF"/>
          </w:tcPr>
          <w:p w14:paraId="239A5C7A" w14:textId="77777777" w:rsidR="00BA7B8A" w:rsidRPr="00A722CA" w:rsidRDefault="00BA7B8A" w:rsidP="00881F98">
            <w:pPr>
              <w:rPr>
                <w:rFonts w:cs="Arial"/>
                <w:b/>
              </w:rPr>
            </w:pPr>
            <w:r w:rsidRPr="00A722CA">
              <w:rPr>
                <w:rFonts w:cs="Arial"/>
                <w:b/>
              </w:rPr>
              <w:t>Requirement</w:t>
            </w:r>
          </w:p>
        </w:tc>
        <w:tc>
          <w:tcPr>
            <w:tcW w:w="992" w:type="dxa"/>
            <w:shd w:val="clear" w:color="auto" w:fill="BFBFBF" w:themeFill="background1" w:themeFillShade="BF"/>
          </w:tcPr>
          <w:p w14:paraId="73DA8949" w14:textId="77777777" w:rsidR="00BA7B8A" w:rsidRPr="00A722CA" w:rsidRDefault="00BA7B8A" w:rsidP="00881F98">
            <w:pPr>
              <w:rPr>
                <w:rFonts w:cs="Arial"/>
                <w:b/>
              </w:rPr>
            </w:pPr>
            <w:r w:rsidRPr="00A722CA">
              <w:rPr>
                <w:rFonts w:cs="Arial"/>
                <w:b/>
              </w:rPr>
              <w:t>Priority</w:t>
            </w:r>
          </w:p>
        </w:tc>
        <w:tc>
          <w:tcPr>
            <w:tcW w:w="1985" w:type="dxa"/>
            <w:shd w:val="clear" w:color="auto" w:fill="BFBFBF" w:themeFill="background1" w:themeFillShade="BF"/>
          </w:tcPr>
          <w:p w14:paraId="21D1B4FA" w14:textId="62CF39E3" w:rsidR="00BA7B8A" w:rsidRPr="00A722CA" w:rsidRDefault="006D7091" w:rsidP="00881F98">
            <w:pPr>
              <w:rPr>
                <w:rFonts w:cs="Arial"/>
                <w:b/>
              </w:rPr>
            </w:pPr>
            <w:r>
              <w:rPr>
                <w:rFonts w:cs="Arial"/>
                <w:b/>
              </w:rPr>
              <w:t>Business Process Reference</w:t>
            </w:r>
          </w:p>
        </w:tc>
      </w:tr>
      <w:tr w:rsidR="00BA7B8A" w:rsidRPr="00A722CA" w14:paraId="2BA7D8AD" w14:textId="77777777" w:rsidTr="00881F98">
        <w:tc>
          <w:tcPr>
            <w:tcW w:w="1271" w:type="dxa"/>
          </w:tcPr>
          <w:p w14:paraId="19EF8D18" w14:textId="7188822F" w:rsidR="00BA7B8A" w:rsidRPr="00A722CA" w:rsidRDefault="009F3EB5" w:rsidP="00881F98">
            <w:pPr>
              <w:rPr>
                <w:rFonts w:cs="Arial"/>
              </w:rPr>
            </w:pPr>
            <w:r w:rsidRPr="00A722CA">
              <w:rPr>
                <w:rFonts w:cs="Arial"/>
              </w:rPr>
              <w:t>CUM</w:t>
            </w:r>
            <w:r w:rsidR="00BA7B8A" w:rsidRPr="00A722CA">
              <w:rPr>
                <w:rFonts w:cs="Arial"/>
              </w:rPr>
              <w:t xml:space="preserve"> </w:t>
            </w:r>
            <w:r w:rsidR="002211A4" w:rsidRPr="00A722CA">
              <w:rPr>
                <w:rFonts w:cs="Arial"/>
              </w:rPr>
              <w:fldChar w:fldCharType="begin"/>
            </w:r>
            <w:r w:rsidR="002211A4" w:rsidRPr="00A722CA">
              <w:rPr>
                <w:rFonts w:cs="Arial"/>
              </w:rPr>
              <w:instrText xml:space="preserve"> SEQ  RBAC \* MERGEFORMAT </w:instrText>
            </w:r>
            <w:r w:rsidR="002211A4" w:rsidRPr="00A722CA">
              <w:rPr>
                <w:rFonts w:cs="Arial"/>
              </w:rPr>
              <w:fldChar w:fldCharType="separate"/>
            </w:r>
            <w:r w:rsidR="00465B0B">
              <w:rPr>
                <w:rFonts w:cs="Arial"/>
                <w:noProof/>
              </w:rPr>
              <w:t>1</w:t>
            </w:r>
            <w:del w:id="103" w:author="Rishi Choudhary" w:date="2021-01-16T17:56:00Z">
              <w:r w:rsidR="00465B0B" w:rsidDel="0062188C">
                <w:rPr>
                  <w:rFonts w:cs="Arial"/>
                  <w:noProof/>
                </w:rPr>
                <w:delText>0</w:delText>
              </w:r>
            </w:del>
            <w:r w:rsidR="002211A4" w:rsidRPr="00A722CA">
              <w:rPr>
                <w:rFonts w:cs="Arial"/>
                <w:noProof/>
              </w:rPr>
              <w:fldChar w:fldCharType="end"/>
            </w:r>
          </w:p>
        </w:tc>
        <w:tc>
          <w:tcPr>
            <w:tcW w:w="5103" w:type="dxa"/>
          </w:tcPr>
          <w:p w14:paraId="16049814" w14:textId="7ADFEDA4" w:rsidR="00BA7B8A" w:rsidRPr="00A722CA" w:rsidRDefault="000207FC" w:rsidP="00881F98">
            <w:pPr>
              <w:rPr>
                <w:rFonts w:cs="Arial"/>
              </w:rPr>
            </w:pPr>
            <w:r w:rsidRPr="00A722CA">
              <w:rPr>
                <w:rFonts w:cs="Arial"/>
              </w:rPr>
              <w:t>This component shall be used by EDUTEST Admin to add, update and remove Customers to</w:t>
            </w:r>
            <w:r w:rsidR="00F10C60" w:rsidRPr="00A722CA">
              <w:rPr>
                <w:rFonts w:cs="Arial"/>
              </w:rPr>
              <w:t>/from</w:t>
            </w:r>
            <w:r w:rsidRPr="00A722CA">
              <w:rPr>
                <w:rFonts w:cs="Arial"/>
              </w:rPr>
              <w:t xml:space="preserve"> the System</w:t>
            </w:r>
          </w:p>
        </w:tc>
        <w:tc>
          <w:tcPr>
            <w:tcW w:w="992" w:type="dxa"/>
          </w:tcPr>
          <w:p w14:paraId="494B003F" w14:textId="3D21E54D" w:rsidR="00BA7B8A" w:rsidRPr="00A722CA" w:rsidRDefault="005779F2" w:rsidP="00881F98">
            <w:pPr>
              <w:rPr>
                <w:rFonts w:cs="Arial"/>
              </w:rPr>
            </w:pPr>
            <w:r>
              <w:rPr>
                <w:rFonts w:cs="Arial"/>
              </w:rPr>
              <w:t>1</w:t>
            </w:r>
          </w:p>
        </w:tc>
        <w:tc>
          <w:tcPr>
            <w:tcW w:w="1985" w:type="dxa"/>
          </w:tcPr>
          <w:p w14:paraId="5D554794" w14:textId="42ECB1BA" w:rsidR="00BA7B8A" w:rsidRPr="00A722CA" w:rsidRDefault="006D7091" w:rsidP="00881F98">
            <w:pPr>
              <w:rPr>
                <w:rFonts w:cs="Arial"/>
              </w:rPr>
            </w:pPr>
            <w:r>
              <w:rPr>
                <w:rFonts w:cs="Arial"/>
              </w:rPr>
              <w:t>COP</w:t>
            </w:r>
          </w:p>
        </w:tc>
      </w:tr>
      <w:tr w:rsidR="000207FC" w:rsidRPr="00A722CA" w14:paraId="4ACEB919" w14:textId="77777777" w:rsidTr="00881F98">
        <w:tc>
          <w:tcPr>
            <w:tcW w:w="1271" w:type="dxa"/>
          </w:tcPr>
          <w:p w14:paraId="44DE87D4" w14:textId="35A70C30" w:rsidR="000207FC" w:rsidRPr="00A722CA" w:rsidRDefault="000207FC" w:rsidP="00881F98">
            <w:pPr>
              <w:rPr>
                <w:rFonts w:cs="Arial"/>
              </w:rPr>
            </w:pPr>
            <w:r w:rsidRPr="00A722CA">
              <w:rPr>
                <w:rFonts w:cs="Arial"/>
              </w:rPr>
              <w:t>CUM 2</w:t>
            </w:r>
          </w:p>
        </w:tc>
        <w:tc>
          <w:tcPr>
            <w:tcW w:w="5103" w:type="dxa"/>
          </w:tcPr>
          <w:p w14:paraId="5A2AF81F" w14:textId="77777777" w:rsidR="000207FC" w:rsidRPr="00A722CA" w:rsidRDefault="006637B8" w:rsidP="00881F98">
            <w:pPr>
              <w:rPr>
                <w:rFonts w:cs="Arial"/>
              </w:rPr>
            </w:pPr>
            <w:r w:rsidRPr="00A722CA">
              <w:rPr>
                <w:rFonts w:cs="Arial"/>
              </w:rPr>
              <w:t>All Customer related configuration attributes shall be input:</w:t>
            </w:r>
          </w:p>
          <w:p w14:paraId="4B07CC2F" w14:textId="77777777" w:rsidR="006637B8" w:rsidRPr="00A722CA" w:rsidRDefault="006637B8" w:rsidP="002211A4">
            <w:pPr>
              <w:pStyle w:val="ListParagraph"/>
              <w:numPr>
                <w:ilvl w:val="0"/>
                <w:numId w:val="5"/>
              </w:numPr>
              <w:rPr>
                <w:rFonts w:cs="Arial"/>
              </w:rPr>
            </w:pPr>
            <w:r w:rsidRPr="00A722CA">
              <w:rPr>
                <w:rFonts w:cs="Arial"/>
              </w:rPr>
              <w:t>Name and Description</w:t>
            </w:r>
          </w:p>
          <w:p w14:paraId="336FA214" w14:textId="77777777" w:rsidR="006637B8" w:rsidRPr="00A722CA" w:rsidRDefault="00FE33C1" w:rsidP="002211A4">
            <w:pPr>
              <w:pStyle w:val="ListParagraph"/>
              <w:numPr>
                <w:ilvl w:val="0"/>
                <w:numId w:val="5"/>
              </w:numPr>
              <w:rPr>
                <w:rFonts w:cs="Arial"/>
              </w:rPr>
            </w:pPr>
            <w:r w:rsidRPr="00A722CA">
              <w:rPr>
                <w:rFonts w:cs="Arial"/>
              </w:rPr>
              <w:t>Contact details</w:t>
            </w:r>
          </w:p>
          <w:p w14:paraId="31E50CB5" w14:textId="77777777" w:rsidR="00FE33C1" w:rsidRPr="00A722CA" w:rsidRDefault="00937553" w:rsidP="002211A4">
            <w:pPr>
              <w:pStyle w:val="ListParagraph"/>
              <w:numPr>
                <w:ilvl w:val="0"/>
                <w:numId w:val="5"/>
              </w:numPr>
              <w:rPr>
                <w:rFonts w:cs="Arial"/>
              </w:rPr>
            </w:pPr>
            <w:r w:rsidRPr="00A722CA">
              <w:rPr>
                <w:rFonts w:cs="Arial"/>
              </w:rPr>
              <w:t>Theme details and Logos</w:t>
            </w:r>
          </w:p>
          <w:p w14:paraId="280D9F97" w14:textId="2ADCF199" w:rsidR="00D74846" w:rsidRPr="00A722CA" w:rsidRDefault="00D74846" w:rsidP="002211A4">
            <w:pPr>
              <w:pStyle w:val="ListParagraph"/>
              <w:numPr>
                <w:ilvl w:val="0"/>
                <w:numId w:val="5"/>
              </w:numPr>
              <w:rPr>
                <w:rFonts w:cs="Arial"/>
              </w:rPr>
            </w:pPr>
            <w:r w:rsidRPr="00A722CA">
              <w:rPr>
                <w:rFonts w:cs="Arial"/>
                <w:highlight w:val="yellow"/>
              </w:rPr>
              <w:t>…</w:t>
            </w:r>
          </w:p>
        </w:tc>
        <w:tc>
          <w:tcPr>
            <w:tcW w:w="992" w:type="dxa"/>
          </w:tcPr>
          <w:p w14:paraId="2DB039F3" w14:textId="58668AFF" w:rsidR="000207FC" w:rsidRPr="00A722CA" w:rsidRDefault="005779F2" w:rsidP="00881F98">
            <w:pPr>
              <w:rPr>
                <w:rFonts w:cs="Arial"/>
              </w:rPr>
            </w:pPr>
            <w:r>
              <w:rPr>
                <w:rFonts w:cs="Arial"/>
              </w:rPr>
              <w:t>3</w:t>
            </w:r>
          </w:p>
        </w:tc>
        <w:tc>
          <w:tcPr>
            <w:tcW w:w="1985" w:type="dxa"/>
          </w:tcPr>
          <w:p w14:paraId="5CABEDCD" w14:textId="0D6AF481" w:rsidR="000207FC" w:rsidRPr="00A722CA" w:rsidRDefault="006D7091" w:rsidP="00881F98">
            <w:pPr>
              <w:rPr>
                <w:rFonts w:cs="Arial"/>
              </w:rPr>
            </w:pPr>
            <w:r>
              <w:rPr>
                <w:rFonts w:cs="Arial"/>
              </w:rPr>
              <w:t>COP</w:t>
            </w:r>
          </w:p>
        </w:tc>
      </w:tr>
      <w:tr w:rsidR="001F0125" w:rsidRPr="00A722CA" w14:paraId="1D1C0132" w14:textId="77777777" w:rsidTr="00881F98">
        <w:tc>
          <w:tcPr>
            <w:tcW w:w="1271" w:type="dxa"/>
          </w:tcPr>
          <w:p w14:paraId="2265C167" w14:textId="07F939B8" w:rsidR="001F0125" w:rsidRPr="00A722CA" w:rsidRDefault="001F0125" w:rsidP="00881F98">
            <w:pPr>
              <w:rPr>
                <w:rFonts w:cs="Arial"/>
              </w:rPr>
            </w:pPr>
            <w:r w:rsidRPr="00A722CA">
              <w:rPr>
                <w:rFonts w:cs="Arial"/>
              </w:rPr>
              <w:t>CUM 3</w:t>
            </w:r>
          </w:p>
        </w:tc>
        <w:tc>
          <w:tcPr>
            <w:tcW w:w="5103" w:type="dxa"/>
          </w:tcPr>
          <w:p w14:paraId="34B94960" w14:textId="074A35CC" w:rsidR="001F0125" w:rsidRPr="00A722CA" w:rsidRDefault="00151266" w:rsidP="007039AE">
            <w:pPr>
              <w:rPr>
                <w:rFonts w:cs="Arial"/>
              </w:rPr>
            </w:pPr>
            <w:r w:rsidRPr="00A722CA">
              <w:rPr>
                <w:rFonts w:cs="Arial"/>
              </w:rPr>
              <w:t>U</w:t>
            </w:r>
            <w:r w:rsidR="00415334" w:rsidRPr="00A722CA">
              <w:rPr>
                <w:rFonts w:cs="Arial"/>
              </w:rPr>
              <w:t xml:space="preserve">sers </w:t>
            </w:r>
            <w:r w:rsidRPr="00A722CA">
              <w:rPr>
                <w:rFonts w:cs="Arial"/>
              </w:rPr>
              <w:t>shall</w:t>
            </w:r>
            <w:r w:rsidR="00415334" w:rsidRPr="00A722CA">
              <w:rPr>
                <w:rFonts w:cs="Arial"/>
              </w:rPr>
              <w:t xml:space="preserve"> be </w:t>
            </w:r>
            <w:r w:rsidRPr="00A722CA">
              <w:rPr>
                <w:rFonts w:cs="Arial"/>
              </w:rPr>
              <w:t>added to the System</w:t>
            </w:r>
            <w:r w:rsidR="00415334" w:rsidRPr="00A722CA">
              <w:rPr>
                <w:rFonts w:cs="Arial"/>
              </w:rPr>
              <w:t xml:space="preserve"> as per the list shared </w:t>
            </w:r>
            <w:r w:rsidR="00CF59F7" w:rsidRPr="00A722CA">
              <w:rPr>
                <w:rFonts w:cs="Arial"/>
              </w:rPr>
              <w:t xml:space="preserve">by Customer </w:t>
            </w:r>
            <w:r w:rsidR="00415334" w:rsidRPr="00A722CA">
              <w:rPr>
                <w:rFonts w:cs="Arial"/>
              </w:rPr>
              <w:t>with EDUTEST</w:t>
            </w:r>
          </w:p>
        </w:tc>
        <w:tc>
          <w:tcPr>
            <w:tcW w:w="992" w:type="dxa"/>
          </w:tcPr>
          <w:p w14:paraId="4340BC82" w14:textId="70EF322C" w:rsidR="001F0125" w:rsidRPr="00A722CA" w:rsidRDefault="005779F2" w:rsidP="00881F98">
            <w:pPr>
              <w:rPr>
                <w:rFonts w:cs="Arial"/>
              </w:rPr>
            </w:pPr>
            <w:r>
              <w:rPr>
                <w:rFonts w:cs="Arial"/>
              </w:rPr>
              <w:t>1</w:t>
            </w:r>
          </w:p>
        </w:tc>
        <w:tc>
          <w:tcPr>
            <w:tcW w:w="1985" w:type="dxa"/>
          </w:tcPr>
          <w:p w14:paraId="258C9424" w14:textId="5B32BAB9" w:rsidR="001F0125" w:rsidRPr="00A722CA" w:rsidRDefault="006D7091" w:rsidP="00881F98">
            <w:pPr>
              <w:rPr>
                <w:rFonts w:cs="Arial"/>
              </w:rPr>
            </w:pPr>
            <w:r>
              <w:rPr>
                <w:rFonts w:cs="Arial"/>
              </w:rPr>
              <w:t>COP</w:t>
            </w:r>
          </w:p>
        </w:tc>
      </w:tr>
      <w:tr w:rsidR="00151266" w:rsidRPr="00A722CA" w14:paraId="4E6802BE" w14:textId="77777777" w:rsidTr="00881F98">
        <w:tc>
          <w:tcPr>
            <w:tcW w:w="1271" w:type="dxa"/>
          </w:tcPr>
          <w:p w14:paraId="74F875BC" w14:textId="04B36CE2" w:rsidR="00151266" w:rsidRPr="00A722CA" w:rsidRDefault="00151266" w:rsidP="00881F98">
            <w:pPr>
              <w:rPr>
                <w:rFonts w:cs="Arial"/>
              </w:rPr>
            </w:pPr>
            <w:r w:rsidRPr="00A722CA">
              <w:rPr>
                <w:rFonts w:cs="Arial"/>
              </w:rPr>
              <w:t>CUM 4</w:t>
            </w:r>
          </w:p>
        </w:tc>
        <w:tc>
          <w:tcPr>
            <w:tcW w:w="5103" w:type="dxa"/>
          </w:tcPr>
          <w:p w14:paraId="7AC99F69" w14:textId="4FCDA877" w:rsidR="00151266" w:rsidRPr="00A722CA" w:rsidRDefault="00151266" w:rsidP="007039AE">
            <w:pPr>
              <w:rPr>
                <w:rFonts w:cs="Arial"/>
              </w:rPr>
            </w:pPr>
            <w:r w:rsidRPr="00A722CA">
              <w:rPr>
                <w:rFonts w:cs="Arial"/>
              </w:rPr>
              <w:t>Users shall be assigned System Roles as per the information shared by Customer with EDUTEST</w:t>
            </w:r>
          </w:p>
        </w:tc>
        <w:tc>
          <w:tcPr>
            <w:tcW w:w="992" w:type="dxa"/>
          </w:tcPr>
          <w:p w14:paraId="23F57190" w14:textId="2364C483" w:rsidR="00151266" w:rsidRPr="00A722CA" w:rsidRDefault="005779F2" w:rsidP="00881F98">
            <w:pPr>
              <w:rPr>
                <w:rFonts w:cs="Arial"/>
              </w:rPr>
            </w:pPr>
            <w:r>
              <w:rPr>
                <w:rFonts w:cs="Arial"/>
              </w:rPr>
              <w:t>1</w:t>
            </w:r>
          </w:p>
        </w:tc>
        <w:tc>
          <w:tcPr>
            <w:tcW w:w="1985" w:type="dxa"/>
          </w:tcPr>
          <w:p w14:paraId="1A1262E1" w14:textId="44323E72" w:rsidR="00151266" w:rsidRPr="00A722CA" w:rsidRDefault="006D7091" w:rsidP="00881F98">
            <w:pPr>
              <w:rPr>
                <w:rFonts w:cs="Arial"/>
              </w:rPr>
            </w:pPr>
            <w:r>
              <w:rPr>
                <w:rFonts w:cs="Arial"/>
              </w:rPr>
              <w:t>COP</w:t>
            </w:r>
          </w:p>
        </w:tc>
      </w:tr>
      <w:tr w:rsidR="00860F64" w:rsidRPr="00A722CA" w14:paraId="13A54D03" w14:textId="77777777" w:rsidTr="00881F98">
        <w:tc>
          <w:tcPr>
            <w:tcW w:w="1271" w:type="dxa"/>
          </w:tcPr>
          <w:p w14:paraId="08695EAC" w14:textId="1C2A327E" w:rsidR="00860F64" w:rsidRPr="00A722CA" w:rsidRDefault="00860F64" w:rsidP="00881F98">
            <w:pPr>
              <w:rPr>
                <w:rFonts w:cs="Arial"/>
              </w:rPr>
            </w:pPr>
            <w:r w:rsidRPr="00A722CA">
              <w:rPr>
                <w:rFonts w:cs="Arial"/>
              </w:rPr>
              <w:t>CUM 5</w:t>
            </w:r>
          </w:p>
        </w:tc>
        <w:tc>
          <w:tcPr>
            <w:tcW w:w="5103" w:type="dxa"/>
          </w:tcPr>
          <w:p w14:paraId="4D619AA4" w14:textId="436D91F3" w:rsidR="00860F64" w:rsidRPr="00A722CA" w:rsidRDefault="00D56447" w:rsidP="007039AE">
            <w:pPr>
              <w:rPr>
                <w:rFonts w:cs="Arial"/>
              </w:rPr>
            </w:pPr>
            <w:r w:rsidRPr="00A722CA">
              <w:rPr>
                <w:rFonts w:cs="Arial"/>
              </w:rPr>
              <w:t>The User assigned with Customer Admin Role shall be able to perform all the above activities for subsequent list of users</w:t>
            </w:r>
          </w:p>
        </w:tc>
        <w:tc>
          <w:tcPr>
            <w:tcW w:w="992" w:type="dxa"/>
          </w:tcPr>
          <w:p w14:paraId="34765B39" w14:textId="7B0F980F" w:rsidR="00860F64" w:rsidRPr="00A722CA" w:rsidRDefault="005779F2" w:rsidP="00881F98">
            <w:pPr>
              <w:rPr>
                <w:rFonts w:cs="Arial"/>
              </w:rPr>
            </w:pPr>
            <w:r>
              <w:rPr>
                <w:rFonts w:cs="Arial"/>
              </w:rPr>
              <w:t>3</w:t>
            </w:r>
          </w:p>
        </w:tc>
        <w:tc>
          <w:tcPr>
            <w:tcW w:w="1985" w:type="dxa"/>
          </w:tcPr>
          <w:p w14:paraId="3B9664C9" w14:textId="56928330" w:rsidR="00860F64" w:rsidRPr="00A722CA" w:rsidRDefault="006D7091" w:rsidP="00881F98">
            <w:pPr>
              <w:rPr>
                <w:rFonts w:cs="Arial"/>
              </w:rPr>
            </w:pPr>
            <w:r>
              <w:rPr>
                <w:rFonts w:cs="Arial"/>
              </w:rPr>
              <w:t>COP</w:t>
            </w:r>
          </w:p>
        </w:tc>
      </w:tr>
      <w:tr w:rsidR="007039AE" w:rsidRPr="00A722CA" w14:paraId="047549A4" w14:textId="77777777" w:rsidTr="00881F98">
        <w:tc>
          <w:tcPr>
            <w:tcW w:w="1271" w:type="dxa"/>
          </w:tcPr>
          <w:p w14:paraId="35B9A11D" w14:textId="73A7A018" w:rsidR="007039AE" w:rsidRPr="00A722CA" w:rsidRDefault="007039AE" w:rsidP="00881F98">
            <w:pPr>
              <w:rPr>
                <w:rFonts w:cs="Arial"/>
              </w:rPr>
            </w:pPr>
            <w:r w:rsidRPr="00A722CA">
              <w:rPr>
                <w:rFonts w:cs="Arial"/>
              </w:rPr>
              <w:t>CUM 4</w:t>
            </w:r>
          </w:p>
        </w:tc>
        <w:tc>
          <w:tcPr>
            <w:tcW w:w="5103" w:type="dxa"/>
          </w:tcPr>
          <w:p w14:paraId="49A52A14" w14:textId="77777777" w:rsidR="007039AE" w:rsidRPr="00A722CA" w:rsidRDefault="007039AE" w:rsidP="007039AE">
            <w:pPr>
              <w:rPr>
                <w:rFonts w:cs="Arial"/>
              </w:rPr>
            </w:pPr>
            <w:r w:rsidRPr="00A722CA">
              <w:rPr>
                <w:rFonts w:cs="Arial"/>
              </w:rPr>
              <w:t>Upon on-boarding of a new Customer, EDUTEST shall take input from them about their preferred Payment Gateway (PG). These attributes may include, but not limited to:</w:t>
            </w:r>
          </w:p>
          <w:p w14:paraId="2FCBA2BC" w14:textId="77777777" w:rsidR="007039AE" w:rsidRPr="00A722CA" w:rsidRDefault="007039AE" w:rsidP="002211A4">
            <w:pPr>
              <w:pStyle w:val="ListParagraph"/>
              <w:numPr>
                <w:ilvl w:val="0"/>
                <w:numId w:val="5"/>
              </w:numPr>
              <w:rPr>
                <w:rFonts w:cs="Arial"/>
              </w:rPr>
            </w:pPr>
            <w:r w:rsidRPr="00A722CA">
              <w:rPr>
                <w:rFonts w:cs="Arial"/>
              </w:rPr>
              <w:t>Merchant Id</w:t>
            </w:r>
          </w:p>
          <w:p w14:paraId="2D669E11" w14:textId="722C7D31" w:rsidR="007039AE" w:rsidRPr="00A722CA" w:rsidRDefault="007039AE" w:rsidP="002211A4">
            <w:pPr>
              <w:pStyle w:val="ListParagraph"/>
              <w:numPr>
                <w:ilvl w:val="0"/>
                <w:numId w:val="5"/>
              </w:numPr>
              <w:rPr>
                <w:rFonts w:cs="Arial"/>
              </w:rPr>
            </w:pPr>
            <w:r w:rsidRPr="00A722CA">
              <w:rPr>
                <w:rFonts w:cs="Arial"/>
              </w:rPr>
              <w:t>Merchant Secret</w:t>
            </w:r>
          </w:p>
        </w:tc>
        <w:tc>
          <w:tcPr>
            <w:tcW w:w="992" w:type="dxa"/>
          </w:tcPr>
          <w:p w14:paraId="54CAC56C" w14:textId="211D1801" w:rsidR="007039AE" w:rsidRPr="00A722CA" w:rsidRDefault="005779F2" w:rsidP="00881F98">
            <w:pPr>
              <w:rPr>
                <w:rFonts w:cs="Arial"/>
              </w:rPr>
            </w:pPr>
            <w:r>
              <w:rPr>
                <w:rFonts w:cs="Arial"/>
              </w:rPr>
              <w:t>1</w:t>
            </w:r>
          </w:p>
        </w:tc>
        <w:tc>
          <w:tcPr>
            <w:tcW w:w="1985" w:type="dxa"/>
          </w:tcPr>
          <w:p w14:paraId="02049282" w14:textId="4DBFB83B" w:rsidR="007039AE" w:rsidRPr="00A722CA" w:rsidRDefault="006D7091" w:rsidP="00881F98">
            <w:pPr>
              <w:rPr>
                <w:rFonts w:cs="Arial"/>
              </w:rPr>
            </w:pPr>
            <w:r>
              <w:rPr>
                <w:rFonts w:cs="Arial"/>
              </w:rPr>
              <w:t>COP</w:t>
            </w:r>
          </w:p>
        </w:tc>
      </w:tr>
    </w:tbl>
    <w:p w14:paraId="70D38B79" w14:textId="77777777" w:rsidR="006D05FD" w:rsidRPr="00A722CA" w:rsidRDefault="006D05FD" w:rsidP="006D05FD">
      <w:pPr>
        <w:rPr>
          <w:rFonts w:cs="Arial"/>
        </w:rPr>
      </w:pPr>
    </w:p>
    <w:p w14:paraId="7E9A8881" w14:textId="77777777" w:rsidR="006D05FD" w:rsidRPr="00A722CA" w:rsidRDefault="006D05FD" w:rsidP="006D05FD">
      <w:pPr>
        <w:pStyle w:val="Heading2"/>
        <w:rPr>
          <w:rFonts w:cs="Arial"/>
        </w:rPr>
      </w:pPr>
      <w:bookmarkStart w:id="104" w:name="_Toc19801098"/>
      <w:bookmarkStart w:id="105" w:name="_Toc20317953"/>
      <w:r w:rsidRPr="00A722CA">
        <w:rPr>
          <w:rFonts w:cs="Arial"/>
        </w:rPr>
        <w:t>Multi-Tenancy (MT)</w:t>
      </w:r>
      <w:bookmarkEnd w:id="104"/>
      <w:bookmarkEnd w:id="105"/>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6D05FD" w:rsidRPr="00A722CA" w14:paraId="18DD46C3" w14:textId="77777777" w:rsidTr="00881F98">
        <w:tc>
          <w:tcPr>
            <w:tcW w:w="1271" w:type="dxa"/>
            <w:shd w:val="clear" w:color="auto" w:fill="BFBFBF" w:themeFill="background1" w:themeFillShade="BF"/>
          </w:tcPr>
          <w:p w14:paraId="0973BE45" w14:textId="77777777" w:rsidR="006D05FD" w:rsidRPr="00A722CA" w:rsidRDefault="006D05FD" w:rsidP="00881F98">
            <w:pPr>
              <w:rPr>
                <w:rFonts w:cs="Arial"/>
                <w:b/>
              </w:rPr>
            </w:pPr>
            <w:r w:rsidRPr="00A722CA">
              <w:rPr>
                <w:rFonts w:cs="Arial"/>
                <w:b/>
              </w:rPr>
              <w:t>ID</w:t>
            </w:r>
          </w:p>
        </w:tc>
        <w:tc>
          <w:tcPr>
            <w:tcW w:w="5103" w:type="dxa"/>
            <w:shd w:val="clear" w:color="auto" w:fill="BFBFBF" w:themeFill="background1" w:themeFillShade="BF"/>
          </w:tcPr>
          <w:p w14:paraId="385704DB" w14:textId="77777777" w:rsidR="006D05FD" w:rsidRPr="00A722CA" w:rsidRDefault="006D05FD" w:rsidP="00881F98">
            <w:pPr>
              <w:rPr>
                <w:rFonts w:cs="Arial"/>
                <w:b/>
              </w:rPr>
            </w:pPr>
            <w:r w:rsidRPr="00A722CA">
              <w:rPr>
                <w:rFonts w:cs="Arial"/>
                <w:b/>
              </w:rPr>
              <w:t>Requirement</w:t>
            </w:r>
          </w:p>
        </w:tc>
        <w:tc>
          <w:tcPr>
            <w:tcW w:w="992" w:type="dxa"/>
            <w:shd w:val="clear" w:color="auto" w:fill="BFBFBF" w:themeFill="background1" w:themeFillShade="BF"/>
          </w:tcPr>
          <w:p w14:paraId="7D620A57" w14:textId="77777777" w:rsidR="006D05FD" w:rsidRPr="00A722CA" w:rsidRDefault="006D05FD" w:rsidP="00881F98">
            <w:pPr>
              <w:rPr>
                <w:rFonts w:cs="Arial"/>
                <w:b/>
              </w:rPr>
            </w:pPr>
            <w:r w:rsidRPr="00A722CA">
              <w:rPr>
                <w:rFonts w:cs="Arial"/>
                <w:b/>
              </w:rPr>
              <w:t>Priority</w:t>
            </w:r>
          </w:p>
        </w:tc>
        <w:tc>
          <w:tcPr>
            <w:tcW w:w="1985" w:type="dxa"/>
            <w:shd w:val="clear" w:color="auto" w:fill="BFBFBF" w:themeFill="background1" w:themeFillShade="BF"/>
          </w:tcPr>
          <w:p w14:paraId="3533A211" w14:textId="13D460B1" w:rsidR="006D05FD" w:rsidRPr="00A722CA" w:rsidRDefault="008C2985" w:rsidP="00881F98">
            <w:pPr>
              <w:rPr>
                <w:rFonts w:cs="Arial"/>
                <w:b/>
              </w:rPr>
            </w:pPr>
            <w:r>
              <w:rPr>
                <w:rFonts w:cs="Arial"/>
                <w:b/>
              </w:rPr>
              <w:t>Business Process Reference</w:t>
            </w:r>
          </w:p>
        </w:tc>
      </w:tr>
      <w:tr w:rsidR="006D05FD" w:rsidRPr="00A722CA" w14:paraId="4625182E" w14:textId="77777777" w:rsidTr="00881F98">
        <w:tc>
          <w:tcPr>
            <w:tcW w:w="1271" w:type="dxa"/>
          </w:tcPr>
          <w:p w14:paraId="7BF05F7B" w14:textId="7EF1F8CB" w:rsidR="006D05FD" w:rsidRPr="00A722CA" w:rsidRDefault="006D05FD" w:rsidP="00881F98">
            <w:pPr>
              <w:rPr>
                <w:rFonts w:cs="Arial"/>
              </w:rPr>
            </w:pPr>
            <w:r w:rsidRPr="00A722CA">
              <w:rPr>
                <w:rFonts w:cs="Arial"/>
              </w:rPr>
              <w:t xml:space="preserve">MT </w:t>
            </w:r>
            <w:del w:id="106" w:author="Rishi Choudhary" w:date="2021-01-16T17:57: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11</w:delText>
              </w:r>
              <w:r w:rsidR="002211A4" w:rsidRPr="00A722CA" w:rsidDel="0062188C">
                <w:rPr>
                  <w:rFonts w:cs="Arial"/>
                  <w:noProof/>
                </w:rPr>
                <w:fldChar w:fldCharType="end"/>
              </w:r>
            </w:del>
            <w:ins w:id="107" w:author="Rishi Choudhary" w:date="2021-01-16T17:57:00Z">
              <w:r w:rsidR="0062188C" w:rsidRPr="00A722CA">
                <w:rPr>
                  <w:rFonts w:cs="Arial"/>
                </w:rPr>
                <w:fldChar w:fldCharType="begin"/>
              </w:r>
              <w:r w:rsidR="0062188C" w:rsidRPr="00A722CA">
                <w:rPr>
                  <w:rFonts w:cs="Arial"/>
                </w:rPr>
                <w:instrText xml:space="preserve"> SEQ  RBAC \* MERGEFORMAT </w:instrText>
              </w:r>
              <w:r w:rsidR="0062188C" w:rsidRPr="00A722CA">
                <w:rPr>
                  <w:rFonts w:cs="Arial"/>
                </w:rPr>
                <w:fldChar w:fldCharType="separate"/>
              </w:r>
              <w:r w:rsidR="0062188C">
                <w:rPr>
                  <w:rFonts w:cs="Arial"/>
                  <w:noProof/>
                </w:rPr>
                <w:t>1</w:t>
              </w:r>
              <w:r w:rsidR="0062188C" w:rsidRPr="00A722CA">
                <w:rPr>
                  <w:rFonts w:cs="Arial"/>
                  <w:noProof/>
                </w:rPr>
                <w:fldChar w:fldCharType="end"/>
              </w:r>
            </w:ins>
          </w:p>
        </w:tc>
        <w:tc>
          <w:tcPr>
            <w:tcW w:w="5103" w:type="dxa"/>
          </w:tcPr>
          <w:p w14:paraId="4F8BFE2C" w14:textId="4376EB69" w:rsidR="006D05FD" w:rsidRPr="00A722CA" w:rsidRDefault="00BA7B8A" w:rsidP="00881F98">
            <w:pPr>
              <w:rPr>
                <w:rFonts w:cs="Arial"/>
              </w:rPr>
            </w:pPr>
            <w:r w:rsidRPr="00A722CA">
              <w:rPr>
                <w:rFonts w:cs="Arial"/>
              </w:rPr>
              <w:t>The System shall cater to more than one Customer at the same time</w:t>
            </w:r>
            <w:r w:rsidR="00737DE1" w:rsidRPr="00A722CA">
              <w:rPr>
                <w:rFonts w:cs="Arial"/>
              </w:rPr>
              <w:t>, i.e. one System is deployed on a collection of Cloud and remote Servers to conduct CBTs for multiple Customers</w:t>
            </w:r>
            <w:r w:rsidR="00B6371E" w:rsidRPr="00A722CA">
              <w:rPr>
                <w:rFonts w:cs="Arial"/>
              </w:rPr>
              <w:t>;</w:t>
            </w:r>
            <w:r w:rsidR="00737DE1" w:rsidRPr="00A722CA">
              <w:rPr>
                <w:rFonts w:cs="Arial"/>
              </w:rPr>
              <w:t xml:space="preserve"> separate instances of System, one for each Customer, is not required. </w:t>
            </w:r>
          </w:p>
        </w:tc>
        <w:tc>
          <w:tcPr>
            <w:tcW w:w="992" w:type="dxa"/>
          </w:tcPr>
          <w:p w14:paraId="48A2CE01" w14:textId="742EB4C1" w:rsidR="006D05FD" w:rsidRPr="00A722CA" w:rsidRDefault="005779F2" w:rsidP="00881F98">
            <w:pPr>
              <w:rPr>
                <w:rFonts w:cs="Arial"/>
              </w:rPr>
            </w:pPr>
            <w:r>
              <w:rPr>
                <w:rFonts w:cs="Arial"/>
              </w:rPr>
              <w:t>1</w:t>
            </w:r>
          </w:p>
        </w:tc>
        <w:tc>
          <w:tcPr>
            <w:tcW w:w="1985" w:type="dxa"/>
          </w:tcPr>
          <w:p w14:paraId="28C5C50C" w14:textId="29E212A7" w:rsidR="006D05FD" w:rsidRPr="00A722CA" w:rsidRDefault="006D7091" w:rsidP="00881F98">
            <w:pPr>
              <w:rPr>
                <w:rFonts w:cs="Arial"/>
              </w:rPr>
            </w:pPr>
            <w:r>
              <w:rPr>
                <w:rFonts w:cs="Arial"/>
              </w:rPr>
              <w:t>COP</w:t>
            </w:r>
          </w:p>
        </w:tc>
      </w:tr>
      <w:tr w:rsidR="006D05FD" w:rsidRPr="00A722CA" w14:paraId="04A34FF5" w14:textId="77777777" w:rsidTr="00881F98">
        <w:tc>
          <w:tcPr>
            <w:tcW w:w="1271" w:type="dxa"/>
          </w:tcPr>
          <w:p w14:paraId="181D66BE" w14:textId="77777777" w:rsidR="006D05FD" w:rsidRPr="00A722CA" w:rsidRDefault="006D05FD" w:rsidP="00881F98">
            <w:pPr>
              <w:rPr>
                <w:rFonts w:cs="Arial"/>
              </w:rPr>
            </w:pPr>
            <w:r w:rsidRPr="00A722CA">
              <w:rPr>
                <w:rFonts w:cs="Arial"/>
              </w:rPr>
              <w:t>MT 2</w:t>
            </w:r>
          </w:p>
        </w:tc>
        <w:tc>
          <w:tcPr>
            <w:tcW w:w="5103" w:type="dxa"/>
          </w:tcPr>
          <w:p w14:paraId="3AFB4C2F" w14:textId="74703202" w:rsidR="006D05FD" w:rsidRPr="00A722CA" w:rsidRDefault="00BA7B8A" w:rsidP="00881F98">
            <w:pPr>
              <w:rPr>
                <w:rFonts w:cs="Arial"/>
              </w:rPr>
            </w:pPr>
            <w:r w:rsidRPr="00A722CA">
              <w:rPr>
                <w:rFonts w:cs="Arial"/>
              </w:rPr>
              <w:t xml:space="preserve">Each Customer, while using the System would be able to </w:t>
            </w:r>
            <w:r w:rsidR="00737DE1" w:rsidRPr="00A722CA">
              <w:rPr>
                <w:rFonts w:cs="Arial"/>
              </w:rPr>
              <w:t>access</w:t>
            </w:r>
            <w:r w:rsidRPr="00A722CA">
              <w:rPr>
                <w:rFonts w:cs="Arial"/>
              </w:rPr>
              <w:t xml:space="preserve"> and </w:t>
            </w:r>
            <w:r w:rsidR="00737DE1" w:rsidRPr="00A722CA">
              <w:rPr>
                <w:rFonts w:cs="Arial"/>
              </w:rPr>
              <w:t>modify</w:t>
            </w:r>
            <w:r w:rsidRPr="00A722CA">
              <w:rPr>
                <w:rFonts w:cs="Arial"/>
              </w:rPr>
              <w:t xml:space="preserve"> their own data only, as if the System </w:t>
            </w:r>
            <w:r w:rsidR="00737DE1" w:rsidRPr="00A722CA">
              <w:rPr>
                <w:rFonts w:cs="Arial"/>
              </w:rPr>
              <w:t>were</w:t>
            </w:r>
            <w:r w:rsidRPr="00A722CA">
              <w:rPr>
                <w:rFonts w:cs="Arial"/>
              </w:rPr>
              <w:t xml:space="preserve"> built for their purpose only.</w:t>
            </w:r>
          </w:p>
        </w:tc>
        <w:tc>
          <w:tcPr>
            <w:tcW w:w="992" w:type="dxa"/>
          </w:tcPr>
          <w:p w14:paraId="55A673A6" w14:textId="3ED93A83" w:rsidR="006D05FD" w:rsidRPr="00A722CA" w:rsidRDefault="005779F2" w:rsidP="00881F98">
            <w:pPr>
              <w:rPr>
                <w:rFonts w:cs="Arial"/>
              </w:rPr>
            </w:pPr>
            <w:r>
              <w:rPr>
                <w:rFonts w:cs="Arial"/>
              </w:rPr>
              <w:t>1</w:t>
            </w:r>
          </w:p>
        </w:tc>
        <w:tc>
          <w:tcPr>
            <w:tcW w:w="1985" w:type="dxa"/>
          </w:tcPr>
          <w:p w14:paraId="6DAF9991" w14:textId="60F24CD5" w:rsidR="006D05FD" w:rsidRPr="00A722CA" w:rsidRDefault="006D7091" w:rsidP="00881F98">
            <w:pPr>
              <w:rPr>
                <w:rFonts w:cs="Arial"/>
              </w:rPr>
            </w:pPr>
            <w:r>
              <w:rPr>
                <w:rFonts w:cs="Arial"/>
              </w:rPr>
              <w:t>COP</w:t>
            </w:r>
          </w:p>
        </w:tc>
      </w:tr>
      <w:tr w:rsidR="006D05FD" w:rsidRPr="00A722CA" w14:paraId="4B8D4715" w14:textId="77777777" w:rsidTr="00881F98">
        <w:tc>
          <w:tcPr>
            <w:tcW w:w="1271" w:type="dxa"/>
          </w:tcPr>
          <w:p w14:paraId="083F1C49" w14:textId="1F85C5BF" w:rsidR="006D05FD" w:rsidRPr="00A722CA" w:rsidRDefault="006D05FD" w:rsidP="00881F98">
            <w:pPr>
              <w:rPr>
                <w:rFonts w:cs="Arial"/>
              </w:rPr>
            </w:pPr>
            <w:r w:rsidRPr="00A722CA">
              <w:rPr>
                <w:rFonts w:cs="Arial"/>
              </w:rPr>
              <w:lastRenderedPageBreak/>
              <w:t xml:space="preserve">MT </w:t>
            </w:r>
            <w:del w:id="108" w:author="Rishi Choudhary" w:date="2021-01-16T17:57:00Z">
              <w:r w:rsidRPr="00A722CA" w:rsidDel="0062188C">
                <w:rPr>
                  <w:rFonts w:cs="Arial"/>
                </w:rPr>
                <w:fldChar w:fldCharType="begin"/>
              </w:r>
              <w:r w:rsidRPr="00A722CA" w:rsidDel="0062188C">
                <w:rPr>
                  <w:rFonts w:cs="Arial"/>
                </w:rPr>
                <w:delInstrText xml:space="preserve"> seq rbac </w:delInstrText>
              </w:r>
              <w:r w:rsidRPr="00A722CA" w:rsidDel="0062188C">
                <w:rPr>
                  <w:rFonts w:cs="Arial"/>
                </w:rPr>
                <w:fldChar w:fldCharType="separate"/>
              </w:r>
              <w:r w:rsidR="00465B0B" w:rsidDel="0062188C">
                <w:rPr>
                  <w:rFonts w:cs="Arial"/>
                  <w:noProof/>
                </w:rPr>
                <w:delText>12</w:delText>
              </w:r>
              <w:r w:rsidRPr="00A722CA" w:rsidDel="0062188C">
                <w:rPr>
                  <w:rFonts w:cs="Arial"/>
                </w:rPr>
                <w:fldChar w:fldCharType="end"/>
              </w:r>
            </w:del>
            <w:ins w:id="109" w:author="Rishi Choudhary" w:date="2021-01-16T20:03:00Z">
              <w:r w:rsidR="00F067AB">
                <w:rPr>
                  <w:rFonts w:cs="Arial"/>
                </w:rPr>
                <w:t>3</w:t>
              </w:r>
            </w:ins>
          </w:p>
        </w:tc>
        <w:tc>
          <w:tcPr>
            <w:tcW w:w="5103" w:type="dxa"/>
          </w:tcPr>
          <w:p w14:paraId="782CCB6C" w14:textId="2E1D106A" w:rsidR="006D05FD" w:rsidRPr="00A722CA" w:rsidRDefault="00196B25" w:rsidP="00881F98">
            <w:pPr>
              <w:rPr>
                <w:rFonts w:cs="Arial"/>
              </w:rPr>
            </w:pPr>
            <w:r w:rsidRPr="00A722CA">
              <w:rPr>
                <w:rFonts w:cs="Arial"/>
              </w:rPr>
              <w:t>The number of parallel hardware servers may increase or decrease from time to time so as to maintain optimum performance of the System.</w:t>
            </w:r>
          </w:p>
        </w:tc>
        <w:tc>
          <w:tcPr>
            <w:tcW w:w="992" w:type="dxa"/>
          </w:tcPr>
          <w:p w14:paraId="6984E332" w14:textId="2EA68ABC" w:rsidR="006D05FD" w:rsidRPr="00A722CA" w:rsidRDefault="005779F2" w:rsidP="00881F98">
            <w:pPr>
              <w:rPr>
                <w:rFonts w:cs="Arial"/>
              </w:rPr>
            </w:pPr>
            <w:r>
              <w:rPr>
                <w:rFonts w:cs="Arial"/>
              </w:rPr>
              <w:t>1</w:t>
            </w:r>
          </w:p>
        </w:tc>
        <w:tc>
          <w:tcPr>
            <w:tcW w:w="1985" w:type="dxa"/>
          </w:tcPr>
          <w:p w14:paraId="2A0CE3D6" w14:textId="4A7A821C" w:rsidR="006D05FD" w:rsidRPr="00A722CA" w:rsidRDefault="006D7091" w:rsidP="00881F98">
            <w:pPr>
              <w:rPr>
                <w:rFonts w:cs="Arial"/>
              </w:rPr>
            </w:pPr>
            <w:r>
              <w:rPr>
                <w:rFonts w:cs="Arial"/>
              </w:rPr>
              <w:t>COP</w:t>
            </w:r>
          </w:p>
        </w:tc>
      </w:tr>
      <w:tr w:rsidR="006D05FD" w:rsidRPr="00A722CA" w14:paraId="2F51BA49" w14:textId="77777777" w:rsidTr="00881F98">
        <w:tc>
          <w:tcPr>
            <w:tcW w:w="1271" w:type="dxa"/>
          </w:tcPr>
          <w:p w14:paraId="05ECCF44" w14:textId="329A2E7C" w:rsidR="006D05FD" w:rsidRPr="00A722CA" w:rsidRDefault="00FA3F23" w:rsidP="00881F98">
            <w:pPr>
              <w:rPr>
                <w:rFonts w:cs="Arial"/>
              </w:rPr>
            </w:pPr>
            <w:r w:rsidRPr="00A722CA">
              <w:rPr>
                <w:rFonts w:cs="Arial"/>
              </w:rPr>
              <w:t>MT 4</w:t>
            </w:r>
          </w:p>
        </w:tc>
        <w:tc>
          <w:tcPr>
            <w:tcW w:w="5103" w:type="dxa"/>
          </w:tcPr>
          <w:p w14:paraId="68D826FD" w14:textId="6B45C6C8" w:rsidR="006D05FD" w:rsidRPr="00A722CA" w:rsidRDefault="00FA3F23" w:rsidP="00881F98">
            <w:pPr>
              <w:rPr>
                <w:rFonts w:cs="Arial"/>
              </w:rPr>
            </w:pPr>
            <w:r w:rsidRPr="00A722CA">
              <w:rPr>
                <w:rFonts w:cs="Arial"/>
              </w:rPr>
              <w:t>Only a small section of System may have different Software (in form of custom configuration, rules and/or code) to cater to the niche requirements of each Customer.</w:t>
            </w:r>
          </w:p>
        </w:tc>
        <w:tc>
          <w:tcPr>
            <w:tcW w:w="992" w:type="dxa"/>
          </w:tcPr>
          <w:p w14:paraId="475C9618" w14:textId="46250B4A" w:rsidR="006D05FD" w:rsidRPr="00A722CA" w:rsidRDefault="005779F2" w:rsidP="00881F98">
            <w:pPr>
              <w:rPr>
                <w:rFonts w:cs="Arial"/>
              </w:rPr>
            </w:pPr>
            <w:r>
              <w:rPr>
                <w:rFonts w:cs="Arial"/>
              </w:rPr>
              <w:t>1</w:t>
            </w:r>
          </w:p>
        </w:tc>
        <w:tc>
          <w:tcPr>
            <w:tcW w:w="1985" w:type="dxa"/>
          </w:tcPr>
          <w:p w14:paraId="45F6FCEC" w14:textId="58DE5A3E" w:rsidR="006D05FD" w:rsidRPr="00A722CA" w:rsidRDefault="006D7091" w:rsidP="00881F98">
            <w:pPr>
              <w:rPr>
                <w:rFonts w:cs="Arial"/>
              </w:rPr>
            </w:pPr>
            <w:r>
              <w:rPr>
                <w:rFonts w:cs="Arial"/>
              </w:rPr>
              <w:t>COP</w:t>
            </w:r>
          </w:p>
        </w:tc>
      </w:tr>
      <w:tr w:rsidR="006D05FD" w:rsidRPr="00A722CA" w14:paraId="5555F996" w14:textId="77777777" w:rsidTr="00881F98">
        <w:tc>
          <w:tcPr>
            <w:tcW w:w="1271" w:type="dxa"/>
          </w:tcPr>
          <w:p w14:paraId="6D64401C" w14:textId="6785157C" w:rsidR="006D05FD" w:rsidRPr="00A722CA" w:rsidRDefault="00EE0D9D" w:rsidP="00881F98">
            <w:pPr>
              <w:rPr>
                <w:rFonts w:cs="Arial"/>
              </w:rPr>
            </w:pPr>
            <w:r w:rsidRPr="00A722CA">
              <w:rPr>
                <w:rFonts w:cs="Arial"/>
              </w:rPr>
              <w:t>MT 5</w:t>
            </w:r>
          </w:p>
        </w:tc>
        <w:tc>
          <w:tcPr>
            <w:tcW w:w="5103" w:type="dxa"/>
          </w:tcPr>
          <w:p w14:paraId="39FC57DA" w14:textId="37EF7545" w:rsidR="006D05FD" w:rsidRPr="00A722CA" w:rsidRDefault="00EE0D9D" w:rsidP="00881F98">
            <w:pPr>
              <w:rPr>
                <w:rFonts w:cs="Arial"/>
              </w:rPr>
            </w:pPr>
            <w:r w:rsidRPr="00A722CA">
              <w:rPr>
                <w:rFonts w:cs="Arial"/>
                <w:highlight w:val="yellow"/>
              </w:rPr>
              <w:t>Username for all users shall be unique across all Customers</w:t>
            </w:r>
          </w:p>
        </w:tc>
        <w:tc>
          <w:tcPr>
            <w:tcW w:w="992" w:type="dxa"/>
          </w:tcPr>
          <w:p w14:paraId="20C30C68" w14:textId="162EEA2E" w:rsidR="006D05FD" w:rsidRPr="00A722CA" w:rsidRDefault="005779F2" w:rsidP="00881F98">
            <w:pPr>
              <w:rPr>
                <w:rFonts w:cs="Arial"/>
              </w:rPr>
            </w:pPr>
            <w:r>
              <w:rPr>
                <w:rFonts w:cs="Arial"/>
              </w:rPr>
              <w:t>2</w:t>
            </w:r>
          </w:p>
        </w:tc>
        <w:tc>
          <w:tcPr>
            <w:tcW w:w="1985" w:type="dxa"/>
          </w:tcPr>
          <w:p w14:paraId="75BFACD2" w14:textId="6538CFD7" w:rsidR="006D05FD" w:rsidRPr="00A722CA" w:rsidRDefault="006D7091" w:rsidP="00881F98">
            <w:pPr>
              <w:rPr>
                <w:rFonts w:cs="Arial"/>
              </w:rPr>
            </w:pPr>
            <w:r>
              <w:rPr>
                <w:rFonts w:cs="Arial"/>
              </w:rPr>
              <w:t>COP</w:t>
            </w:r>
          </w:p>
        </w:tc>
      </w:tr>
      <w:tr w:rsidR="00A84145" w:rsidRPr="00A722CA" w14:paraId="1070A3E0" w14:textId="77777777" w:rsidTr="00881F98">
        <w:tc>
          <w:tcPr>
            <w:tcW w:w="1271" w:type="dxa"/>
          </w:tcPr>
          <w:p w14:paraId="43EF613A" w14:textId="60EFE82B" w:rsidR="00A84145" w:rsidRPr="00A722CA" w:rsidRDefault="00A84145" w:rsidP="00881F98">
            <w:pPr>
              <w:rPr>
                <w:rFonts w:cs="Arial"/>
              </w:rPr>
            </w:pPr>
            <w:r w:rsidRPr="00A722CA">
              <w:rPr>
                <w:rFonts w:cs="Arial"/>
              </w:rPr>
              <w:t>MT 6</w:t>
            </w:r>
          </w:p>
        </w:tc>
        <w:tc>
          <w:tcPr>
            <w:tcW w:w="5103" w:type="dxa"/>
          </w:tcPr>
          <w:p w14:paraId="5171CB21" w14:textId="55FDBB96" w:rsidR="00A84145" w:rsidRPr="00A722CA" w:rsidRDefault="00A84145" w:rsidP="00881F98">
            <w:pPr>
              <w:rPr>
                <w:rFonts w:cs="Arial"/>
                <w:highlight w:val="yellow"/>
              </w:rPr>
            </w:pPr>
            <w:r w:rsidRPr="00A722CA">
              <w:rPr>
                <w:rFonts w:cs="Arial"/>
              </w:rPr>
              <w:t xml:space="preserve">One </w:t>
            </w:r>
            <w:proofErr w:type="spellStart"/>
            <w:r w:rsidRPr="00A722CA">
              <w:rPr>
                <w:rFonts w:cs="Arial"/>
              </w:rPr>
              <w:t>Center</w:t>
            </w:r>
            <w:proofErr w:type="spellEnd"/>
            <w:r w:rsidRPr="00A722CA">
              <w:rPr>
                <w:rFonts w:cs="Arial"/>
              </w:rPr>
              <w:t xml:space="preserve"> shall conduct a CBT belonging to one Customer only</w:t>
            </w:r>
          </w:p>
        </w:tc>
        <w:tc>
          <w:tcPr>
            <w:tcW w:w="992" w:type="dxa"/>
          </w:tcPr>
          <w:p w14:paraId="158AA1C2" w14:textId="2EB16BA2" w:rsidR="00A84145" w:rsidRPr="00A722CA" w:rsidRDefault="005779F2" w:rsidP="00881F98">
            <w:pPr>
              <w:rPr>
                <w:rFonts w:cs="Arial"/>
              </w:rPr>
            </w:pPr>
            <w:r>
              <w:rPr>
                <w:rFonts w:cs="Arial"/>
              </w:rPr>
              <w:t>1</w:t>
            </w:r>
          </w:p>
        </w:tc>
        <w:tc>
          <w:tcPr>
            <w:tcW w:w="1985" w:type="dxa"/>
          </w:tcPr>
          <w:p w14:paraId="026C511E" w14:textId="4F8A6AB5" w:rsidR="00A84145" w:rsidRPr="00A722CA" w:rsidRDefault="006D7091" w:rsidP="00881F98">
            <w:pPr>
              <w:rPr>
                <w:rFonts w:cs="Arial"/>
              </w:rPr>
            </w:pPr>
            <w:r>
              <w:rPr>
                <w:rFonts w:cs="Arial"/>
              </w:rPr>
              <w:t>COP</w:t>
            </w:r>
          </w:p>
        </w:tc>
      </w:tr>
      <w:tr w:rsidR="00A26840" w:rsidRPr="00A722CA" w14:paraId="5220CFB7" w14:textId="77777777" w:rsidTr="00881F98">
        <w:tc>
          <w:tcPr>
            <w:tcW w:w="1271" w:type="dxa"/>
          </w:tcPr>
          <w:p w14:paraId="1EAECD17" w14:textId="4E544288" w:rsidR="00A26840" w:rsidRPr="00A722CA" w:rsidRDefault="00A26840" w:rsidP="00881F98">
            <w:pPr>
              <w:rPr>
                <w:rFonts w:cs="Arial"/>
              </w:rPr>
            </w:pPr>
            <w:r w:rsidRPr="00A722CA">
              <w:rPr>
                <w:rFonts w:cs="Arial"/>
              </w:rPr>
              <w:t>MT 7</w:t>
            </w:r>
          </w:p>
        </w:tc>
        <w:tc>
          <w:tcPr>
            <w:tcW w:w="5103" w:type="dxa"/>
          </w:tcPr>
          <w:p w14:paraId="32FEB144" w14:textId="2FDCC1B5" w:rsidR="00A26840" w:rsidRPr="00A722CA" w:rsidRDefault="00A26840" w:rsidP="00881F98">
            <w:pPr>
              <w:rPr>
                <w:rFonts w:cs="Arial"/>
              </w:rPr>
            </w:pPr>
            <w:r w:rsidRPr="00A722CA">
              <w:rPr>
                <w:rFonts w:cs="Arial"/>
              </w:rPr>
              <w:t xml:space="preserve">One </w:t>
            </w:r>
            <w:proofErr w:type="spellStart"/>
            <w:r w:rsidRPr="00A722CA">
              <w:rPr>
                <w:rFonts w:cs="Arial"/>
              </w:rPr>
              <w:t>Center</w:t>
            </w:r>
            <w:proofErr w:type="spellEnd"/>
            <w:r w:rsidRPr="00A722CA">
              <w:rPr>
                <w:rFonts w:cs="Arial"/>
              </w:rPr>
              <w:t xml:space="preserve"> shall conduct only one CBT for a Customer</w:t>
            </w:r>
            <w:r w:rsidR="00F21836" w:rsidRPr="00A722CA">
              <w:rPr>
                <w:rFonts w:cs="Arial"/>
              </w:rPr>
              <w:t>, however, different exams paper</w:t>
            </w:r>
            <w:r w:rsidR="000B1390" w:rsidRPr="00A722CA">
              <w:rPr>
                <w:rFonts w:cs="Arial"/>
              </w:rPr>
              <w:t>s</w:t>
            </w:r>
            <w:r w:rsidR="00F21836" w:rsidRPr="00A722CA">
              <w:rPr>
                <w:rFonts w:cs="Arial"/>
              </w:rPr>
              <w:t xml:space="preserve"> may be conducted at the same time.</w:t>
            </w:r>
          </w:p>
        </w:tc>
        <w:tc>
          <w:tcPr>
            <w:tcW w:w="992" w:type="dxa"/>
          </w:tcPr>
          <w:p w14:paraId="6FE3433C" w14:textId="3DA325B9" w:rsidR="00A26840" w:rsidRPr="00A722CA" w:rsidRDefault="005779F2" w:rsidP="00881F98">
            <w:pPr>
              <w:rPr>
                <w:rFonts w:cs="Arial"/>
              </w:rPr>
            </w:pPr>
            <w:r>
              <w:rPr>
                <w:rFonts w:cs="Arial"/>
              </w:rPr>
              <w:t>1</w:t>
            </w:r>
          </w:p>
        </w:tc>
        <w:tc>
          <w:tcPr>
            <w:tcW w:w="1985" w:type="dxa"/>
          </w:tcPr>
          <w:p w14:paraId="7C974436" w14:textId="0C2C8869" w:rsidR="00A26840" w:rsidRPr="00A722CA" w:rsidRDefault="006D7091" w:rsidP="00881F98">
            <w:pPr>
              <w:rPr>
                <w:rFonts w:cs="Arial"/>
              </w:rPr>
            </w:pPr>
            <w:r>
              <w:rPr>
                <w:rFonts w:cs="Arial"/>
              </w:rPr>
              <w:t>COP</w:t>
            </w:r>
          </w:p>
        </w:tc>
      </w:tr>
      <w:tr w:rsidR="00154CAB" w:rsidRPr="00A722CA" w14:paraId="0A0E3A24" w14:textId="77777777" w:rsidTr="00881F98">
        <w:tc>
          <w:tcPr>
            <w:tcW w:w="1271" w:type="dxa"/>
          </w:tcPr>
          <w:p w14:paraId="31B9BAB3" w14:textId="09612976" w:rsidR="00154CAB" w:rsidRPr="00A722CA" w:rsidRDefault="005779F2" w:rsidP="00881F98">
            <w:pPr>
              <w:rPr>
                <w:rFonts w:cs="Arial"/>
              </w:rPr>
            </w:pPr>
            <w:r>
              <w:rPr>
                <w:rFonts w:cs="Arial"/>
              </w:rPr>
              <w:t>MT 8</w:t>
            </w:r>
          </w:p>
        </w:tc>
        <w:tc>
          <w:tcPr>
            <w:tcW w:w="5103" w:type="dxa"/>
          </w:tcPr>
          <w:p w14:paraId="3D3C2EAF" w14:textId="36C614CC" w:rsidR="00154CAB" w:rsidRPr="00A722CA" w:rsidRDefault="00154CAB" w:rsidP="00881F98">
            <w:pPr>
              <w:rPr>
                <w:rFonts w:cs="Arial"/>
                <w:highlight w:val="yellow"/>
              </w:rPr>
            </w:pPr>
            <w:r w:rsidRPr="00A722CA">
              <w:rPr>
                <w:rFonts w:cs="Arial"/>
                <w:highlight w:val="yellow"/>
              </w:rPr>
              <w:t>Customer Users to be created and added for each Customer all over again for a new CBT?</w:t>
            </w:r>
          </w:p>
        </w:tc>
        <w:tc>
          <w:tcPr>
            <w:tcW w:w="992" w:type="dxa"/>
          </w:tcPr>
          <w:p w14:paraId="48D7B841" w14:textId="77777777" w:rsidR="00154CAB" w:rsidRPr="00A722CA" w:rsidRDefault="00154CAB" w:rsidP="00881F98">
            <w:pPr>
              <w:rPr>
                <w:rFonts w:cs="Arial"/>
              </w:rPr>
            </w:pPr>
          </w:p>
        </w:tc>
        <w:tc>
          <w:tcPr>
            <w:tcW w:w="1985" w:type="dxa"/>
          </w:tcPr>
          <w:p w14:paraId="16C476CC" w14:textId="2379D1C7" w:rsidR="00154CAB" w:rsidRPr="00A722CA" w:rsidRDefault="006D7091" w:rsidP="00881F98">
            <w:pPr>
              <w:rPr>
                <w:rFonts w:cs="Arial"/>
              </w:rPr>
            </w:pPr>
            <w:r>
              <w:rPr>
                <w:rFonts w:cs="Arial"/>
              </w:rPr>
              <w:t>COP</w:t>
            </w:r>
          </w:p>
        </w:tc>
      </w:tr>
      <w:tr w:rsidR="00154CAB" w:rsidRPr="00A722CA" w14:paraId="2DFBAE6C" w14:textId="77777777" w:rsidTr="00881F98">
        <w:tc>
          <w:tcPr>
            <w:tcW w:w="1271" w:type="dxa"/>
          </w:tcPr>
          <w:p w14:paraId="62687221" w14:textId="4F213A04" w:rsidR="00154CAB" w:rsidRPr="00A722CA" w:rsidRDefault="005779F2" w:rsidP="00881F98">
            <w:pPr>
              <w:rPr>
                <w:rFonts w:cs="Arial"/>
              </w:rPr>
            </w:pPr>
            <w:r>
              <w:rPr>
                <w:rFonts w:cs="Arial"/>
              </w:rPr>
              <w:t>MT 9</w:t>
            </w:r>
          </w:p>
        </w:tc>
        <w:tc>
          <w:tcPr>
            <w:tcW w:w="5103" w:type="dxa"/>
          </w:tcPr>
          <w:p w14:paraId="5BEF37ED" w14:textId="0A59D660" w:rsidR="00154CAB" w:rsidRPr="00A722CA" w:rsidRDefault="005C7BE6" w:rsidP="00881F98">
            <w:pPr>
              <w:rPr>
                <w:rFonts w:cs="Arial"/>
              </w:rPr>
            </w:pPr>
            <w:r w:rsidRPr="00A722CA">
              <w:rPr>
                <w:rFonts w:cs="Arial"/>
                <w:highlight w:val="yellow"/>
              </w:rPr>
              <w:t>What about Temp HR User Accounts</w:t>
            </w:r>
            <w:r w:rsidR="003D5B8E" w:rsidRPr="00A722CA">
              <w:rPr>
                <w:rFonts w:cs="Arial"/>
                <w:highlight w:val="yellow"/>
              </w:rPr>
              <w:t>, tied to a CBT</w:t>
            </w:r>
            <w:r w:rsidRPr="00A722CA">
              <w:rPr>
                <w:rFonts w:cs="Arial"/>
                <w:highlight w:val="yellow"/>
              </w:rPr>
              <w:t>?</w:t>
            </w:r>
          </w:p>
        </w:tc>
        <w:tc>
          <w:tcPr>
            <w:tcW w:w="992" w:type="dxa"/>
          </w:tcPr>
          <w:p w14:paraId="03415412" w14:textId="77777777" w:rsidR="00154CAB" w:rsidRPr="00A722CA" w:rsidRDefault="00154CAB" w:rsidP="00881F98">
            <w:pPr>
              <w:rPr>
                <w:rFonts w:cs="Arial"/>
              </w:rPr>
            </w:pPr>
          </w:p>
        </w:tc>
        <w:tc>
          <w:tcPr>
            <w:tcW w:w="1985" w:type="dxa"/>
          </w:tcPr>
          <w:p w14:paraId="7C42E943" w14:textId="13718A86" w:rsidR="00154CAB" w:rsidRPr="00A722CA" w:rsidRDefault="006D7091" w:rsidP="00881F98">
            <w:pPr>
              <w:rPr>
                <w:rFonts w:cs="Arial"/>
              </w:rPr>
            </w:pPr>
            <w:r>
              <w:rPr>
                <w:rFonts w:cs="Arial"/>
              </w:rPr>
              <w:t>COP</w:t>
            </w:r>
          </w:p>
        </w:tc>
      </w:tr>
    </w:tbl>
    <w:p w14:paraId="5E54CEB9" w14:textId="77777777" w:rsidR="006D05FD" w:rsidRPr="00A722CA" w:rsidRDefault="006D05FD" w:rsidP="006D05FD">
      <w:pPr>
        <w:rPr>
          <w:rFonts w:cs="Arial"/>
        </w:rPr>
      </w:pPr>
    </w:p>
    <w:p w14:paraId="4E35AE9A" w14:textId="79E2C431" w:rsidR="00056BBF" w:rsidRPr="00A722CA" w:rsidRDefault="006905E8" w:rsidP="00056BBF">
      <w:pPr>
        <w:pStyle w:val="Heading2"/>
        <w:rPr>
          <w:rFonts w:cs="Arial"/>
        </w:rPr>
      </w:pPr>
      <w:bookmarkStart w:id="110" w:name="_Toc19801099"/>
      <w:bookmarkStart w:id="111" w:name="_Toc20317954"/>
      <w:r w:rsidRPr="00A722CA">
        <w:rPr>
          <w:rFonts w:cs="Arial"/>
        </w:rPr>
        <w:t>CBT Management (CBTM)</w:t>
      </w:r>
      <w:bookmarkEnd w:id="110"/>
      <w:bookmarkEnd w:id="111"/>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56908958" w14:textId="77777777" w:rsidTr="00881F98">
        <w:tc>
          <w:tcPr>
            <w:tcW w:w="1271" w:type="dxa"/>
            <w:shd w:val="clear" w:color="auto" w:fill="BFBFBF" w:themeFill="background1" w:themeFillShade="BF"/>
          </w:tcPr>
          <w:p w14:paraId="7C781A31"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2691B83F"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3F5618D6"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65039C50" w14:textId="13267E00" w:rsidR="00056BBF" w:rsidRPr="00A722CA" w:rsidRDefault="008C2985" w:rsidP="00881F98">
            <w:pPr>
              <w:rPr>
                <w:rFonts w:cs="Arial"/>
                <w:b/>
              </w:rPr>
            </w:pPr>
            <w:r>
              <w:rPr>
                <w:rFonts w:cs="Arial"/>
                <w:b/>
              </w:rPr>
              <w:t>Business Process Reference</w:t>
            </w:r>
          </w:p>
        </w:tc>
      </w:tr>
      <w:tr w:rsidR="00056BBF" w:rsidRPr="00A722CA" w14:paraId="1715BB1D" w14:textId="77777777" w:rsidTr="00881F98">
        <w:tc>
          <w:tcPr>
            <w:tcW w:w="1271" w:type="dxa"/>
          </w:tcPr>
          <w:p w14:paraId="01F1DE79" w14:textId="6749D6DA" w:rsidR="00056BBF" w:rsidRPr="00A722CA" w:rsidRDefault="00B17C60" w:rsidP="00881F98">
            <w:pPr>
              <w:rPr>
                <w:rFonts w:cs="Arial"/>
              </w:rPr>
            </w:pPr>
            <w:r w:rsidRPr="00A722CA">
              <w:rPr>
                <w:rFonts w:cs="Arial"/>
              </w:rPr>
              <w:t>CBTM</w:t>
            </w:r>
            <w:r w:rsidR="00056BBF" w:rsidRPr="00A722CA">
              <w:rPr>
                <w:rFonts w:cs="Arial"/>
              </w:rPr>
              <w:t xml:space="preserve"> </w:t>
            </w:r>
            <w:del w:id="112" w:author="Rishi Choudhary" w:date="2021-01-16T17:57: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13</w:delText>
              </w:r>
              <w:r w:rsidR="002211A4" w:rsidRPr="00A722CA" w:rsidDel="0062188C">
                <w:rPr>
                  <w:rFonts w:cs="Arial"/>
                  <w:noProof/>
                </w:rPr>
                <w:fldChar w:fldCharType="end"/>
              </w:r>
            </w:del>
            <w:ins w:id="113" w:author="Rishi Choudhary" w:date="2021-01-16T17:57:00Z">
              <w:r w:rsidR="0062188C">
                <w:rPr>
                  <w:rFonts w:cs="Arial"/>
                </w:rPr>
                <w:t>1</w:t>
              </w:r>
            </w:ins>
          </w:p>
        </w:tc>
        <w:tc>
          <w:tcPr>
            <w:tcW w:w="5103" w:type="dxa"/>
          </w:tcPr>
          <w:p w14:paraId="36F071D8" w14:textId="56C55017" w:rsidR="00056BBF" w:rsidRPr="00A722CA" w:rsidRDefault="00B17C60" w:rsidP="00881F98">
            <w:pPr>
              <w:rPr>
                <w:rFonts w:cs="Arial"/>
              </w:rPr>
            </w:pPr>
            <w:r w:rsidRPr="00A722CA">
              <w:rPr>
                <w:rFonts w:cs="Arial"/>
              </w:rPr>
              <w:t xml:space="preserve">This component shall be used by EDUTEST Admin to add, update and </w:t>
            </w:r>
            <w:r w:rsidR="002D12CE" w:rsidRPr="00A722CA">
              <w:rPr>
                <w:rFonts w:cs="Arial"/>
              </w:rPr>
              <w:t>archive</w:t>
            </w:r>
            <w:r w:rsidRPr="00A722CA">
              <w:rPr>
                <w:rFonts w:cs="Arial"/>
              </w:rPr>
              <w:t xml:space="preserve"> CBT for Customers to the System</w:t>
            </w:r>
          </w:p>
        </w:tc>
        <w:tc>
          <w:tcPr>
            <w:tcW w:w="992" w:type="dxa"/>
          </w:tcPr>
          <w:p w14:paraId="414C338D" w14:textId="35FF3C69" w:rsidR="00056BBF" w:rsidRPr="00A722CA" w:rsidRDefault="002E48E1" w:rsidP="00881F98">
            <w:pPr>
              <w:rPr>
                <w:rFonts w:cs="Arial"/>
              </w:rPr>
            </w:pPr>
            <w:r>
              <w:rPr>
                <w:rFonts w:cs="Arial"/>
              </w:rPr>
              <w:t>1</w:t>
            </w:r>
          </w:p>
        </w:tc>
        <w:tc>
          <w:tcPr>
            <w:tcW w:w="1985" w:type="dxa"/>
          </w:tcPr>
          <w:p w14:paraId="23628F07" w14:textId="61FF7C6C" w:rsidR="00056BBF" w:rsidRPr="00A722CA" w:rsidRDefault="008C2985" w:rsidP="00881F98">
            <w:pPr>
              <w:rPr>
                <w:rFonts w:cs="Arial"/>
              </w:rPr>
            </w:pPr>
            <w:del w:id="114" w:author="Rishi Choudhary" w:date="2021-01-16T20:10:00Z">
              <w:r w:rsidDel="00F067AB">
                <w:rPr>
                  <w:rFonts w:cs="Arial"/>
                </w:rPr>
                <w:delText>CO</w:delText>
              </w:r>
            </w:del>
            <w:ins w:id="115" w:author="Rishi Choudhary" w:date="2021-01-16T20:10:00Z">
              <w:r w:rsidR="00F067AB">
                <w:rPr>
                  <w:rFonts w:cs="Arial"/>
                </w:rPr>
                <w:t>TDP</w:t>
              </w:r>
            </w:ins>
            <w:del w:id="116" w:author="Rishi Choudhary" w:date="2021-01-16T20:09:00Z">
              <w:r w:rsidDel="00F067AB">
                <w:rPr>
                  <w:rFonts w:cs="Arial"/>
                </w:rPr>
                <w:delText>B</w:delText>
              </w:r>
            </w:del>
          </w:p>
        </w:tc>
      </w:tr>
      <w:tr w:rsidR="00B17C60" w:rsidRPr="00A722CA" w14:paraId="2CF87E30" w14:textId="77777777" w:rsidTr="00881F98">
        <w:tc>
          <w:tcPr>
            <w:tcW w:w="1271" w:type="dxa"/>
          </w:tcPr>
          <w:p w14:paraId="75B011EA" w14:textId="07CAF295" w:rsidR="00B17C60" w:rsidRPr="00A722CA" w:rsidRDefault="00B17C60" w:rsidP="00881F98">
            <w:pPr>
              <w:rPr>
                <w:rFonts w:cs="Arial"/>
              </w:rPr>
            </w:pPr>
            <w:r w:rsidRPr="00A722CA">
              <w:rPr>
                <w:rFonts w:cs="Arial"/>
              </w:rPr>
              <w:t>CBTM 2</w:t>
            </w:r>
          </w:p>
        </w:tc>
        <w:tc>
          <w:tcPr>
            <w:tcW w:w="5103" w:type="dxa"/>
          </w:tcPr>
          <w:p w14:paraId="1D42565F" w14:textId="679A06BE" w:rsidR="00B17C60" w:rsidRPr="00A722CA" w:rsidRDefault="00690B26" w:rsidP="00881F98">
            <w:pPr>
              <w:rPr>
                <w:rFonts w:cs="Arial"/>
              </w:rPr>
            </w:pPr>
            <w:r w:rsidRPr="00A722CA">
              <w:rPr>
                <w:rFonts w:cs="Arial"/>
              </w:rPr>
              <w:t xml:space="preserve">A number of </w:t>
            </w:r>
            <w:r w:rsidR="008566F7" w:rsidRPr="00A722CA">
              <w:rPr>
                <w:rFonts w:cs="Arial"/>
              </w:rPr>
              <w:t>top-level attributes for CBT</w:t>
            </w:r>
            <w:r w:rsidRPr="00A722CA">
              <w:rPr>
                <w:rFonts w:cs="Arial"/>
              </w:rPr>
              <w:t xml:space="preserve">, including but not limited to, the below list shall be </w:t>
            </w:r>
            <w:r w:rsidR="008566F7" w:rsidRPr="00A722CA">
              <w:rPr>
                <w:rFonts w:cs="Arial"/>
              </w:rPr>
              <w:t>input</w:t>
            </w:r>
            <w:r w:rsidR="00D91A93" w:rsidRPr="00A722CA">
              <w:rPr>
                <w:rFonts w:cs="Arial"/>
              </w:rPr>
              <w:t>:</w:t>
            </w:r>
          </w:p>
          <w:p w14:paraId="2780D04D" w14:textId="79501023" w:rsidR="00586AA7" w:rsidRPr="00A722CA" w:rsidRDefault="00586AA7" w:rsidP="002211A4">
            <w:pPr>
              <w:pStyle w:val="ListParagraph"/>
              <w:numPr>
                <w:ilvl w:val="0"/>
                <w:numId w:val="5"/>
              </w:numPr>
              <w:rPr>
                <w:rFonts w:cs="Arial"/>
              </w:rPr>
            </w:pPr>
            <w:r w:rsidRPr="00A722CA">
              <w:rPr>
                <w:rFonts w:cs="Arial"/>
              </w:rPr>
              <w:t>Minimum Qualification of the Candidate</w:t>
            </w:r>
          </w:p>
          <w:p w14:paraId="0F8818F6" w14:textId="58BC2D2E" w:rsidR="00D9422C" w:rsidRPr="00A722CA" w:rsidRDefault="00D9422C" w:rsidP="002211A4">
            <w:pPr>
              <w:pStyle w:val="ListParagraph"/>
              <w:numPr>
                <w:ilvl w:val="0"/>
                <w:numId w:val="5"/>
              </w:numPr>
              <w:rPr>
                <w:rFonts w:cs="Arial"/>
              </w:rPr>
            </w:pPr>
            <w:r w:rsidRPr="00A722CA">
              <w:rPr>
                <w:rFonts w:cs="Arial"/>
              </w:rPr>
              <w:t>Languages the CBT shall be available in</w:t>
            </w:r>
          </w:p>
          <w:p w14:paraId="4DD754BF" w14:textId="77777777" w:rsidR="00586AA7" w:rsidRPr="00A722CA" w:rsidRDefault="00586AA7" w:rsidP="002211A4">
            <w:pPr>
              <w:pStyle w:val="ListParagraph"/>
              <w:numPr>
                <w:ilvl w:val="0"/>
                <w:numId w:val="5"/>
              </w:numPr>
              <w:rPr>
                <w:rFonts w:cs="Arial"/>
              </w:rPr>
            </w:pPr>
            <w:r w:rsidRPr="00A722CA">
              <w:rPr>
                <w:rFonts w:cs="Arial"/>
              </w:rPr>
              <w:t>Application Time Window</w:t>
            </w:r>
          </w:p>
          <w:p w14:paraId="435A1C05" w14:textId="77777777" w:rsidR="00586AA7" w:rsidRPr="00A722CA" w:rsidRDefault="00586AA7" w:rsidP="002211A4">
            <w:pPr>
              <w:pStyle w:val="ListParagraph"/>
              <w:numPr>
                <w:ilvl w:val="0"/>
                <w:numId w:val="5"/>
              </w:numPr>
              <w:rPr>
                <w:rFonts w:cs="Arial"/>
              </w:rPr>
            </w:pPr>
            <w:r w:rsidRPr="00A722CA">
              <w:rPr>
                <w:rFonts w:cs="Arial"/>
              </w:rPr>
              <w:t>Choices of Payment Gateways</w:t>
            </w:r>
          </w:p>
          <w:p w14:paraId="4DB02389" w14:textId="77777777" w:rsidR="00586AA7" w:rsidRPr="00A722CA" w:rsidRDefault="00586AA7" w:rsidP="002211A4">
            <w:pPr>
              <w:pStyle w:val="ListParagraph"/>
              <w:numPr>
                <w:ilvl w:val="0"/>
                <w:numId w:val="5"/>
              </w:numPr>
              <w:rPr>
                <w:rFonts w:cs="Arial"/>
              </w:rPr>
            </w:pPr>
            <w:r w:rsidRPr="00A722CA">
              <w:rPr>
                <w:rFonts w:cs="Arial"/>
              </w:rPr>
              <w:t>Date of generation of Admit-Card</w:t>
            </w:r>
          </w:p>
          <w:p w14:paraId="0355DC9E" w14:textId="0266ABFA" w:rsidR="002B1E90" w:rsidRPr="00A722CA" w:rsidRDefault="002B1E90" w:rsidP="002211A4">
            <w:pPr>
              <w:pStyle w:val="ListParagraph"/>
              <w:numPr>
                <w:ilvl w:val="0"/>
                <w:numId w:val="5"/>
              </w:numPr>
              <w:rPr>
                <w:rFonts w:cs="Arial"/>
              </w:rPr>
            </w:pPr>
            <w:r w:rsidRPr="00A722CA">
              <w:rPr>
                <w:rFonts w:cs="Arial"/>
              </w:rPr>
              <w:t>CBT Time Window</w:t>
            </w:r>
          </w:p>
          <w:p w14:paraId="7EAC2D1F" w14:textId="578D909B" w:rsidR="002B1E90" w:rsidRPr="00A722CA" w:rsidRDefault="002B1E90" w:rsidP="002211A4">
            <w:pPr>
              <w:pStyle w:val="ListParagraph"/>
              <w:numPr>
                <w:ilvl w:val="0"/>
                <w:numId w:val="5"/>
              </w:numPr>
              <w:rPr>
                <w:rFonts w:cs="Arial"/>
              </w:rPr>
            </w:pPr>
            <w:r w:rsidRPr="00A722CA">
              <w:rPr>
                <w:rFonts w:cs="Arial"/>
              </w:rPr>
              <w:t>Result Date</w:t>
            </w:r>
          </w:p>
        </w:tc>
        <w:tc>
          <w:tcPr>
            <w:tcW w:w="992" w:type="dxa"/>
          </w:tcPr>
          <w:p w14:paraId="2E4C0CDA" w14:textId="1BBD6B6D" w:rsidR="00B17C60" w:rsidRPr="00A722CA" w:rsidRDefault="002E48E1" w:rsidP="00881F98">
            <w:pPr>
              <w:rPr>
                <w:rFonts w:cs="Arial"/>
              </w:rPr>
            </w:pPr>
            <w:r>
              <w:rPr>
                <w:rFonts w:cs="Arial"/>
              </w:rPr>
              <w:t>1</w:t>
            </w:r>
          </w:p>
        </w:tc>
        <w:tc>
          <w:tcPr>
            <w:tcW w:w="1985" w:type="dxa"/>
          </w:tcPr>
          <w:p w14:paraId="3695D426" w14:textId="2AC53C29" w:rsidR="00B17C60" w:rsidRPr="00A722CA" w:rsidRDefault="00F067AB" w:rsidP="00881F98">
            <w:pPr>
              <w:rPr>
                <w:rFonts w:cs="Arial"/>
              </w:rPr>
            </w:pPr>
            <w:ins w:id="117" w:author="Rishi Choudhary" w:date="2021-01-16T20:10:00Z">
              <w:r>
                <w:rPr>
                  <w:rFonts w:cs="Arial"/>
                </w:rPr>
                <w:t>TDP</w:t>
              </w:r>
            </w:ins>
            <w:del w:id="118" w:author="Rishi Choudhary" w:date="2021-01-16T20:10:00Z">
              <w:r w:rsidR="008C2985" w:rsidDel="00F067AB">
                <w:rPr>
                  <w:rFonts w:cs="Arial"/>
                </w:rPr>
                <w:delText>CO</w:delText>
              </w:r>
            </w:del>
            <w:del w:id="119" w:author="Rishi Choudhary" w:date="2021-01-16T20:09:00Z">
              <w:r w:rsidR="008C2985" w:rsidDel="00F067AB">
                <w:rPr>
                  <w:rFonts w:cs="Arial"/>
                </w:rPr>
                <w:delText>B</w:delText>
              </w:r>
            </w:del>
          </w:p>
        </w:tc>
      </w:tr>
      <w:tr w:rsidR="00B17C60" w:rsidRPr="00A722CA" w14:paraId="37265EAF" w14:textId="77777777" w:rsidTr="00881F98">
        <w:tc>
          <w:tcPr>
            <w:tcW w:w="1271" w:type="dxa"/>
          </w:tcPr>
          <w:p w14:paraId="2E602C4D" w14:textId="6318468A" w:rsidR="00B17C60" w:rsidRPr="00A722CA" w:rsidRDefault="00B17C60" w:rsidP="00881F98">
            <w:pPr>
              <w:rPr>
                <w:rFonts w:cs="Arial"/>
              </w:rPr>
            </w:pPr>
            <w:r w:rsidRPr="00A722CA">
              <w:rPr>
                <w:rFonts w:cs="Arial"/>
              </w:rPr>
              <w:t>CBTM 3</w:t>
            </w:r>
          </w:p>
        </w:tc>
        <w:tc>
          <w:tcPr>
            <w:tcW w:w="5103" w:type="dxa"/>
          </w:tcPr>
          <w:p w14:paraId="42C08640" w14:textId="77777777" w:rsidR="007E386C" w:rsidRPr="00A722CA" w:rsidRDefault="008566F7" w:rsidP="007E386C">
            <w:pPr>
              <w:rPr>
                <w:rFonts w:cs="Arial"/>
              </w:rPr>
            </w:pPr>
            <w:r w:rsidRPr="00A722CA">
              <w:rPr>
                <w:rFonts w:cs="Arial"/>
              </w:rPr>
              <w:t>System level configuration parameters shall also be defined:</w:t>
            </w:r>
          </w:p>
          <w:p w14:paraId="059F00F2" w14:textId="7D47C996" w:rsidR="003E1C4F" w:rsidRPr="00A722CA" w:rsidRDefault="003E1C4F" w:rsidP="002211A4">
            <w:pPr>
              <w:pStyle w:val="ListParagraph"/>
              <w:numPr>
                <w:ilvl w:val="0"/>
                <w:numId w:val="5"/>
              </w:numPr>
              <w:rPr>
                <w:rFonts w:cs="Arial"/>
              </w:rPr>
            </w:pPr>
            <w:r w:rsidRPr="00A722CA">
              <w:rPr>
                <w:rFonts w:cs="Arial"/>
              </w:rPr>
              <w:t>Roll Number generation pattern</w:t>
            </w:r>
          </w:p>
          <w:p w14:paraId="6844C9C6" w14:textId="09470BDE" w:rsidR="00B17C60" w:rsidRPr="00A722CA" w:rsidRDefault="007E386C" w:rsidP="002211A4">
            <w:pPr>
              <w:pStyle w:val="ListParagraph"/>
              <w:numPr>
                <w:ilvl w:val="0"/>
                <w:numId w:val="5"/>
              </w:numPr>
              <w:rPr>
                <w:rFonts w:cs="Arial"/>
              </w:rPr>
            </w:pPr>
            <w:r w:rsidRPr="00A722CA">
              <w:rPr>
                <w:rFonts w:cs="Arial"/>
              </w:rPr>
              <w:t>Should the Raw-Score be shown immediately after the CBT is submitted?</w:t>
            </w:r>
          </w:p>
          <w:p w14:paraId="3A905579" w14:textId="3A353884" w:rsidR="00EC76DF" w:rsidRPr="00A722CA" w:rsidRDefault="00EC76DF" w:rsidP="002211A4">
            <w:pPr>
              <w:pStyle w:val="ListParagraph"/>
              <w:numPr>
                <w:ilvl w:val="0"/>
                <w:numId w:val="5"/>
              </w:numPr>
              <w:rPr>
                <w:rFonts w:cs="Arial"/>
              </w:rPr>
            </w:pPr>
            <w:r w:rsidRPr="00A722CA">
              <w:rPr>
                <w:rFonts w:cs="Arial"/>
                <w:highlight w:val="yellow"/>
              </w:rPr>
              <w:t>… TBD</w:t>
            </w:r>
          </w:p>
        </w:tc>
        <w:tc>
          <w:tcPr>
            <w:tcW w:w="992" w:type="dxa"/>
          </w:tcPr>
          <w:p w14:paraId="4E2BD215" w14:textId="4CCF01EC" w:rsidR="00B17C60" w:rsidRPr="00A722CA" w:rsidRDefault="002E48E1" w:rsidP="00881F98">
            <w:pPr>
              <w:rPr>
                <w:rFonts w:cs="Arial"/>
              </w:rPr>
            </w:pPr>
            <w:r>
              <w:rPr>
                <w:rFonts w:cs="Arial"/>
              </w:rPr>
              <w:t>1</w:t>
            </w:r>
          </w:p>
        </w:tc>
        <w:tc>
          <w:tcPr>
            <w:tcW w:w="1985" w:type="dxa"/>
          </w:tcPr>
          <w:p w14:paraId="02274247" w14:textId="38EB5FF8" w:rsidR="00B17C60" w:rsidRPr="00A722CA" w:rsidRDefault="00F067AB" w:rsidP="00881F98">
            <w:pPr>
              <w:rPr>
                <w:rFonts w:cs="Arial"/>
              </w:rPr>
            </w:pPr>
            <w:ins w:id="120" w:author="Rishi Choudhary" w:date="2021-01-16T20:10:00Z">
              <w:r>
                <w:rPr>
                  <w:rFonts w:cs="Arial"/>
                </w:rPr>
                <w:t>TDP</w:t>
              </w:r>
            </w:ins>
            <w:del w:id="121" w:author="Rishi Choudhary" w:date="2021-01-16T20:10:00Z">
              <w:r w:rsidR="008C2985" w:rsidDel="00F067AB">
                <w:rPr>
                  <w:rFonts w:cs="Arial"/>
                </w:rPr>
                <w:delText>CO</w:delText>
              </w:r>
            </w:del>
            <w:del w:id="122" w:author="Rishi Choudhary" w:date="2021-01-16T20:09:00Z">
              <w:r w:rsidR="008C2985" w:rsidDel="00F067AB">
                <w:rPr>
                  <w:rFonts w:cs="Arial"/>
                </w:rPr>
                <w:delText>B</w:delText>
              </w:r>
            </w:del>
          </w:p>
        </w:tc>
      </w:tr>
    </w:tbl>
    <w:p w14:paraId="37B80A86" w14:textId="77777777" w:rsidR="00056BBF" w:rsidRPr="00A722CA" w:rsidRDefault="00056BBF" w:rsidP="00056BBF">
      <w:pPr>
        <w:rPr>
          <w:rFonts w:cs="Arial"/>
        </w:rPr>
      </w:pPr>
    </w:p>
    <w:p w14:paraId="2A7878FE" w14:textId="2AC20173" w:rsidR="00056BBF" w:rsidRPr="00A722CA" w:rsidRDefault="00BB55B5" w:rsidP="00056BBF">
      <w:pPr>
        <w:pStyle w:val="Heading2"/>
        <w:rPr>
          <w:rFonts w:cs="Arial"/>
        </w:rPr>
      </w:pPr>
      <w:bookmarkStart w:id="123" w:name="_Toc19801100"/>
      <w:bookmarkStart w:id="124" w:name="_Toc20317955"/>
      <w:r w:rsidRPr="00A722CA">
        <w:rPr>
          <w:rFonts w:cs="Arial"/>
        </w:rPr>
        <w:lastRenderedPageBreak/>
        <w:t xml:space="preserve">CBT </w:t>
      </w:r>
      <w:r w:rsidR="006905E8" w:rsidRPr="00A722CA">
        <w:rPr>
          <w:rFonts w:cs="Arial"/>
        </w:rPr>
        <w:t>Micro-Site (CMS)</w:t>
      </w:r>
      <w:bookmarkEnd w:id="123"/>
      <w:bookmarkEnd w:id="124"/>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5959C567" w14:textId="77777777" w:rsidTr="00881F98">
        <w:tc>
          <w:tcPr>
            <w:tcW w:w="1271" w:type="dxa"/>
            <w:shd w:val="clear" w:color="auto" w:fill="BFBFBF" w:themeFill="background1" w:themeFillShade="BF"/>
          </w:tcPr>
          <w:p w14:paraId="6AC67898"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5B0D54A1"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2974969B"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78C28448" w14:textId="1416CE0F" w:rsidR="00056BBF" w:rsidRPr="00A722CA" w:rsidRDefault="008C2985" w:rsidP="00881F98">
            <w:pPr>
              <w:rPr>
                <w:rFonts w:cs="Arial"/>
                <w:b/>
              </w:rPr>
            </w:pPr>
            <w:r>
              <w:rPr>
                <w:rFonts w:cs="Arial"/>
                <w:b/>
              </w:rPr>
              <w:t>Business Process Reference</w:t>
            </w:r>
          </w:p>
        </w:tc>
      </w:tr>
      <w:tr w:rsidR="00056BBF" w:rsidRPr="00A722CA" w14:paraId="57F228C0" w14:textId="77777777" w:rsidTr="00881F98">
        <w:tc>
          <w:tcPr>
            <w:tcW w:w="1271" w:type="dxa"/>
          </w:tcPr>
          <w:p w14:paraId="63F6D503" w14:textId="402D2126" w:rsidR="00056BBF" w:rsidRPr="00A722CA" w:rsidRDefault="003E1C4F" w:rsidP="00881F98">
            <w:pPr>
              <w:rPr>
                <w:rFonts w:cs="Arial"/>
              </w:rPr>
            </w:pPr>
            <w:r w:rsidRPr="00A722CA">
              <w:rPr>
                <w:rFonts w:cs="Arial"/>
              </w:rPr>
              <w:t>CMS</w:t>
            </w:r>
            <w:r w:rsidR="00056BBF" w:rsidRPr="00A722CA">
              <w:rPr>
                <w:rFonts w:cs="Arial"/>
              </w:rPr>
              <w:t xml:space="preserve"> </w:t>
            </w:r>
            <w:del w:id="125" w:author="Rishi Choudhary" w:date="2021-01-16T17:57: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14</w:delText>
              </w:r>
              <w:r w:rsidR="002211A4" w:rsidRPr="00A722CA" w:rsidDel="0062188C">
                <w:rPr>
                  <w:rFonts w:cs="Arial"/>
                  <w:noProof/>
                </w:rPr>
                <w:fldChar w:fldCharType="end"/>
              </w:r>
            </w:del>
            <w:ins w:id="126" w:author="Rishi Choudhary" w:date="2021-01-16T17:57:00Z">
              <w:r w:rsidR="0062188C">
                <w:rPr>
                  <w:rFonts w:cs="Arial"/>
                </w:rPr>
                <w:t>1</w:t>
              </w:r>
            </w:ins>
          </w:p>
        </w:tc>
        <w:tc>
          <w:tcPr>
            <w:tcW w:w="5103" w:type="dxa"/>
          </w:tcPr>
          <w:p w14:paraId="0F56B0B4" w14:textId="38E3F64D" w:rsidR="00056BBF" w:rsidRPr="00A722CA" w:rsidRDefault="00AA0C0A" w:rsidP="00881F98">
            <w:pPr>
              <w:rPr>
                <w:rFonts w:cs="Arial"/>
              </w:rPr>
            </w:pPr>
            <w:r w:rsidRPr="00A722CA">
              <w:rPr>
                <w:rFonts w:cs="Arial"/>
              </w:rPr>
              <w:t xml:space="preserve">A micro-site shall be automatically generated based on a pre-defined template, there shall be </w:t>
            </w:r>
            <w:r w:rsidR="00171518" w:rsidRPr="00A722CA">
              <w:rPr>
                <w:rFonts w:cs="Arial"/>
              </w:rPr>
              <w:t>one or more</w:t>
            </w:r>
            <w:r w:rsidRPr="00A722CA">
              <w:rPr>
                <w:rFonts w:cs="Arial"/>
              </w:rPr>
              <w:t xml:space="preserve"> templates to choose from.</w:t>
            </w:r>
          </w:p>
        </w:tc>
        <w:tc>
          <w:tcPr>
            <w:tcW w:w="992" w:type="dxa"/>
          </w:tcPr>
          <w:p w14:paraId="0BC5B05A" w14:textId="3C89A5F5" w:rsidR="00056BBF" w:rsidRPr="00A722CA" w:rsidRDefault="002E48E1" w:rsidP="00881F98">
            <w:pPr>
              <w:rPr>
                <w:rFonts w:cs="Arial"/>
              </w:rPr>
            </w:pPr>
            <w:r>
              <w:rPr>
                <w:rFonts w:cs="Arial"/>
              </w:rPr>
              <w:t>4</w:t>
            </w:r>
          </w:p>
        </w:tc>
        <w:tc>
          <w:tcPr>
            <w:tcW w:w="1985" w:type="dxa"/>
          </w:tcPr>
          <w:p w14:paraId="3A0B20B2" w14:textId="3FB2D104" w:rsidR="00056BBF" w:rsidRPr="00A722CA" w:rsidRDefault="00F067AB" w:rsidP="00881F98">
            <w:pPr>
              <w:rPr>
                <w:rFonts w:cs="Arial"/>
              </w:rPr>
            </w:pPr>
            <w:ins w:id="127" w:author="Rishi Choudhary" w:date="2021-01-16T20:11:00Z">
              <w:r>
                <w:rPr>
                  <w:rFonts w:cs="Arial"/>
                </w:rPr>
                <w:t>TDP</w:t>
              </w:r>
            </w:ins>
            <w:del w:id="128" w:author="Rishi Choudhary" w:date="2021-01-16T20:11:00Z">
              <w:r w:rsidR="008C2985" w:rsidDel="00F067AB">
                <w:rPr>
                  <w:rFonts w:cs="Arial"/>
                </w:rPr>
                <w:delText>COB</w:delText>
              </w:r>
            </w:del>
          </w:p>
        </w:tc>
      </w:tr>
      <w:tr w:rsidR="00AA0C0A" w:rsidRPr="00A722CA" w14:paraId="6ADCB19B" w14:textId="77777777" w:rsidTr="00881F98">
        <w:tc>
          <w:tcPr>
            <w:tcW w:w="1271" w:type="dxa"/>
          </w:tcPr>
          <w:p w14:paraId="5FBB5890" w14:textId="7F7911D8" w:rsidR="00AA0C0A" w:rsidRPr="00A722CA" w:rsidRDefault="00AA0C0A" w:rsidP="00881F98">
            <w:pPr>
              <w:rPr>
                <w:rFonts w:cs="Arial"/>
              </w:rPr>
            </w:pPr>
            <w:r w:rsidRPr="00A722CA">
              <w:rPr>
                <w:rFonts w:cs="Arial"/>
              </w:rPr>
              <w:t>CMS 2</w:t>
            </w:r>
          </w:p>
        </w:tc>
        <w:tc>
          <w:tcPr>
            <w:tcW w:w="5103" w:type="dxa"/>
          </w:tcPr>
          <w:p w14:paraId="3141779C" w14:textId="511F23D3" w:rsidR="00AA0C0A" w:rsidRPr="00A722CA" w:rsidRDefault="00AA0C0A" w:rsidP="00881F98">
            <w:pPr>
              <w:rPr>
                <w:rFonts w:cs="Arial"/>
              </w:rPr>
            </w:pPr>
            <w:r w:rsidRPr="00A722CA">
              <w:rPr>
                <w:rFonts w:cs="Arial"/>
              </w:rPr>
              <w:t>This micro-site shall be themed based on the inputs received from Customer during their on-boarding process.</w:t>
            </w:r>
          </w:p>
        </w:tc>
        <w:tc>
          <w:tcPr>
            <w:tcW w:w="992" w:type="dxa"/>
          </w:tcPr>
          <w:p w14:paraId="379679B5" w14:textId="07B07F13" w:rsidR="00AA0C0A" w:rsidRPr="00A722CA" w:rsidRDefault="002E48E1" w:rsidP="00881F98">
            <w:pPr>
              <w:rPr>
                <w:rFonts w:cs="Arial"/>
              </w:rPr>
            </w:pPr>
            <w:r>
              <w:rPr>
                <w:rFonts w:cs="Arial"/>
              </w:rPr>
              <w:t>4</w:t>
            </w:r>
          </w:p>
        </w:tc>
        <w:tc>
          <w:tcPr>
            <w:tcW w:w="1985" w:type="dxa"/>
          </w:tcPr>
          <w:p w14:paraId="22C7ED06" w14:textId="61675575" w:rsidR="00AA0C0A" w:rsidRPr="00A722CA" w:rsidRDefault="00F067AB" w:rsidP="00881F98">
            <w:pPr>
              <w:rPr>
                <w:rFonts w:cs="Arial"/>
              </w:rPr>
            </w:pPr>
            <w:ins w:id="129" w:author="Rishi Choudhary" w:date="2021-01-16T20:11:00Z">
              <w:r>
                <w:rPr>
                  <w:rFonts w:cs="Arial"/>
                </w:rPr>
                <w:t>TDP</w:t>
              </w:r>
            </w:ins>
            <w:del w:id="130" w:author="Rishi Choudhary" w:date="2021-01-16T20:11:00Z">
              <w:r w:rsidR="008C2985" w:rsidDel="00F067AB">
                <w:rPr>
                  <w:rFonts w:cs="Arial"/>
                </w:rPr>
                <w:delText>COB</w:delText>
              </w:r>
            </w:del>
          </w:p>
        </w:tc>
      </w:tr>
      <w:tr w:rsidR="00AA0C0A" w:rsidRPr="00A722CA" w14:paraId="0EF52CF3" w14:textId="77777777" w:rsidTr="00881F98">
        <w:tc>
          <w:tcPr>
            <w:tcW w:w="1271" w:type="dxa"/>
          </w:tcPr>
          <w:p w14:paraId="60EDBB66" w14:textId="417C69A7" w:rsidR="00AA0C0A" w:rsidRPr="00A722CA" w:rsidRDefault="00AA0C0A" w:rsidP="00881F98">
            <w:pPr>
              <w:rPr>
                <w:rFonts w:cs="Arial"/>
              </w:rPr>
            </w:pPr>
            <w:r w:rsidRPr="00A722CA">
              <w:rPr>
                <w:rFonts w:cs="Arial"/>
              </w:rPr>
              <w:t>CMS 3</w:t>
            </w:r>
          </w:p>
        </w:tc>
        <w:tc>
          <w:tcPr>
            <w:tcW w:w="5103" w:type="dxa"/>
          </w:tcPr>
          <w:p w14:paraId="1B3B2980" w14:textId="4C4368FA" w:rsidR="00AA0C0A" w:rsidRPr="00A722CA" w:rsidRDefault="00AA0C0A" w:rsidP="00881F98">
            <w:pPr>
              <w:rPr>
                <w:rFonts w:cs="Arial"/>
              </w:rPr>
            </w:pPr>
            <w:r w:rsidRPr="00A722CA">
              <w:rPr>
                <w:rFonts w:cs="Arial"/>
              </w:rPr>
              <w:t>The key data, like CBT dates etc. shall be auto-populated within the micro-site.</w:t>
            </w:r>
          </w:p>
        </w:tc>
        <w:tc>
          <w:tcPr>
            <w:tcW w:w="992" w:type="dxa"/>
          </w:tcPr>
          <w:p w14:paraId="47B3C720" w14:textId="1907B1EE" w:rsidR="00AA0C0A" w:rsidRPr="00A722CA" w:rsidRDefault="002E48E1" w:rsidP="00881F98">
            <w:pPr>
              <w:rPr>
                <w:rFonts w:cs="Arial"/>
              </w:rPr>
            </w:pPr>
            <w:r>
              <w:rPr>
                <w:rFonts w:cs="Arial"/>
              </w:rPr>
              <w:t>4</w:t>
            </w:r>
          </w:p>
        </w:tc>
        <w:tc>
          <w:tcPr>
            <w:tcW w:w="1985" w:type="dxa"/>
          </w:tcPr>
          <w:p w14:paraId="56EAF63C" w14:textId="269258A4" w:rsidR="00AA0C0A" w:rsidRPr="00A722CA" w:rsidRDefault="00F067AB" w:rsidP="00881F98">
            <w:pPr>
              <w:rPr>
                <w:rFonts w:cs="Arial"/>
              </w:rPr>
            </w:pPr>
            <w:ins w:id="131" w:author="Rishi Choudhary" w:date="2021-01-16T20:11:00Z">
              <w:r>
                <w:rPr>
                  <w:rFonts w:cs="Arial"/>
                </w:rPr>
                <w:t>TDP</w:t>
              </w:r>
            </w:ins>
            <w:del w:id="132" w:author="Rishi Choudhary" w:date="2021-01-16T20:11:00Z">
              <w:r w:rsidR="008C2985" w:rsidDel="00F067AB">
                <w:rPr>
                  <w:rFonts w:cs="Arial"/>
                </w:rPr>
                <w:delText>COB</w:delText>
              </w:r>
            </w:del>
          </w:p>
        </w:tc>
      </w:tr>
      <w:tr w:rsidR="00AA0C0A" w:rsidRPr="00A722CA" w14:paraId="5234C9FA" w14:textId="77777777" w:rsidTr="00881F98">
        <w:tc>
          <w:tcPr>
            <w:tcW w:w="1271" w:type="dxa"/>
          </w:tcPr>
          <w:p w14:paraId="1CA4D686" w14:textId="0DCF1C0D" w:rsidR="00AA0C0A" w:rsidRPr="00A722CA" w:rsidRDefault="00AA0C0A" w:rsidP="00881F98">
            <w:pPr>
              <w:rPr>
                <w:rFonts w:cs="Arial"/>
              </w:rPr>
            </w:pPr>
            <w:r w:rsidRPr="00A722CA">
              <w:rPr>
                <w:rFonts w:cs="Arial"/>
              </w:rPr>
              <w:t>CMS 4</w:t>
            </w:r>
          </w:p>
        </w:tc>
        <w:tc>
          <w:tcPr>
            <w:tcW w:w="5103" w:type="dxa"/>
          </w:tcPr>
          <w:p w14:paraId="7AC697D6" w14:textId="066E1EBC" w:rsidR="00AA0C0A" w:rsidRPr="00A722CA" w:rsidRDefault="00AA0C0A" w:rsidP="00881F98">
            <w:pPr>
              <w:rPr>
                <w:rFonts w:cs="Arial"/>
              </w:rPr>
            </w:pPr>
            <w:r w:rsidRPr="00A722CA">
              <w:rPr>
                <w:rFonts w:cs="Arial"/>
              </w:rPr>
              <w:t>There shall be place-holders pre-defined within the template layout, for which the Customer shall be able to provide custom content.</w:t>
            </w:r>
          </w:p>
        </w:tc>
        <w:tc>
          <w:tcPr>
            <w:tcW w:w="992" w:type="dxa"/>
          </w:tcPr>
          <w:p w14:paraId="2FBBDFAF" w14:textId="5741A983" w:rsidR="00AA0C0A" w:rsidRPr="00A722CA" w:rsidRDefault="002E48E1" w:rsidP="00881F98">
            <w:pPr>
              <w:rPr>
                <w:rFonts w:cs="Arial"/>
              </w:rPr>
            </w:pPr>
            <w:r>
              <w:rPr>
                <w:rFonts w:cs="Arial"/>
              </w:rPr>
              <w:t>4</w:t>
            </w:r>
          </w:p>
        </w:tc>
        <w:tc>
          <w:tcPr>
            <w:tcW w:w="1985" w:type="dxa"/>
          </w:tcPr>
          <w:p w14:paraId="558108A0" w14:textId="01B14C53" w:rsidR="00AA0C0A" w:rsidRPr="00A722CA" w:rsidRDefault="00F067AB" w:rsidP="00881F98">
            <w:pPr>
              <w:rPr>
                <w:rFonts w:cs="Arial"/>
              </w:rPr>
            </w:pPr>
            <w:ins w:id="133" w:author="Rishi Choudhary" w:date="2021-01-16T20:11:00Z">
              <w:r>
                <w:rPr>
                  <w:rFonts w:cs="Arial"/>
                </w:rPr>
                <w:t>TDP</w:t>
              </w:r>
            </w:ins>
            <w:del w:id="134" w:author="Rishi Choudhary" w:date="2021-01-16T20:11:00Z">
              <w:r w:rsidR="008C2985" w:rsidDel="00F067AB">
                <w:rPr>
                  <w:rFonts w:cs="Arial"/>
                </w:rPr>
                <w:delText>COB</w:delText>
              </w:r>
            </w:del>
          </w:p>
        </w:tc>
      </w:tr>
      <w:tr w:rsidR="00550D1A" w:rsidRPr="00A722CA" w14:paraId="0A56C903" w14:textId="77777777" w:rsidTr="00881F98">
        <w:tc>
          <w:tcPr>
            <w:tcW w:w="1271" w:type="dxa"/>
          </w:tcPr>
          <w:p w14:paraId="29B36054" w14:textId="33ED53FD" w:rsidR="00550D1A" w:rsidRPr="00A722CA" w:rsidRDefault="00550D1A" w:rsidP="00881F98">
            <w:pPr>
              <w:rPr>
                <w:rFonts w:cs="Arial"/>
              </w:rPr>
            </w:pPr>
            <w:r w:rsidRPr="00A722CA">
              <w:rPr>
                <w:rFonts w:cs="Arial"/>
              </w:rPr>
              <w:t>CMS 5</w:t>
            </w:r>
          </w:p>
        </w:tc>
        <w:tc>
          <w:tcPr>
            <w:tcW w:w="5103" w:type="dxa"/>
          </w:tcPr>
          <w:p w14:paraId="61834BC8" w14:textId="4618A441" w:rsidR="00550D1A" w:rsidRPr="00A722CA" w:rsidRDefault="00550D1A" w:rsidP="00881F98">
            <w:pPr>
              <w:rPr>
                <w:rFonts w:cs="Arial"/>
              </w:rPr>
            </w:pPr>
            <w:r w:rsidRPr="00A722CA">
              <w:rPr>
                <w:rFonts w:cs="Arial"/>
              </w:rPr>
              <w:t xml:space="preserve">This micro-site shall act as the entry-point for Candidates to Register themselves on the CBT System and subsequently access their CBT </w:t>
            </w:r>
            <w:r w:rsidR="0094620C" w:rsidRPr="00A722CA">
              <w:rPr>
                <w:rFonts w:cs="Arial"/>
              </w:rPr>
              <w:t>Dashboard</w:t>
            </w:r>
            <w:r w:rsidRPr="00A722CA">
              <w:rPr>
                <w:rFonts w:cs="Arial"/>
              </w:rPr>
              <w:t xml:space="preserve"> from where they shall be able to track their </w:t>
            </w:r>
            <w:del w:id="135" w:author="Rishi Choudhary" w:date="2021-01-16T20:11:00Z">
              <w:r w:rsidRPr="00A722CA" w:rsidDel="00A7551E">
                <w:rPr>
                  <w:rFonts w:cs="Arial"/>
                </w:rPr>
                <w:delText>end to end</w:delText>
              </w:r>
            </w:del>
            <w:ins w:id="136" w:author="Rishi Choudhary" w:date="2021-01-16T20:11:00Z">
              <w:r w:rsidR="00A7551E" w:rsidRPr="00A722CA">
                <w:rPr>
                  <w:rFonts w:cs="Arial"/>
                </w:rPr>
                <w:t>end-to-end</w:t>
              </w:r>
            </w:ins>
            <w:r w:rsidRPr="00A722CA">
              <w:rPr>
                <w:rFonts w:cs="Arial"/>
              </w:rPr>
              <w:t xml:space="preserve"> CBT.</w:t>
            </w:r>
          </w:p>
        </w:tc>
        <w:tc>
          <w:tcPr>
            <w:tcW w:w="992" w:type="dxa"/>
          </w:tcPr>
          <w:p w14:paraId="04FF2CA0" w14:textId="0D10ED52" w:rsidR="00550D1A" w:rsidRPr="00A722CA" w:rsidRDefault="002E48E1" w:rsidP="00881F98">
            <w:pPr>
              <w:rPr>
                <w:rFonts w:cs="Arial"/>
              </w:rPr>
            </w:pPr>
            <w:r>
              <w:rPr>
                <w:rFonts w:cs="Arial"/>
              </w:rPr>
              <w:t>4</w:t>
            </w:r>
          </w:p>
        </w:tc>
        <w:tc>
          <w:tcPr>
            <w:tcW w:w="1985" w:type="dxa"/>
          </w:tcPr>
          <w:p w14:paraId="4C5F97FE" w14:textId="19ACED7A" w:rsidR="00550D1A" w:rsidRPr="00A722CA" w:rsidRDefault="00F067AB" w:rsidP="00881F98">
            <w:pPr>
              <w:rPr>
                <w:rFonts w:cs="Arial"/>
              </w:rPr>
            </w:pPr>
            <w:ins w:id="137" w:author="Rishi Choudhary" w:date="2021-01-16T20:11:00Z">
              <w:r>
                <w:rPr>
                  <w:rFonts w:cs="Arial"/>
                </w:rPr>
                <w:t>TDP</w:t>
              </w:r>
            </w:ins>
            <w:del w:id="138" w:author="Rishi Choudhary" w:date="2021-01-16T20:11:00Z">
              <w:r w:rsidR="008C2985" w:rsidDel="00F067AB">
                <w:rPr>
                  <w:rFonts w:cs="Arial"/>
                </w:rPr>
                <w:delText>COB</w:delText>
              </w:r>
            </w:del>
          </w:p>
        </w:tc>
      </w:tr>
      <w:tr w:rsidR="00AA0C0A" w:rsidRPr="00A722CA" w14:paraId="786FAB72" w14:textId="77777777" w:rsidTr="00881F98">
        <w:tc>
          <w:tcPr>
            <w:tcW w:w="1271" w:type="dxa"/>
          </w:tcPr>
          <w:p w14:paraId="54F6EE37" w14:textId="5C8F539E" w:rsidR="00AA0C0A" w:rsidRPr="00A722CA" w:rsidRDefault="00AA0C0A" w:rsidP="00881F98">
            <w:pPr>
              <w:rPr>
                <w:rFonts w:cs="Arial"/>
              </w:rPr>
            </w:pPr>
            <w:r w:rsidRPr="00A722CA">
              <w:rPr>
                <w:rFonts w:cs="Arial"/>
              </w:rPr>
              <w:t xml:space="preserve">CMS </w:t>
            </w:r>
            <w:del w:id="139" w:author="Rishi Choudhary" w:date="2021-01-16T20:14:00Z">
              <w:r w:rsidRPr="00A722CA" w:rsidDel="00FA3902">
                <w:rPr>
                  <w:rFonts w:cs="Arial"/>
                </w:rPr>
                <w:delText>5</w:delText>
              </w:r>
            </w:del>
            <w:ins w:id="140" w:author="Rishi Choudhary" w:date="2021-01-16T20:14:00Z">
              <w:r w:rsidR="00FA3902">
                <w:rPr>
                  <w:rFonts w:cs="Arial"/>
                </w:rPr>
                <w:t>6</w:t>
              </w:r>
            </w:ins>
          </w:p>
        </w:tc>
        <w:tc>
          <w:tcPr>
            <w:tcW w:w="5103" w:type="dxa"/>
          </w:tcPr>
          <w:p w14:paraId="201D91CB" w14:textId="35E249DA" w:rsidR="00AA0C0A" w:rsidRPr="00A722CA" w:rsidRDefault="00AA0C0A" w:rsidP="00881F98">
            <w:pPr>
              <w:rPr>
                <w:rFonts w:cs="Arial"/>
              </w:rPr>
            </w:pPr>
            <w:r w:rsidRPr="00A722CA">
              <w:rPr>
                <w:rFonts w:cs="Arial"/>
              </w:rPr>
              <w:t>The entire micro-site, once generated and approved by Customer, shall be made available as a static downloadable folder of files that may be deployed with a suitable web-site hosting service by the Customer</w:t>
            </w:r>
          </w:p>
        </w:tc>
        <w:tc>
          <w:tcPr>
            <w:tcW w:w="992" w:type="dxa"/>
          </w:tcPr>
          <w:p w14:paraId="296EDC1C" w14:textId="5D6D1763" w:rsidR="00AA0C0A" w:rsidRPr="00A722CA" w:rsidRDefault="002E48E1" w:rsidP="00881F98">
            <w:pPr>
              <w:rPr>
                <w:rFonts w:cs="Arial"/>
              </w:rPr>
            </w:pPr>
            <w:r>
              <w:rPr>
                <w:rFonts w:cs="Arial"/>
              </w:rPr>
              <w:t>4</w:t>
            </w:r>
          </w:p>
        </w:tc>
        <w:tc>
          <w:tcPr>
            <w:tcW w:w="1985" w:type="dxa"/>
          </w:tcPr>
          <w:p w14:paraId="1CFEDCF7" w14:textId="39EDF7F3" w:rsidR="00AA0C0A" w:rsidRPr="00A722CA" w:rsidRDefault="00F067AB" w:rsidP="00881F98">
            <w:pPr>
              <w:rPr>
                <w:rFonts w:cs="Arial"/>
              </w:rPr>
            </w:pPr>
            <w:ins w:id="141" w:author="Rishi Choudhary" w:date="2021-01-16T20:11:00Z">
              <w:r>
                <w:rPr>
                  <w:rFonts w:cs="Arial"/>
                </w:rPr>
                <w:t>TDP</w:t>
              </w:r>
            </w:ins>
            <w:del w:id="142" w:author="Rishi Choudhary" w:date="2021-01-16T20:11:00Z">
              <w:r w:rsidR="008C2985" w:rsidDel="00F067AB">
                <w:rPr>
                  <w:rFonts w:cs="Arial"/>
                </w:rPr>
                <w:delText>COB</w:delText>
              </w:r>
            </w:del>
          </w:p>
        </w:tc>
      </w:tr>
      <w:tr w:rsidR="00AA0C0A" w:rsidRPr="00A722CA" w14:paraId="22CD0DE7" w14:textId="77777777" w:rsidTr="00881F98">
        <w:tc>
          <w:tcPr>
            <w:tcW w:w="1271" w:type="dxa"/>
          </w:tcPr>
          <w:p w14:paraId="1722A3AD" w14:textId="44749BF6" w:rsidR="00AA0C0A" w:rsidRPr="00A722CA" w:rsidRDefault="00AA0C0A" w:rsidP="00881F98">
            <w:pPr>
              <w:rPr>
                <w:rFonts w:cs="Arial"/>
              </w:rPr>
            </w:pPr>
            <w:r w:rsidRPr="00A722CA">
              <w:rPr>
                <w:rFonts w:cs="Arial"/>
              </w:rPr>
              <w:t xml:space="preserve">CMS </w:t>
            </w:r>
            <w:del w:id="143" w:author="Rishi Choudhary" w:date="2021-01-16T20:14:00Z">
              <w:r w:rsidRPr="00A722CA" w:rsidDel="00FA3902">
                <w:rPr>
                  <w:rFonts w:cs="Arial"/>
                </w:rPr>
                <w:delText>6</w:delText>
              </w:r>
            </w:del>
            <w:ins w:id="144" w:author="Rishi Choudhary" w:date="2021-01-16T20:14:00Z">
              <w:r w:rsidR="00FA3902">
                <w:rPr>
                  <w:rFonts w:cs="Arial"/>
                </w:rPr>
                <w:t>7</w:t>
              </w:r>
            </w:ins>
          </w:p>
        </w:tc>
        <w:tc>
          <w:tcPr>
            <w:tcW w:w="5103" w:type="dxa"/>
          </w:tcPr>
          <w:p w14:paraId="26EDD96C" w14:textId="0F11699A" w:rsidR="00AA0C0A" w:rsidRPr="00A722CA" w:rsidRDefault="00AA0C0A" w:rsidP="00881F98">
            <w:pPr>
              <w:rPr>
                <w:rFonts w:cs="Arial"/>
              </w:rPr>
            </w:pPr>
            <w:r w:rsidRPr="00A722CA">
              <w:rPr>
                <w:rFonts w:cs="Arial"/>
              </w:rPr>
              <w:t xml:space="preserve">Customer shall have an option to let EDUTEST </w:t>
            </w:r>
            <w:r w:rsidR="00F409AA" w:rsidRPr="00A722CA">
              <w:rPr>
                <w:rFonts w:cs="Arial"/>
              </w:rPr>
              <w:t xml:space="preserve">manage the </w:t>
            </w:r>
            <w:r w:rsidRPr="00A722CA">
              <w:rPr>
                <w:rFonts w:cs="Arial"/>
              </w:rPr>
              <w:t>deploy</w:t>
            </w:r>
            <w:r w:rsidR="00F409AA" w:rsidRPr="00A722CA">
              <w:rPr>
                <w:rFonts w:cs="Arial"/>
              </w:rPr>
              <w:t>ment of</w:t>
            </w:r>
            <w:r w:rsidRPr="00A722CA">
              <w:rPr>
                <w:rFonts w:cs="Arial"/>
              </w:rPr>
              <w:t xml:space="preserve"> the micro-site on its own cloud infrastructure with appropriate web URL</w:t>
            </w:r>
          </w:p>
        </w:tc>
        <w:tc>
          <w:tcPr>
            <w:tcW w:w="992" w:type="dxa"/>
          </w:tcPr>
          <w:p w14:paraId="0DBAD935" w14:textId="3D271E70" w:rsidR="00AA0C0A" w:rsidRPr="00A722CA" w:rsidRDefault="002E48E1" w:rsidP="00881F98">
            <w:pPr>
              <w:rPr>
                <w:rFonts w:cs="Arial"/>
              </w:rPr>
            </w:pPr>
            <w:r>
              <w:rPr>
                <w:rFonts w:cs="Arial"/>
              </w:rPr>
              <w:t>4</w:t>
            </w:r>
          </w:p>
        </w:tc>
        <w:tc>
          <w:tcPr>
            <w:tcW w:w="1985" w:type="dxa"/>
          </w:tcPr>
          <w:p w14:paraId="542B78FB" w14:textId="3D14E825" w:rsidR="00AA0C0A" w:rsidRPr="00A722CA" w:rsidRDefault="00F067AB" w:rsidP="00881F98">
            <w:pPr>
              <w:rPr>
                <w:rFonts w:cs="Arial"/>
              </w:rPr>
            </w:pPr>
            <w:ins w:id="145" w:author="Rishi Choudhary" w:date="2021-01-16T20:11:00Z">
              <w:r>
                <w:rPr>
                  <w:rFonts w:cs="Arial"/>
                </w:rPr>
                <w:t>TDP</w:t>
              </w:r>
            </w:ins>
            <w:del w:id="146" w:author="Rishi Choudhary" w:date="2021-01-16T20:11:00Z">
              <w:r w:rsidR="008C2985" w:rsidDel="00F067AB">
                <w:rPr>
                  <w:rFonts w:cs="Arial"/>
                </w:rPr>
                <w:delText>COB</w:delText>
              </w:r>
            </w:del>
          </w:p>
        </w:tc>
      </w:tr>
    </w:tbl>
    <w:p w14:paraId="001230A9" w14:textId="77777777" w:rsidR="00056BBF" w:rsidRPr="00A722CA" w:rsidRDefault="00056BBF" w:rsidP="00056BBF">
      <w:pPr>
        <w:rPr>
          <w:rFonts w:cs="Arial"/>
        </w:rPr>
      </w:pPr>
    </w:p>
    <w:p w14:paraId="54E16DE1" w14:textId="6BEBD3BD" w:rsidR="00056BBF" w:rsidRPr="00A722CA" w:rsidRDefault="007510D9" w:rsidP="00056BBF">
      <w:pPr>
        <w:pStyle w:val="Heading2"/>
        <w:rPr>
          <w:rFonts w:cs="Arial"/>
        </w:rPr>
      </w:pPr>
      <w:bookmarkStart w:id="147" w:name="_Toc19801101"/>
      <w:bookmarkStart w:id="148" w:name="_Toc20317956"/>
      <w:r w:rsidRPr="00A722CA">
        <w:rPr>
          <w:rFonts w:cs="Arial"/>
        </w:rPr>
        <w:t xml:space="preserve">CBT </w:t>
      </w:r>
      <w:r w:rsidR="004D584C" w:rsidRPr="00A722CA">
        <w:rPr>
          <w:rFonts w:cs="Arial"/>
        </w:rPr>
        <w:t>Candidate Dashboard</w:t>
      </w:r>
      <w:r w:rsidR="00056BBF" w:rsidRPr="00A722CA">
        <w:rPr>
          <w:rFonts w:cs="Arial"/>
        </w:rPr>
        <w:t xml:space="preserve"> (</w:t>
      </w:r>
      <w:r w:rsidR="00BB55B5" w:rsidRPr="00A722CA">
        <w:rPr>
          <w:rFonts w:cs="Arial"/>
        </w:rPr>
        <w:t>CBTC</w:t>
      </w:r>
      <w:r w:rsidR="005659AB" w:rsidRPr="00A722CA">
        <w:rPr>
          <w:rFonts w:cs="Arial"/>
        </w:rPr>
        <w:t>D</w:t>
      </w:r>
      <w:r w:rsidR="00056BBF" w:rsidRPr="00A722CA">
        <w:rPr>
          <w:rFonts w:cs="Arial"/>
        </w:rPr>
        <w:t>)</w:t>
      </w:r>
      <w:bookmarkEnd w:id="147"/>
      <w:bookmarkEnd w:id="148"/>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58466D95" w14:textId="77777777" w:rsidTr="00881F98">
        <w:tc>
          <w:tcPr>
            <w:tcW w:w="1271" w:type="dxa"/>
            <w:shd w:val="clear" w:color="auto" w:fill="BFBFBF" w:themeFill="background1" w:themeFillShade="BF"/>
          </w:tcPr>
          <w:p w14:paraId="67412A34"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49FCEFB9"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07855617"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21446794" w14:textId="3A2AD9F8" w:rsidR="00056BBF" w:rsidRPr="00A722CA" w:rsidRDefault="008C2985" w:rsidP="00881F98">
            <w:pPr>
              <w:rPr>
                <w:rFonts w:cs="Arial"/>
                <w:b/>
              </w:rPr>
            </w:pPr>
            <w:r>
              <w:rPr>
                <w:rFonts w:cs="Arial"/>
                <w:b/>
              </w:rPr>
              <w:t>Business Process Reference</w:t>
            </w:r>
          </w:p>
        </w:tc>
      </w:tr>
      <w:tr w:rsidR="00056BBF" w:rsidRPr="00A722CA" w14:paraId="20545FC5" w14:textId="77777777" w:rsidTr="00881F98">
        <w:tc>
          <w:tcPr>
            <w:tcW w:w="1271" w:type="dxa"/>
          </w:tcPr>
          <w:p w14:paraId="20E6DEA6" w14:textId="36214104" w:rsidR="00056BBF" w:rsidRPr="00A722CA" w:rsidRDefault="00FF65A7" w:rsidP="00881F98">
            <w:pPr>
              <w:rPr>
                <w:rFonts w:cs="Arial"/>
              </w:rPr>
            </w:pPr>
            <w:r w:rsidRPr="00A722CA">
              <w:rPr>
                <w:rFonts w:cs="Arial"/>
              </w:rPr>
              <w:t>CBTCD</w:t>
            </w:r>
            <w:r w:rsidR="00090DF0">
              <w:rPr>
                <w:rFonts w:cs="Arial"/>
              </w:rPr>
              <w:t xml:space="preserve"> 1</w:t>
            </w:r>
          </w:p>
        </w:tc>
        <w:tc>
          <w:tcPr>
            <w:tcW w:w="5103" w:type="dxa"/>
          </w:tcPr>
          <w:p w14:paraId="53F840E6" w14:textId="65A7EBF8" w:rsidR="00056BBF" w:rsidRPr="00A722CA" w:rsidRDefault="00881F98" w:rsidP="00881F98">
            <w:pPr>
              <w:rPr>
                <w:rFonts w:cs="Arial"/>
              </w:rPr>
            </w:pPr>
            <w:r w:rsidRPr="00A722CA">
              <w:rPr>
                <w:rFonts w:cs="Arial"/>
              </w:rPr>
              <w:t xml:space="preserve">Candidate Dashboard shall enable them to </w:t>
            </w:r>
            <w:r w:rsidR="00FD35A0" w:rsidRPr="00A722CA">
              <w:rPr>
                <w:rFonts w:cs="Arial"/>
              </w:rPr>
              <w:t>access</w:t>
            </w:r>
            <w:r w:rsidR="002B71FE" w:rsidRPr="00A722CA">
              <w:rPr>
                <w:rFonts w:cs="Arial"/>
              </w:rPr>
              <w:t>:</w:t>
            </w:r>
          </w:p>
        </w:tc>
        <w:tc>
          <w:tcPr>
            <w:tcW w:w="992" w:type="dxa"/>
          </w:tcPr>
          <w:p w14:paraId="75DE930A" w14:textId="24F052B1" w:rsidR="00056BBF" w:rsidRPr="00A722CA" w:rsidRDefault="001F47C5" w:rsidP="00881F98">
            <w:pPr>
              <w:rPr>
                <w:rFonts w:cs="Arial"/>
              </w:rPr>
            </w:pPr>
            <w:r>
              <w:rPr>
                <w:rFonts w:cs="Arial"/>
              </w:rPr>
              <w:t>1</w:t>
            </w:r>
          </w:p>
        </w:tc>
        <w:tc>
          <w:tcPr>
            <w:tcW w:w="1985" w:type="dxa"/>
          </w:tcPr>
          <w:p w14:paraId="76BBDE84" w14:textId="18F8DACF" w:rsidR="00056BBF" w:rsidRPr="00A722CA" w:rsidRDefault="008C2985" w:rsidP="00881F98">
            <w:pPr>
              <w:rPr>
                <w:rFonts w:cs="Arial"/>
              </w:rPr>
            </w:pPr>
            <w:r>
              <w:rPr>
                <w:rFonts w:cs="Arial"/>
              </w:rPr>
              <w:t>CAD</w:t>
            </w:r>
          </w:p>
        </w:tc>
      </w:tr>
      <w:tr w:rsidR="00881F98" w:rsidRPr="00A722CA" w14:paraId="51D3207D" w14:textId="77777777" w:rsidTr="00881F98">
        <w:tc>
          <w:tcPr>
            <w:tcW w:w="1271" w:type="dxa"/>
          </w:tcPr>
          <w:p w14:paraId="75334152" w14:textId="5A2847E5" w:rsidR="00881F98" w:rsidRPr="00A722CA" w:rsidRDefault="00881F98" w:rsidP="00881F98">
            <w:pPr>
              <w:rPr>
                <w:rFonts w:cs="Arial"/>
              </w:rPr>
            </w:pPr>
            <w:r w:rsidRPr="00A722CA">
              <w:rPr>
                <w:rFonts w:cs="Arial"/>
              </w:rPr>
              <w:t>CBTCD 2</w:t>
            </w:r>
          </w:p>
        </w:tc>
        <w:tc>
          <w:tcPr>
            <w:tcW w:w="5103" w:type="dxa"/>
          </w:tcPr>
          <w:p w14:paraId="4A5DD250" w14:textId="0E788A8A" w:rsidR="00881F98" w:rsidRPr="00A722CA" w:rsidRDefault="00FD35A0" w:rsidP="00881F98">
            <w:pPr>
              <w:rPr>
                <w:rFonts w:cs="Arial"/>
              </w:rPr>
            </w:pPr>
            <w:r w:rsidRPr="00A722CA">
              <w:rPr>
                <w:rFonts w:cs="Arial"/>
              </w:rPr>
              <w:t>Application Form</w:t>
            </w:r>
            <w:r w:rsidR="00AF5331" w:rsidRPr="00A722CA">
              <w:rPr>
                <w:rFonts w:cs="Arial"/>
              </w:rPr>
              <w:t>, including draf</w:t>
            </w:r>
            <w:r w:rsidR="007D410F" w:rsidRPr="00A722CA">
              <w:rPr>
                <w:rFonts w:cs="Arial"/>
              </w:rPr>
              <w:t>ts</w:t>
            </w:r>
          </w:p>
        </w:tc>
        <w:tc>
          <w:tcPr>
            <w:tcW w:w="992" w:type="dxa"/>
          </w:tcPr>
          <w:p w14:paraId="0C5A13B8" w14:textId="32A10C9F" w:rsidR="00881F98" w:rsidRPr="00A722CA" w:rsidRDefault="001F47C5" w:rsidP="00881F98">
            <w:pPr>
              <w:rPr>
                <w:rFonts w:cs="Arial"/>
              </w:rPr>
            </w:pPr>
            <w:r>
              <w:rPr>
                <w:rFonts w:cs="Arial"/>
              </w:rPr>
              <w:t>1</w:t>
            </w:r>
          </w:p>
        </w:tc>
        <w:tc>
          <w:tcPr>
            <w:tcW w:w="1985" w:type="dxa"/>
          </w:tcPr>
          <w:p w14:paraId="76B32659" w14:textId="1DEEF744" w:rsidR="00881F98" w:rsidRPr="00A722CA" w:rsidRDefault="008C2985" w:rsidP="00881F98">
            <w:pPr>
              <w:rPr>
                <w:rFonts w:cs="Arial"/>
              </w:rPr>
            </w:pPr>
            <w:r>
              <w:rPr>
                <w:rFonts w:cs="Arial"/>
              </w:rPr>
              <w:t>CAD</w:t>
            </w:r>
          </w:p>
        </w:tc>
      </w:tr>
      <w:tr w:rsidR="00FD35A0" w:rsidRPr="00A722CA" w14:paraId="148C4C92" w14:textId="77777777" w:rsidTr="00881F98">
        <w:tc>
          <w:tcPr>
            <w:tcW w:w="1271" w:type="dxa"/>
          </w:tcPr>
          <w:p w14:paraId="7F8D7E9B" w14:textId="4DCD7918" w:rsidR="00FD35A0" w:rsidRPr="00A722CA" w:rsidRDefault="00FD35A0" w:rsidP="00881F98">
            <w:pPr>
              <w:rPr>
                <w:rFonts w:cs="Arial"/>
              </w:rPr>
            </w:pPr>
            <w:r w:rsidRPr="00A722CA">
              <w:rPr>
                <w:rFonts w:cs="Arial"/>
              </w:rPr>
              <w:t>CBTCD 3</w:t>
            </w:r>
          </w:p>
        </w:tc>
        <w:tc>
          <w:tcPr>
            <w:tcW w:w="5103" w:type="dxa"/>
          </w:tcPr>
          <w:p w14:paraId="723F0527" w14:textId="43629F95" w:rsidR="00FD35A0" w:rsidRPr="00A722CA" w:rsidRDefault="00FD35A0" w:rsidP="00881F98">
            <w:pPr>
              <w:rPr>
                <w:rFonts w:cs="Arial"/>
              </w:rPr>
            </w:pPr>
            <w:r w:rsidRPr="00A722CA">
              <w:rPr>
                <w:rFonts w:cs="Arial"/>
              </w:rPr>
              <w:t>Payment History</w:t>
            </w:r>
          </w:p>
        </w:tc>
        <w:tc>
          <w:tcPr>
            <w:tcW w:w="992" w:type="dxa"/>
          </w:tcPr>
          <w:p w14:paraId="76B5AB51" w14:textId="676DEBB4" w:rsidR="00FD35A0" w:rsidRPr="00A722CA" w:rsidRDefault="001F47C5" w:rsidP="00881F98">
            <w:pPr>
              <w:rPr>
                <w:rFonts w:cs="Arial"/>
              </w:rPr>
            </w:pPr>
            <w:r>
              <w:rPr>
                <w:rFonts w:cs="Arial"/>
              </w:rPr>
              <w:t>1</w:t>
            </w:r>
          </w:p>
        </w:tc>
        <w:tc>
          <w:tcPr>
            <w:tcW w:w="1985" w:type="dxa"/>
          </w:tcPr>
          <w:p w14:paraId="327A2FE6" w14:textId="7390AACA" w:rsidR="00FD35A0" w:rsidRPr="00A722CA" w:rsidRDefault="008C2985" w:rsidP="00881F98">
            <w:pPr>
              <w:rPr>
                <w:rFonts w:cs="Arial"/>
              </w:rPr>
            </w:pPr>
            <w:r>
              <w:rPr>
                <w:rFonts w:cs="Arial"/>
              </w:rPr>
              <w:t>CAD</w:t>
            </w:r>
          </w:p>
        </w:tc>
      </w:tr>
      <w:tr w:rsidR="00A54B44" w:rsidRPr="00A722CA" w14:paraId="2C32CAAE" w14:textId="77777777" w:rsidTr="00881F98">
        <w:tc>
          <w:tcPr>
            <w:tcW w:w="1271" w:type="dxa"/>
          </w:tcPr>
          <w:p w14:paraId="526E39A8" w14:textId="35A5A9A0" w:rsidR="00A54B44" w:rsidRPr="00A722CA" w:rsidRDefault="00A54B44" w:rsidP="00A54B44">
            <w:pPr>
              <w:rPr>
                <w:rFonts w:cs="Arial"/>
              </w:rPr>
            </w:pPr>
            <w:r w:rsidRPr="00A722CA">
              <w:rPr>
                <w:rFonts w:cs="Arial"/>
              </w:rPr>
              <w:t>CBTCD 4</w:t>
            </w:r>
          </w:p>
        </w:tc>
        <w:tc>
          <w:tcPr>
            <w:tcW w:w="5103" w:type="dxa"/>
          </w:tcPr>
          <w:p w14:paraId="69A6B460" w14:textId="105DF1DA" w:rsidR="00A54B44" w:rsidRPr="00A722CA" w:rsidRDefault="00A54B44" w:rsidP="00A54B44">
            <w:pPr>
              <w:rPr>
                <w:rFonts w:cs="Arial"/>
              </w:rPr>
            </w:pPr>
            <w:r>
              <w:rPr>
                <w:rFonts w:cs="Arial"/>
              </w:rPr>
              <w:t>Online Test Boo</w:t>
            </w:r>
            <w:r w:rsidR="00950915">
              <w:rPr>
                <w:rFonts w:cs="Arial"/>
              </w:rPr>
              <w:t>k</w:t>
            </w:r>
            <w:r>
              <w:rPr>
                <w:rFonts w:cs="Arial"/>
              </w:rPr>
              <w:t>ing System</w:t>
            </w:r>
          </w:p>
        </w:tc>
        <w:tc>
          <w:tcPr>
            <w:tcW w:w="992" w:type="dxa"/>
          </w:tcPr>
          <w:p w14:paraId="3B62B89E" w14:textId="7EF83E37" w:rsidR="00A54B44" w:rsidRPr="00A722CA" w:rsidRDefault="001F47C5" w:rsidP="00A54B44">
            <w:pPr>
              <w:rPr>
                <w:rFonts w:cs="Arial"/>
              </w:rPr>
            </w:pPr>
            <w:r>
              <w:rPr>
                <w:rFonts w:cs="Arial"/>
              </w:rPr>
              <w:t>4</w:t>
            </w:r>
          </w:p>
        </w:tc>
        <w:tc>
          <w:tcPr>
            <w:tcW w:w="1985" w:type="dxa"/>
          </w:tcPr>
          <w:p w14:paraId="555154E5" w14:textId="745F88E7" w:rsidR="00A54B44" w:rsidRDefault="00A86FC4" w:rsidP="00A54B44">
            <w:pPr>
              <w:rPr>
                <w:rFonts w:cs="Arial"/>
              </w:rPr>
            </w:pPr>
            <w:r>
              <w:rPr>
                <w:rFonts w:cs="Arial"/>
              </w:rPr>
              <w:t>CAD</w:t>
            </w:r>
          </w:p>
        </w:tc>
      </w:tr>
      <w:tr w:rsidR="00A54B44" w:rsidRPr="00A722CA" w14:paraId="67694BB6" w14:textId="77777777" w:rsidTr="00881F98">
        <w:tc>
          <w:tcPr>
            <w:tcW w:w="1271" w:type="dxa"/>
          </w:tcPr>
          <w:p w14:paraId="586DB480" w14:textId="5996D035" w:rsidR="00A54B44" w:rsidRPr="00A722CA" w:rsidRDefault="00A54B44" w:rsidP="00A54B44">
            <w:pPr>
              <w:rPr>
                <w:rFonts w:cs="Arial"/>
              </w:rPr>
            </w:pPr>
            <w:r w:rsidRPr="00A722CA">
              <w:rPr>
                <w:rFonts w:cs="Arial"/>
              </w:rPr>
              <w:t>CBTCD 5</w:t>
            </w:r>
          </w:p>
        </w:tc>
        <w:tc>
          <w:tcPr>
            <w:tcW w:w="5103" w:type="dxa"/>
          </w:tcPr>
          <w:p w14:paraId="03B287D7" w14:textId="1F9639C6" w:rsidR="00A54B44" w:rsidRPr="00A722CA" w:rsidRDefault="00A54B44" w:rsidP="00A54B44">
            <w:pPr>
              <w:rPr>
                <w:rFonts w:cs="Arial"/>
              </w:rPr>
            </w:pPr>
            <w:r w:rsidRPr="00A722CA">
              <w:rPr>
                <w:rFonts w:cs="Arial"/>
              </w:rPr>
              <w:t>Admit-Card</w:t>
            </w:r>
          </w:p>
        </w:tc>
        <w:tc>
          <w:tcPr>
            <w:tcW w:w="992" w:type="dxa"/>
          </w:tcPr>
          <w:p w14:paraId="731207D0" w14:textId="1477BE6B" w:rsidR="00A54B44" w:rsidRPr="00A722CA" w:rsidRDefault="001F47C5" w:rsidP="00A54B44">
            <w:pPr>
              <w:rPr>
                <w:rFonts w:cs="Arial"/>
              </w:rPr>
            </w:pPr>
            <w:r>
              <w:rPr>
                <w:rFonts w:cs="Arial"/>
              </w:rPr>
              <w:t>1</w:t>
            </w:r>
          </w:p>
        </w:tc>
        <w:tc>
          <w:tcPr>
            <w:tcW w:w="1985" w:type="dxa"/>
          </w:tcPr>
          <w:p w14:paraId="15C2A60F" w14:textId="0FF50557" w:rsidR="00A54B44" w:rsidRPr="00A722CA" w:rsidRDefault="00A54B44" w:rsidP="00A54B44">
            <w:pPr>
              <w:rPr>
                <w:rFonts w:cs="Arial"/>
              </w:rPr>
            </w:pPr>
            <w:r>
              <w:rPr>
                <w:rFonts w:cs="Arial"/>
              </w:rPr>
              <w:t>CAD</w:t>
            </w:r>
          </w:p>
        </w:tc>
      </w:tr>
      <w:tr w:rsidR="00A54B44" w:rsidRPr="00A722CA" w14:paraId="35297BA8" w14:textId="77777777" w:rsidTr="00881F98">
        <w:tc>
          <w:tcPr>
            <w:tcW w:w="1271" w:type="dxa"/>
          </w:tcPr>
          <w:p w14:paraId="3A2490F7" w14:textId="09BE57BA" w:rsidR="00A54B44" w:rsidRPr="00A722CA" w:rsidRDefault="00A54B44" w:rsidP="00A54B44">
            <w:pPr>
              <w:rPr>
                <w:rFonts w:cs="Arial"/>
              </w:rPr>
            </w:pPr>
            <w:r w:rsidRPr="00A722CA">
              <w:rPr>
                <w:rFonts w:cs="Arial"/>
              </w:rPr>
              <w:t>CBTCD 6</w:t>
            </w:r>
          </w:p>
        </w:tc>
        <w:tc>
          <w:tcPr>
            <w:tcW w:w="5103" w:type="dxa"/>
          </w:tcPr>
          <w:p w14:paraId="27DA263A" w14:textId="7CFB8EA0" w:rsidR="00A54B44" w:rsidRPr="00A722CA" w:rsidRDefault="00A54B44" w:rsidP="00A54B44">
            <w:pPr>
              <w:rPr>
                <w:rFonts w:cs="Arial"/>
              </w:rPr>
            </w:pPr>
            <w:r w:rsidRPr="00A722CA">
              <w:rPr>
                <w:rFonts w:cs="Arial"/>
              </w:rPr>
              <w:t>CBT Raw-Score and Response Audit Trail</w:t>
            </w:r>
          </w:p>
        </w:tc>
        <w:tc>
          <w:tcPr>
            <w:tcW w:w="992" w:type="dxa"/>
          </w:tcPr>
          <w:p w14:paraId="76F95862" w14:textId="50D0BADA" w:rsidR="00A54B44" w:rsidRPr="00A722CA" w:rsidRDefault="001F47C5" w:rsidP="00A54B44">
            <w:pPr>
              <w:rPr>
                <w:rFonts w:cs="Arial"/>
              </w:rPr>
            </w:pPr>
            <w:r>
              <w:rPr>
                <w:rFonts w:cs="Arial"/>
              </w:rPr>
              <w:t>1</w:t>
            </w:r>
          </w:p>
        </w:tc>
        <w:tc>
          <w:tcPr>
            <w:tcW w:w="1985" w:type="dxa"/>
          </w:tcPr>
          <w:p w14:paraId="56C09538" w14:textId="45DA9B1E" w:rsidR="00A54B44" w:rsidRPr="00A722CA" w:rsidRDefault="00A54B44" w:rsidP="00A54B44">
            <w:pPr>
              <w:rPr>
                <w:rFonts w:cs="Arial"/>
              </w:rPr>
            </w:pPr>
            <w:r>
              <w:rPr>
                <w:rFonts w:cs="Arial"/>
              </w:rPr>
              <w:t>CAD</w:t>
            </w:r>
          </w:p>
        </w:tc>
      </w:tr>
      <w:tr w:rsidR="00A54B44" w:rsidRPr="00A722CA" w14:paraId="4353E7F6" w14:textId="77777777" w:rsidTr="00881F98">
        <w:tc>
          <w:tcPr>
            <w:tcW w:w="1271" w:type="dxa"/>
          </w:tcPr>
          <w:p w14:paraId="2849786C" w14:textId="66381F35" w:rsidR="00A54B44" w:rsidRPr="00A722CA" w:rsidRDefault="00A54B44" w:rsidP="00A54B44">
            <w:pPr>
              <w:rPr>
                <w:rFonts w:cs="Arial"/>
              </w:rPr>
            </w:pPr>
            <w:r w:rsidRPr="00A722CA">
              <w:rPr>
                <w:rFonts w:cs="Arial"/>
              </w:rPr>
              <w:t>CBTCD 7</w:t>
            </w:r>
          </w:p>
        </w:tc>
        <w:tc>
          <w:tcPr>
            <w:tcW w:w="5103" w:type="dxa"/>
          </w:tcPr>
          <w:p w14:paraId="259D8AE6" w14:textId="6A9094EB" w:rsidR="00A54B44" w:rsidRPr="00A722CA" w:rsidRDefault="00A54B44" w:rsidP="00A54B44">
            <w:pPr>
              <w:rPr>
                <w:rFonts w:cs="Arial"/>
              </w:rPr>
            </w:pPr>
            <w:r w:rsidRPr="00A722CA">
              <w:rPr>
                <w:rFonts w:cs="Arial"/>
              </w:rPr>
              <w:t>Score-Card</w:t>
            </w:r>
          </w:p>
        </w:tc>
        <w:tc>
          <w:tcPr>
            <w:tcW w:w="992" w:type="dxa"/>
          </w:tcPr>
          <w:p w14:paraId="27E65C3E" w14:textId="729D2EEF" w:rsidR="00A54B44" w:rsidRPr="00A722CA" w:rsidRDefault="001F47C5" w:rsidP="00A54B44">
            <w:pPr>
              <w:rPr>
                <w:rFonts w:cs="Arial"/>
              </w:rPr>
            </w:pPr>
            <w:r>
              <w:rPr>
                <w:rFonts w:cs="Arial"/>
              </w:rPr>
              <w:t>3</w:t>
            </w:r>
          </w:p>
        </w:tc>
        <w:tc>
          <w:tcPr>
            <w:tcW w:w="1985" w:type="dxa"/>
          </w:tcPr>
          <w:p w14:paraId="4B6D8353" w14:textId="6E7DB6CC" w:rsidR="00A54B44" w:rsidRPr="00A722CA" w:rsidRDefault="00A54B44" w:rsidP="00A54B44">
            <w:pPr>
              <w:rPr>
                <w:rFonts w:cs="Arial"/>
              </w:rPr>
            </w:pPr>
            <w:r>
              <w:rPr>
                <w:rFonts w:cs="Arial"/>
              </w:rPr>
              <w:t>CAD</w:t>
            </w:r>
          </w:p>
        </w:tc>
      </w:tr>
      <w:tr w:rsidR="00A54B44" w:rsidRPr="00A722CA" w14:paraId="5727C172" w14:textId="77777777" w:rsidTr="00881F98">
        <w:tc>
          <w:tcPr>
            <w:tcW w:w="1271" w:type="dxa"/>
          </w:tcPr>
          <w:p w14:paraId="6E383D1E" w14:textId="12122DA4" w:rsidR="00A54B44" w:rsidRPr="00A722CA" w:rsidRDefault="00A54B44" w:rsidP="00A54B44">
            <w:pPr>
              <w:rPr>
                <w:rFonts w:cs="Arial"/>
              </w:rPr>
            </w:pPr>
            <w:r w:rsidRPr="00A722CA">
              <w:rPr>
                <w:rFonts w:cs="Arial"/>
              </w:rPr>
              <w:lastRenderedPageBreak/>
              <w:t>CBTCD 8</w:t>
            </w:r>
          </w:p>
        </w:tc>
        <w:tc>
          <w:tcPr>
            <w:tcW w:w="5103" w:type="dxa"/>
          </w:tcPr>
          <w:p w14:paraId="7E8D91C5" w14:textId="30020CC8" w:rsidR="00A54B44" w:rsidRPr="00A722CA" w:rsidRDefault="00A54B44" w:rsidP="00A54B44">
            <w:pPr>
              <w:rPr>
                <w:rFonts w:cs="Arial"/>
              </w:rPr>
            </w:pPr>
            <w:r w:rsidRPr="00A722CA">
              <w:rPr>
                <w:rFonts w:cs="Arial"/>
              </w:rPr>
              <w:t>Counselling</w:t>
            </w:r>
          </w:p>
        </w:tc>
        <w:tc>
          <w:tcPr>
            <w:tcW w:w="992" w:type="dxa"/>
          </w:tcPr>
          <w:p w14:paraId="181E25BC" w14:textId="131E7CB1" w:rsidR="00A54B44" w:rsidRPr="00A722CA" w:rsidRDefault="001F47C5" w:rsidP="00A54B44">
            <w:pPr>
              <w:rPr>
                <w:rFonts w:cs="Arial"/>
              </w:rPr>
            </w:pPr>
            <w:r>
              <w:rPr>
                <w:rFonts w:cs="Arial"/>
              </w:rPr>
              <w:t>5</w:t>
            </w:r>
          </w:p>
        </w:tc>
        <w:tc>
          <w:tcPr>
            <w:tcW w:w="1985" w:type="dxa"/>
          </w:tcPr>
          <w:p w14:paraId="579A57D1" w14:textId="67DA9556" w:rsidR="00A54B44" w:rsidRPr="00A722CA" w:rsidRDefault="00A54B44" w:rsidP="00A54B44">
            <w:pPr>
              <w:rPr>
                <w:rFonts w:cs="Arial"/>
              </w:rPr>
            </w:pPr>
            <w:r>
              <w:rPr>
                <w:rFonts w:cs="Arial"/>
              </w:rPr>
              <w:t>CAD</w:t>
            </w:r>
          </w:p>
        </w:tc>
      </w:tr>
      <w:tr w:rsidR="00A54B44" w:rsidRPr="00A722CA" w14:paraId="26342434" w14:textId="77777777" w:rsidTr="00881F98">
        <w:tc>
          <w:tcPr>
            <w:tcW w:w="1271" w:type="dxa"/>
          </w:tcPr>
          <w:p w14:paraId="28714AE3" w14:textId="5E6DA9F1" w:rsidR="00A54B44" w:rsidRPr="00A722CA" w:rsidRDefault="00A54B44" w:rsidP="00A54B44">
            <w:pPr>
              <w:rPr>
                <w:rFonts w:cs="Arial"/>
              </w:rPr>
            </w:pPr>
            <w:r w:rsidRPr="00A722CA">
              <w:rPr>
                <w:rFonts w:cs="Arial"/>
              </w:rPr>
              <w:t xml:space="preserve">CBTCD </w:t>
            </w:r>
            <w:r>
              <w:rPr>
                <w:rFonts w:cs="Arial"/>
              </w:rPr>
              <w:t>9</w:t>
            </w:r>
          </w:p>
        </w:tc>
        <w:tc>
          <w:tcPr>
            <w:tcW w:w="5103" w:type="dxa"/>
          </w:tcPr>
          <w:p w14:paraId="1D52BD02" w14:textId="65D519E4" w:rsidR="00A54B44" w:rsidRPr="00A722CA" w:rsidRDefault="00A54B44" w:rsidP="00A54B44">
            <w:pPr>
              <w:rPr>
                <w:rFonts w:cs="Arial"/>
              </w:rPr>
            </w:pPr>
            <w:r w:rsidRPr="00A722CA">
              <w:rPr>
                <w:rFonts w:cs="Arial"/>
              </w:rPr>
              <w:t>Help Desk</w:t>
            </w:r>
          </w:p>
        </w:tc>
        <w:tc>
          <w:tcPr>
            <w:tcW w:w="992" w:type="dxa"/>
          </w:tcPr>
          <w:p w14:paraId="0A29C7B4" w14:textId="13A23B24" w:rsidR="00A54B44" w:rsidRPr="00A722CA" w:rsidRDefault="001F47C5" w:rsidP="00A54B44">
            <w:pPr>
              <w:rPr>
                <w:rFonts w:cs="Arial"/>
              </w:rPr>
            </w:pPr>
            <w:r>
              <w:rPr>
                <w:rFonts w:cs="Arial"/>
              </w:rPr>
              <w:t>3</w:t>
            </w:r>
          </w:p>
        </w:tc>
        <w:tc>
          <w:tcPr>
            <w:tcW w:w="1985" w:type="dxa"/>
          </w:tcPr>
          <w:p w14:paraId="7FDEECEC" w14:textId="479FED5E" w:rsidR="00A54B44" w:rsidRPr="00A722CA" w:rsidRDefault="00A54B44" w:rsidP="00A54B44">
            <w:pPr>
              <w:rPr>
                <w:rFonts w:cs="Arial"/>
              </w:rPr>
            </w:pPr>
            <w:r>
              <w:rPr>
                <w:rFonts w:cs="Arial"/>
              </w:rPr>
              <w:t>CAD</w:t>
            </w:r>
          </w:p>
        </w:tc>
      </w:tr>
    </w:tbl>
    <w:p w14:paraId="5FEADF1B" w14:textId="77777777" w:rsidR="00056BBF" w:rsidRPr="00A722CA" w:rsidRDefault="00056BBF" w:rsidP="00056BBF">
      <w:pPr>
        <w:rPr>
          <w:rFonts w:cs="Arial"/>
        </w:rPr>
      </w:pPr>
    </w:p>
    <w:p w14:paraId="507E0725" w14:textId="4DA0D9FE" w:rsidR="00056BBF" w:rsidRPr="00A722CA" w:rsidRDefault="00BB55B5" w:rsidP="00056BBF">
      <w:pPr>
        <w:pStyle w:val="Heading2"/>
        <w:rPr>
          <w:rFonts w:cs="Arial"/>
        </w:rPr>
      </w:pPr>
      <w:bookmarkStart w:id="149" w:name="_Toc19801102"/>
      <w:bookmarkStart w:id="150" w:name="_Toc20317957"/>
      <w:r w:rsidRPr="00A722CA">
        <w:rPr>
          <w:rFonts w:cs="Arial"/>
        </w:rPr>
        <w:t xml:space="preserve">CBT Application </w:t>
      </w:r>
      <w:r w:rsidR="004605BB" w:rsidRPr="00A722CA">
        <w:rPr>
          <w:rFonts w:cs="Arial"/>
        </w:rPr>
        <w:t xml:space="preserve">Form </w:t>
      </w:r>
      <w:r w:rsidRPr="00A722CA">
        <w:rPr>
          <w:rFonts w:cs="Arial"/>
        </w:rPr>
        <w:t>Design (CBTAD)</w:t>
      </w:r>
      <w:bookmarkEnd w:id="149"/>
      <w:bookmarkEnd w:id="150"/>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3A2E9D9B" w14:textId="77777777" w:rsidTr="00881F98">
        <w:tc>
          <w:tcPr>
            <w:tcW w:w="1271" w:type="dxa"/>
            <w:shd w:val="clear" w:color="auto" w:fill="BFBFBF" w:themeFill="background1" w:themeFillShade="BF"/>
          </w:tcPr>
          <w:p w14:paraId="0DE4E558"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213F1EB6"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0D89F95F"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01306F68" w14:textId="240C5B24" w:rsidR="00056BBF" w:rsidRPr="00A722CA" w:rsidRDefault="008C2985" w:rsidP="00881F98">
            <w:pPr>
              <w:rPr>
                <w:rFonts w:cs="Arial"/>
                <w:b/>
              </w:rPr>
            </w:pPr>
            <w:r>
              <w:rPr>
                <w:rFonts w:cs="Arial"/>
                <w:b/>
              </w:rPr>
              <w:t>Business Process Reference</w:t>
            </w:r>
          </w:p>
        </w:tc>
      </w:tr>
      <w:tr w:rsidR="00056BBF" w:rsidRPr="00A722CA" w14:paraId="7BEBB972" w14:textId="77777777" w:rsidTr="00881F98">
        <w:tc>
          <w:tcPr>
            <w:tcW w:w="1271" w:type="dxa"/>
          </w:tcPr>
          <w:p w14:paraId="29611F53" w14:textId="3113FDF2" w:rsidR="00056BBF" w:rsidRPr="00A722CA" w:rsidRDefault="00592023" w:rsidP="00881F98">
            <w:pPr>
              <w:rPr>
                <w:rFonts w:cs="Arial"/>
              </w:rPr>
            </w:pPr>
            <w:r w:rsidRPr="00A722CA">
              <w:rPr>
                <w:rFonts w:cs="Arial"/>
              </w:rPr>
              <w:t>CBTAD</w:t>
            </w:r>
            <w:r w:rsidR="00056BBF" w:rsidRPr="00A722CA">
              <w:rPr>
                <w:rFonts w:cs="Arial"/>
              </w:rPr>
              <w:t xml:space="preserve"> </w:t>
            </w:r>
            <w:del w:id="151" w:author="Rishi Choudhary" w:date="2021-01-16T17:57: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15</w:delText>
              </w:r>
              <w:r w:rsidR="002211A4" w:rsidRPr="00A722CA" w:rsidDel="0062188C">
                <w:rPr>
                  <w:rFonts w:cs="Arial"/>
                  <w:noProof/>
                </w:rPr>
                <w:fldChar w:fldCharType="end"/>
              </w:r>
            </w:del>
            <w:ins w:id="152" w:author="Rishi Choudhary" w:date="2021-01-16T17:57:00Z">
              <w:r w:rsidR="0062188C">
                <w:rPr>
                  <w:rFonts w:cs="Arial"/>
                </w:rPr>
                <w:t>1</w:t>
              </w:r>
            </w:ins>
          </w:p>
        </w:tc>
        <w:tc>
          <w:tcPr>
            <w:tcW w:w="5103" w:type="dxa"/>
          </w:tcPr>
          <w:p w14:paraId="0DFB7432" w14:textId="2DE59DF1" w:rsidR="00056BBF" w:rsidRPr="00A722CA" w:rsidRDefault="00586C37" w:rsidP="00881F98">
            <w:pPr>
              <w:rPr>
                <w:rFonts w:cs="Arial"/>
              </w:rPr>
            </w:pPr>
            <w:r w:rsidRPr="00A722CA">
              <w:rPr>
                <w:rFonts w:cs="Arial"/>
              </w:rPr>
              <w:t xml:space="preserve">System shall have an exhaustive list of all possible Attributes that any customer may want to include </w:t>
            </w:r>
            <w:r w:rsidR="00BC26E6" w:rsidRPr="00A722CA">
              <w:rPr>
                <w:rFonts w:cs="Arial"/>
              </w:rPr>
              <w:t>in the Candidate Application</w:t>
            </w:r>
          </w:p>
        </w:tc>
        <w:tc>
          <w:tcPr>
            <w:tcW w:w="992" w:type="dxa"/>
          </w:tcPr>
          <w:p w14:paraId="02A548C2" w14:textId="3F1FF33D" w:rsidR="00056BBF" w:rsidRPr="00A722CA" w:rsidRDefault="00C81AA7" w:rsidP="00881F98">
            <w:pPr>
              <w:rPr>
                <w:rFonts w:cs="Arial"/>
              </w:rPr>
            </w:pPr>
            <w:r>
              <w:rPr>
                <w:rFonts w:cs="Arial"/>
              </w:rPr>
              <w:t>1</w:t>
            </w:r>
          </w:p>
        </w:tc>
        <w:tc>
          <w:tcPr>
            <w:tcW w:w="1985" w:type="dxa"/>
          </w:tcPr>
          <w:p w14:paraId="19E4DC7F" w14:textId="09114168" w:rsidR="00056BBF" w:rsidRPr="00A722CA" w:rsidRDefault="008C2985" w:rsidP="00881F98">
            <w:pPr>
              <w:rPr>
                <w:rFonts w:cs="Arial"/>
              </w:rPr>
            </w:pPr>
            <w:r>
              <w:rPr>
                <w:rFonts w:cs="Arial"/>
              </w:rPr>
              <w:t>CAD</w:t>
            </w:r>
          </w:p>
        </w:tc>
      </w:tr>
      <w:tr w:rsidR="00BC26E6" w:rsidRPr="00A722CA" w14:paraId="7C2C7B5F" w14:textId="77777777" w:rsidTr="00881F98">
        <w:tc>
          <w:tcPr>
            <w:tcW w:w="1271" w:type="dxa"/>
          </w:tcPr>
          <w:p w14:paraId="5A4BA011" w14:textId="0825708E" w:rsidR="00BC26E6" w:rsidRPr="00A722CA" w:rsidRDefault="00BC26E6" w:rsidP="00881F98">
            <w:pPr>
              <w:rPr>
                <w:rFonts w:cs="Arial"/>
              </w:rPr>
            </w:pPr>
            <w:r w:rsidRPr="00A722CA">
              <w:rPr>
                <w:rFonts w:cs="Arial"/>
              </w:rPr>
              <w:t>CBTAD 2</w:t>
            </w:r>
          </w:p>
        </w:tc>
        <w:tc>
          <w:tcPr>
            <w:tcW w:w="5103" w:type="dxa"/>
          </w:tcPr>
          <w:p w14:paraId="22489E4B" w14:textId="02C37632" w:rsidR="00BC26E6" w:rsidRPr="00A722CA" w:rsidRDefault="00BC26E6" w:rsidP="00881F98">
            <w:pPr>
              <w:rPr>
                <w:rFonts w:cs="Arial"/>
              </w:rPr>
            </w:pPr>
            <w:r w:rsidRPr="00A722CA">
              <w:rPr>
                <w:rFonts w:cs="Arial"/>
              </w:rPr>
              <w:t>The System shall have the ability to let EDUTEST select a sub-set of Attributes as required by the Customer</w:t>
            </w:r>
          </w:p>
        </w:tc>
        <w:tc>
          <w:tcPr>
            <w:tcW w:w="992" w:type="dxa"/>
          </w:tcPr>
          <w:p w14:paraId="56ED6F39" w14:textId="47C33065" w:rsidR="00BC26E6" w:rsidRPr="00A722CA" w:rsidRDefault="00C81AA7" w:rsidP="00881F98">
            <w:pPr>
              <w:rPr>
                <w:rFonts w:cs="Arial"/>
              </w:rPr>
            </w:pPr>
            <w:r>
              <w:rPr>
                <w:rFonts w:cs="Arial"/>
              </w:rPr>
              <w:t>1</w:t>
            </w:r>
          </w:p>
        </w:tc>
        <w:tc>
          <w:tcPr>
            <w:tcW w:w="1985" w:type="dxa"/>
          </w:tcPr>
          <w:p w14:paraId="6DD0BE96" w14:textId="7606F7A3" w:rsidR="00BC26E6" w:rsidRPr="00A722CA" w:rsidRDefault="008C2985" w:rsidP="00881F98">
            <w:pPr>
              <w:rPr>
                <w:rFonts w:cs="Arial"/>
              </w:rPr>
            </w:pPr>
            <w:r>
              <w:rPr>
                <w:rFonts w:cs="Arial"/>
              </w:rPr>
              <w:t>CAD</w:t>
            </w:r>
          </w:p>
        </w:tc>
      </w:tr>
      <w:tr w:rsidR="00C64D2C" w:rsidRPr="00A722CA" w14:paraId="0249DAC5" w14:textId="77777777" w:rsidTr="00881F98">
        <w:tc>
          <w:tcPr>
            <w:tcW w:w="1271" w:type="dxa"/>
          </w:tcPr>
          <w:p w14:paraId="5CDE33DC" w14:textId="088B42F2" w:rsidR="00C64D2C" w:rsidRPr="00A722CA" w:rsidRDefault="00C64D2C" w:rsidP="00881F98">
            <w:pPr>
              <w:rPr>
                <w:rFonts w:cs="Arial"/>
              </w:rPr>
            </w:pPr>
            <w:r w:rsidRPr="00A722CA">
              <w:rPr>
                <w:rFonts w:cs="Arial"/>
              </w:rPr>
              <w:t>CBTAD 3</w:t>
            </w:r>
          </w:p>
        </w:tc>
        <w:tc>
          <w:tcPr>
            <w:tcW w:w="5103" w:type="dxa"/>
          </w:tcPr>
          <w:p w14:paraId="6011D752" w14:textId="00484AAF" w:rsidR="00C64D2C" w:rsidRPr="00A722CA" w:rsidRDefault="00EA00EA" w:rsidP="00881F98">
            <w:pPr>
              <w:rPr>
                <w:rFonts w:cs="Arial"/>
              </w:rPr>
            </w:pPr>
            <w:r w:rsidRPr="00A722CA">
              <w:rPr>
                <w:rFonts w:cs="Arial"/>
              </w:rPr>
              <w:t xml:space="preserve">The Attributes shall have </w:t>
            </w:r>
            <w:r w:rsidR="004A710E" w:rsidRPr="00A722CA">
              <w:rPr>
                <w:rFonts w:cs="Arial"/>
              </w:rPr>
              <w:t xml:space="preserve">one of </w:t>
            </w:r>
            <w:r w:rsidRPr="00A722CA">
              <w:rPr>
                <w:rFonts w:cs="Arial"/>
              </w:rPr>
              <w:t>the below mentioned type</w:t>
            </w:r>
            <w:r w:rsidR="00E04DA9" w:rsidRPr="00A722CA">
              <w:rPr>
                <w:rFonts w:cs="Arial"/>
              </w:rPr>
              <w:t>s</w:t>
            </w:r>
            <w:r w:rsidRPr="00A722CA">
              <w:rPr>
                <w:rFonts w:cs="Arial"/>
              </w:rPr>
              <w:t xml:space="preserve"> of input expected from the Candidate:</w:t>
            </w:r>
          </w:p>
          <w:p w14:paraId="47A7B1DC" w14:textId="77777777" w:rsidR="00CF3B7E" w:rsidRPr="00A722CA" w:rsidRDefault="005D4BC0" w:rsidP="002211A4">
            <w:pPr>
              <w:pStyle w:val="ListParagraph"/>
              <w:numPr>
                <w:ilvl w:val="0"/>
                <w:numId w:val="5"/>
              </w:numPr>
              <w:rPr>
                <w:rFonts w:cs="Arial"/>
              </w:rPr>
            </w:pPr>
            <w:r w:rsidRPr="00A722CA">
              <w:rPr>
                <w:rFonts w:cs="Arial"/>
              </w:rPr>
              <w:t>Text</w:t>
            </w:r>
          </w:p>
          <w:p w14:paraId="7129FFCA" w14:textId="77777777" w:rsidR="005D4BC0" w:rsidRPr="00A722CA" w:rsidRDefault="005D4BC0" w:rsidP="002211A4">
            <w:pPr>
              <w:pStyle w:val="ListParagraph"/>
              <w:numPr>
                <w:ilvl w:val="0"/>
                <w:numId w:val="5"/>
              </w:numPr>
              <w:rPr>
                <w:rFonts w:cs="Arial"/>
              </w:rPr>
            </w:pPr>
            <w:r w:rsidRPr="00A722CA">
              <w:rPr>
                <w:rFonts w:cs="Arial"/>
              </w:rPr>
              <w:t>Number</w:t>
            </w:r>
          </w:p>
          <w:p w14:paraId="7AE86C79" w14:textId="77777777" w:rsidR="005D4BC0" w:rsidRPr="00A722CA" w:rsidRDefault="005D4BC0" w:rsidP="002211A4">
            <w:pPr>
              <w:pStyle w:val="ListParagraph"/>
              <w:numPr>
                <w:ilvl w:val="0"/>
                <w:numId w:val="5"/>
              </w:numPr>
              <w:rPr>
                <w:rFonts w:cs="Arial"/>
              </w:rPr>
            </w:pPr>
            <w:r w:rsidRPr="00A722CA">
              <w:rPr>
                <w:rFonts w:cs="Arial"/>
              </w:rPr>
              <w:t>Alpha-Numeric</w:t>
            </w:r>
          </w:p>
          <w:p w14:paraId="4DA70400" w14:textId="4C31C528" w:rsidR="005D4BC0" w:rsidRPr="00A722CA" w:rsidRDefault="005D4BC0" w:rsidP="002211A4">
            <w:pPr>
              <w:pStyle w:val="ListParagraph"/>
              <w:numPr>
                <w:ilvl w:val="0"/>
                <w:numId w:val="5"/>
              </w:numPr>
              <w:rPr>
                <w:rFonts w:cs="Arial"/>
              </w:rPr>
            </w:pPr>
            <w:r w:rsidRPr="00A722CA">
              <w:rPr>
                <w:rFonts w:cs="Arial"/>
              </w:rPr>
              <w:t>Photo/Image Upload</w:t>
            </w:r>
          </w:p>
          <w:p w14:paraId="1709AB79" w14:textId="77777777" w:rsidR="005D4BC0" w:rsidRPr="00A722CA" w:rsidRDefault="005D4BC0" w:rsidP="002211A4">
            <w:pPr>
              <w:pStyle w:val="ListParagraph"/>
              <w:numPr>
                <w:ilvl w:val="0"/>
                <w:numId w:val="5"/>
              </w:numPr>
              <w:rPr>
                <w:rFonts w:cs="Arial"/>
              </w:rPr>
            </w:pPr>
            <w:r w:rsidRPr="00A722CA">
              <w:rPr>
                <w:rFonts w:cs="Arial"/>
              </w:rPr>
              <w:t>Single Choice Selection</w:t>
            </w:r>
          </w:p>
          <w:p w14:paraId="73101801" w14:textId="77777777" w:rsidR="005D4BC0" w:rsidRPr="00A722CA" w:rsidRDefault="005D4BC0" w:rsidP="002211A4">
            <w:pPr>
              <w:pStyle w:val="ListParagraph"/>
              <w:numPr>
                <w:ilvl w:val="0"/>
                <w:numId w:val="5"/>
              </w:numPr>
              <w:rPr>
                <w:rFonts w:cs="Arial"/>
              </w:rPr>
            </w:pPr>
            <w:r w:rsidRPr="00A722CA">
              <w:rPr>
                <w:rFonts w:cs="Arial"/>
              </w:rPr>
              <w:t>Multiple Selections</w:t>
            </w:r>
          </w:p>
          <w:p w14:paraId="53785CF5" w14:textId="5AF48019" w:rsidR="005D4BC0" w:rsidRPr="00A722CA" w:rsidRDefault="005D4BC0" w:rsidP="002211A4">
            <w:pPr>
              <w:pStyle w:val="ListParagraph"/>
              <w:numPr>
                <w:ilvl w:val="0"/>
                <w:numId w:val="5"/>
              </w:numPr>
              <w:rPr>
                <w:rFonts w:cs="Arial"/>
              </w:rPr>
            </w:pPr>
            <w:r w:rsidRPr="00A722CA">
              <w:rPr>
                <w:rFonts w:cs="Arial"/>
              </w:rPr>
              <w:t>Document Upload (PDF and Images)</w:t>
            </w:r>
          </w:p>
        </w:tc>
        <w:tc>
          <w:tcPr>
            <w:tcW w:w="992" w:type="dxa"/>
          </w:tcPr>
          <w:p w14:paraId="4B92FB45" w14:textId="29E7B4F6" w:rsidR="00C64D2C" w:rsidRPr="00A722CA" w:rsidRDefault="002049DB" w:rsidP="00881F98">
            <w:pPr>
              <w:rPr>
                <w:rFonts w:cs="Arial"/>
              </w:rPr>
            </w:pPr>
            <w:r>
              <w:rPr>
                <w:rFonts w:cs="Arial"/>
              </w:rPr>
              <w:t>1</w:t>
            </w:r>
          </w:p>
        </w:tc>
        <w:tc>
          <w:tcPr>
            <w:tcW w:w="1985" w:type="dxa"/>
          </w:tcPr>
          <w:p w14:paraId="60BE5EDB" w14:textId="045725A6" w:rsidR="00C64D2C" w:rsidRPr="00A722CA" w:rsidRDefault="008C2985" w:rsidP="00881F98">
            <w:pPr>
              <w:rPr>
                <w:rFonts w:cs="Arial"/>
              </w:rPr>
            </w:pPr>
            <w:r>
              <w:rPr>
                <w:rFonts w:cs="Arial"/>
              </w:rPr>
              <w:t>CAD</w:t>
            </w:r>
          </w:p>
        </w:tc>
      </w:tr>
      <w:tr w:rsidR="0008652F" w:rsidRPr="00A722CA" w14:paraId="455240F7" w14:textId="77777777" w:rsidTr="00881F98">
        <w:tc>
          <w:tcPr>
            <w:tcW w:w="1271" w:type="dxa"/>
          </w:tcPr>
          <w:p w14:paraId="32E2984D" w14:textId="652FEF1B" w:rsidR="0008652F" w:rsidRPr="00A722CA" w:rsidRDefault="0008652F" w:rsidP="00881F98">
            <w:pPr>
              <w:rPr>
                <w:rFonts w:cs="Arial"/>
              </w:rPr>
            </w:pPr>
            <w:r w:rsidRPr="00A722CA">
              <w:rPr>
                <w:rFonts w:cs="Arial"/>
              </w:rPr>
              <w:t>CBTAD 4</w:t>
            </w:r>
          </w:p>
        </w:tc>
        <w:tc>
          <w:tcPr>
            <w:tcW w:w="5103" w:type="dxa"/>
          </w:tcPr>
          <w:p w14:paraId="06803553" w14:textId="72D5E17B" w:rsidR="0008652F" w:rsidRPr="00A722CA" w:rsidRDefault="00FE2077" w:rsidP="00881F98">
            <w:pPr>
              <w:rPr>
                <w:rFonts w:cs="Arial"/>
              </w:rPr>
            </w:pPr>
            <w:r w:rsidRPr="00A722CA">
              <w:rPr>
                <w:rFonts w:cs="Arial"/>
              </w:rPr>
              <w:t>The System shall have an ability to define the rules to validate the Application Form input, and also enable or disable few of the Attributes that depend on the Candidate’s input</w:t>
            </w:r>
            <w:r w:rsidR="008A784E" w:rsidRPr="00A722CA">
              <w:rPr>
                <w:rFonts w:cs="Arial"/>
              </w:rPr>
              <w:t xml:space="preserve"> value</w:t>
            </w:r>
            <w:r w:rsidRPr="00A722CA">
              <w:rPr>
                <w:rFonts w:cs="Arial"/>
              </w:rPr>
              <w:t xml:space="preserve"> in previous Attributes</w:t>
            </w:r>
            <w:r w:rsidR="00835B4C" w:rsidRPr="00A722CA">
              <w:rPr>
                <w:rFonts w:cs="Arial"/>
              </w:rPr>
              <w:t>. These rules are over an</w:t>
            </w:r>
            <w:r w:rsidR="00CB4B2B" w:rsidRPr="00A722CA">
              <w:rPr>
                <w:rFonts w:cs="Arial"/>
              </w:rPr>
              <w:t>d</w:t>
            </w:r>
            <w:r w:rsidR="00835B4C" w:rsidRPr="00A722CA">
              <w:rPr>
                <w:rFonts w:cs="Arial"/>
              </w:rPr>
              <w:t xml:space="preserve"> above standard static validation for format of data input, e.g. number, email, phone number etc.</w:t>
            </w:r>
            <w:r w:rsidR="00D00671" w:rsidRPr="00A722CA">
              <w:rPr>
                <w:rFonts w:cs="Arial"/>
              </w:rPr>
              <w:t xml:space="preserve"> These shall include:</w:t>
            </w:r>
          </w:p>
          <w:p w14:paraId="353F92FB" w14:textId="77777777" w:rsidR="00D00671" w:rsidRPr="00A722CA" w:rsidRDefault="00D00671" w:rsidP="002211A4">
            <w:pPr>
              <w:pStyle w:val="ListParagraph"/>
              <w:numPr>
                <w:ilvl w:val="0"/>
                <w:numId w:val="5"/>
              </w:numPr>
              <w:rPr>
                <w:rFonts w:cs="Arial"/>
              </w:rPr>
            </w:pPr>
            <w:r w:rsidRPr="00A722CA">
              <w:rPr>
                <w:rFonts w:cs="Arial"/>
              </w:rPr>
              <w:t>Photo validation (for flagging of bad photos like landscapes, cartoons, eminent personalities etc.</w:t>
            </w:r>
            <w:r w:rsidR="00961126" w:rsidRPr="00A722CA">
              <w:rPr>
                <w:rFonts w:cs="Arial"/>
              </w:rPr>
              <w:t xml:space="preserve"> and poor image quality</w:t>
            </w:r>
            <w:r w:rsidRPr="00A722CA">
              <w:rPr>
                <w:rFonts w:cs="Arial"/>
              </w:rPr>
              <w:t>)</w:t>
            </w:r>
          </w:p>
          <w:p w14:paraId="616DC192" w14:textId="77777777" w:rsidR="00886657" w:rsidRPr="00A722CA" w:rsidRDefault="00886657" w:rsidP="002211A4">
            <w:pPr>
              <w:pStyle w:val="ListParagraph"/>
              <w:numPr>
                <w:ilvl w:val="0"/>
                <w:numId w:val="5"/>
              </w:numPr>
              <w:rPr>
                <w:rFonts w:cs="Arial"/>
              </w:rPr>
            </w:pPr>
            <w:proofErr w:type="spellStart"/>
            <w:r w:rsidRPr="00A722CA">
              <w:rPr>
                <w:rFonts w:cs="Arial"/>
              </w:rPr>
              <w:t>Aadhaar</w:t>
            </w:r>
            <w:proofErr w:type="spellEnd"/>
            <w:r w:rsidRPr="00A722CA">
              <w:rPr>
                <w:rFonts w:cs="Arial"/>
              </w:rPr>
              <w:t xml:space="preserve"> based validation of Name, DOB and Phone </w:t>
            </w:r>
            <w:r w:rsidR="00F57923" w:rsidRPr="00A722CA">
              <w:rPr>
                <w:rFonts w:cs="Arial"/>
              </w:rPr>
              <w:t>N</w:t>
            </w:r>
            <w:r w:rsidRPr="00A722CA">
              <w:rPr>
                <w:rFonts w:cs="Arial"/>
              </w:rPr>
              <w:t>umber</w:t>
            </w:r>
          </w:p>
          <w:p w14:paraId="0F28613D" w14:textId="77777777" w:rsidR="0053173B" w:rsidRPr="00A722CA" w:rsidRDefault="00B55E80" w:rsidP="002211A4">
            <w:pPr>
              <w:pStyle w:val="ListParagraph"/>
              <w:numPr>
                <w:ilvl w:val="0"/>
                <w:numId w:val="5"/>
              </w:numPr>
              <w:rPr>
                <w:rFonts w:cs="Arial"/>
              </w:rPr>
            </w:pPr>
            <w:r w:rsidRPr="00A722CA">
              <w:rPr>
                <w:rFonts w:cs="Arial"/>
              </w:rPr>
              <w:t>Duplicate Candidate</w:t>
            </w:r>
            <w:r w:rsidR="00810CB4" w:rsidRPr="00A722CA">
              <w:rPr>
                <w:rFonts w:cs="Arial"/>
              </w:rPr>
              <w:t xml:space="preserve"> flagging </w:t>
            </w:r>
            <w:r w:rsidRPr="00A722CA">
              <w:rPr>
                <w:rFonts w:cs="Arial"/>
              </w:rPr>
              <w:t>(based upon Name, DOB, Parent Name, Phone Number, Email etc.)</w:t>
            </w:r>
          </w:p>
          <w:p w14:paraId="39F993CC" w14:textId="35052C6F" w:rsidR="00E51D90" w:rsidRPr="00A722CA" w:rsidRDefault="009444FF" w:rsidP="002211A4">
            <w:pPr>
              <w:pStyle w:val="ListParagraph"/>
              <w:numPr>
                <w:ilvl w:val="0"/>
                <w:numId w:val="5"/>
              </w:numPr>
              <w:rPr>
                <w:rFonts w:cs="Arial"/>
              </w:rPr>
            </w:pPr>
            <w:r w:rsidRPr="00A722CA">
              <w:rPr>
                <w:rFonts w:cs="Arial"/>
              </w:rPr>
              <w:t>Altered</w:t>
            </w:r>
            <w:r w:rsidR="00E51D90" w:rsidRPr="00A722CA">
              <w:rPr>
                <w:rFonts w:cs="Arial"/>
              </w:rPr>
              <w:t xml:space="preserve"> </w:t>
            </w:r>
            <w:r w:rsidRPr="00A722CA">
              <w:rPr>
                <w:rFonts w:cs="Arial"/>
              </w:rPr>
              <w:t>v</w:t>
            </w:r>
            <w:r w:rsidR="00E51D90" w:rsidRPr="00A722CA">
              <w:rPr>
                <w:rFonts w:cs="Arial"/>
              </w:rPr>
              <w:t>alidations based on Caste, Physically Challenged etc.</w:t>
            </w:r>
          </w:p>
        </w:tc>
        <w:tc>
          <w:tcPr>
            <w:tcW w:w="992" w:type="dxa"/>
          </w:tcPr>
          <w:p w14:paraId="36A7BA13" w14:textId="3916130A" w:rsidR="0008652F" w:rsidRPr="00A722CA" w:rsidRDefault="002049DB" w:rsidP="00881F98">
            <w:pPr>
              <w:rPr>
                <w:rFonts w:cs="Arial"/>
              </w:rPr>
            </w:pPr>
            <w:r>
              <w:rPr>
                <w:rFonts w:cs="Arial"/>
              </w:rPr>
              <w:t>1</w:t>
            </w:r>
          </w:p>
        </w:tc>
        <w:tc>
          <w:tcPr>
            <w:tcW w:w="1985" w:type="dxa"/>
          </w:tcPr>
          <w:p w14:paraId="5B9A30E2" w14:textId="1E4C077B" w:rsidR="0008652F" w:rsidRPr="00A722CA" w:rsidRDefault="008C2985" w:rsidP="00881F98">
            <w:pPr>
              <w:rPr>
                <w:rFonts w:cs="Arial"/>
              </w:rPr>
            </w:pPr>
            <w:r>
              <w:rPr>
                <w:rFonts w:cs="Arial"/>
              </w:rPr>
              <w:t>CAD</w:t>
            </w:r>
          </w:p>
        </w:tc>
      </w:tr>
    </w:tbl>
    <w:p w14:paraId="46B888A9" w14:textId="77777777" w:rsidR="00611F28" w:rsidRPr="00A722CA" w:rsidRDefault="00611F28" w:rsidP="00611F28">
      <w:pPr>
        <w:rPr>
          <w:rFonts w:cs="Arial"/>
        </w:rPr>
      </w:pPr>
    </w:p>
    <w:p w14:paraId="305F9ADB" w14:textId="33D54212" w:rsidR="00611F28" w:rsidRPr="00A722CA" w:rsidRDefault="00611F28" w:rsidP="00611F28">
      <w:pPr>
        <w:pStyle w:val="Heading2"/>
        <w:rPr>
          <w:rFonts w:cs="Arial"/>
        </w:rPr>
      </w:pPr>
      <w:bookmarkStart w:id="153" w:name="_Toc19801103"/>
      <w:bookmarkStart w:id="154" w:name="_Toc20317958"/>
      <w:r w:rsidRPr="00A722CA">
        <w:rPr>
          <w:rFonts w:cs="Arial"/>
        </w:rPr>
        <w:t>CBT Roll Number Design (CB</w:t>
      </w:r>
      <w:r w:rsidR="00DA28CE" w:rsidRPr="00A722CA">
        <w:rPr>
          <w:rFonts w:cs="Arial"/>
        </w:rPr>
        <w:t>RN</w:t>
      </w:r>
      <w:r w:rsidRPr="00A722CA">
        <w:rPr>
          <w:rFonts w:cs="Arial"/>
        </w:rPr>
        <w:t>D)</w:t>
      </w:r>
      <w:bookmarkEnd w:id="153"/>
      <w:bookmarkEnd w:id="154"/>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611F28" w:rsidRPr="00A722CA" w14:paraId="382EC789" w14:textId="77777777" w:rsidTr="00881F98">
        <w:tc>
          <w:tcPr>
            <w:tcW w:w="1271" w:type="dxa"/>
            <w:shd w:val="clear" w:color="auto" w:fill="BFBFBF" w:themeFill="background1" w:themeFillShade="BF"/>
          </w:tcPr>
          <w:p w14:paraId="5EC486C5" w14:textId="77777777" w:rsidR="00611F28" w:rsidRPr="00A722CA" w:rsidRDefault="00611F28" w:rsidP="00881F98">
            <w:pPr>
              <w:rPr>
                <w:rFonts w:cs="Arial"/>
                <w:b/>
              </w:rPr>
            </w:pPr>
            <w:r w:rsidRPr="00A722CA">
              <w:rPr>
                <w:rFonts w:cs="Arial"/>
                <w:b/>
              </w:rPr>
              <w:t>ID</w:t>
            </w:r>
          </w:p>
        </w:tc>
        <w:tc>
          <w:tcPr>
            <w:tcW w:w="5103" w:type="dxa"/>
            <w:shd w:val="clear" w:color="auto" w:fill="BFBFBF" w:themeFill="background1" w:themeFillShade="BF"/>
          </w:tcPr>
          <w:p w14:paraId="34730AC9" w14:textId="77777777" w:rsidR="00611F28" w:rsidRPr="00A722CA" w:rsidRDefault="00611F28" w:rsidP="00881F98">
            <w:pPr>
              <w:rPr>
                <w:rFonts w:cs="Arial"/>
                <w:b/>
              </w:rPr>
            </w:pPr>
            <w:r w:rsidRPr="00A722CA">
              <w:rPr>
                <w:rFonts w:cs="Arial"/>
                <w:b/>
              </w:rPr>
              <w:t>Requirement</w:t>
            </w:r>
          </w:p>
        </w:tc>
        <w:tc>
          <w:tcPr>
            <w:tcW w:w="992" w:type="dxa"/>
            <w:shd w:val="clear" w:color="auto" w:fill="BFBFBF" w:themeFill="background1" w:themeFillShade="BF"/>
          </w:tcPr>
          <w:p w14:paraId="3C7184FB" w14:textId="77777777" w:rsidR="00611F28" w:rsidRPr="00A722CA" w:rsidRDefault="00611F28" w:rsidP="00881F98">
            <w:pPr>
              <w:rPr>
                <w:rFonts w:cs="Arial"/>
                <w:b/>
              </w:rPr>
            </w:pPr>
            <w:r w:rsidRPr="00A722CA">
              <w:rPr>
                <w:rFonts w:cs="Arial"/>
                <w:b/>
              </w:rPr>
              <w:t>Priority</w:t>
            </w:r>
          </w:p>
        </w:tc>
        <w:tc>
          <w:tcPr>
            <w:tcW w:w="1985" w:type="dxa"/>
            <w:shd w:val="clear" w:color="auto" w:fill="BFBFBF" w:themeFill="background1" w:themeFillShade="BF"/>
          </w:tcPr>
          <w:p w14:paraId="6A07615B" w14:textId="6213F847" w:rsidR="00611F28" w:rsidRPr="00A722CA" w:rsidRDefault="000702CD" w:rsidP="00881F98">
            <w:pPr>
              <w:rPr>
                <w:rFonts w:cs="Arial"/>
                <w:b/>
              </w:rPr>
            </w:pPr>
            <w:r>
              <w:rPr>
                <w:rFonts w:cs="Arial"/>
                <w:b/>
              </w:rPr>
              <w:t>Business Process Reference</w:t>
            </w:r>
          </w:p>
        </w:tc>
      </w:tr>
      <w:tr w:rsidR="00611F28" w:rsidRPr="00A722CA" w14:paraId="5870F1CC" w14:textId="77777777" w:rsidTr="00881F98">
        <w:tc>
          <w:tcPr>
            <w:tcW w:w="1271" w:type="dxa"/>
          </w:tcPr>
          <w:p w14:paraId="75A9A6B0" w14:textId="13B74633" w:rsidR="00611F28" w:rsidRPr="00A722CA" w:rsidRDefault="00707905" w:rsidP="00881F98">
            <w:pPr>
              <w:rPr>
                <w:rFonts w:cs="Arial"/>
              </w:rPr>
            </w:pPr>
            <w:r w:rsidRPr="00A722CA">
              <w:rPr>
                <w:rFonts w:cs="Arial"/>
              </w:rPr>
              <w:lastRenderedPageBreak/>
              <w:t xml:space="preserve">CBRND </w:t>
            </w:r>
            <w:del w:id="155" w:author="Rishi Choudhary" w:date="2021-01-16T17:57: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16</w:delText>
              </w:r>
              <w:r w:rsidR="002211A4" w:rsidRPr="00A722CA" w:rsidDel="0062188C">
                <w:rPr>
                  <w:rFonts w:cs="Arial"/>
                  <w:noProof/>
                </w:rPr>
                <w:fldChar w:fldCharType="end"/>
              </w:r>
            </w:del>
            <w:ins w:id="156" w:author="Rishi Choudhary" w:date="2021-01-16T17:57:00Z">
              <w:r w:rsidR="0062188C">
                <w:rPr>
                  <w:rFonts w:cs="Arial"/>
                </w:rPr>
                <w:t>1</w:t>
              </w:r>
            </w:ins>
          </w:p>
        </w:tc>
        <w:tc>
          <w:tcPr>
            <w:tcW w:w="5103" w:type="dxa"/>
          </w:tcPr>
          <w:p w14:paraId="086C9890" w14:textId="0F4C8E8F" w:rsidR="00611F28" w:rsidRPr="00A722CA" w:rsidRDefault="00FC2A28" w:rsidP="00881F98">
            <w:pPr>
              <w:rPr>
                <w:rFonts w:cs="Arial"/>
              </w:rPr>
            </w:pPr>
            <w:r w:rsidRPr="00A722CA">
              <w:rPr>
                <w:rFonts w:cs="Arial"/>
              </w:rPr>
              <w:t>The Roll Number of any CBT shall be formatted as per Customer’s preference.</w:t>
            </w:r>
          </w:p>
        </w:tc>
        <w:tc>
          <w:tcPr>
            <w:tcW w:w="992" w:type="dxa"/>
          </w:tcPr>
          <w:p w14:paraId="49259212" w14:textId="79A760B4" w:rsidR="00611F28" w:rsidRPr="00A722CA" w:rsidRDefault="000221B6" w:rsidP="00881F98">
            <w:pPr>
              <w:rPr>
                <w:rFonts w:cs="Arial"/>
              </w:rPr>
            </w:pPr>
            <w:r>
              <w:rPr>
                <w:rFonts w:cs="Arial"/>
              </w:rPr>
              <w:t>2</w:t>
            </w:r>
          </w:p>
        </w:tc>
        <w:tc>
          <w:tcPr>
            <w:tcW w:w="1985" w:type="dxa"/>
          </w:tcPr>
          <w:p w14:paraId="41619A80" w14:textId="3328A452" w:rsidR="00611F28" w:rsidRPr="00A722CA" w:rsidRDefault="000702CD" w:rsidP="00881F98">
            <w:pPr>
              <w:rPr>
                <w:rFonts w:cs="Arial"/>
              </w:rPr>
            </w:pPr>
            <w:r>
              <w:rPr>
                <w:rFonts w:cs="Arial"/>
              </w:rPr>
              <w:t>TDP</w:t>
            </w:r>
          </w:p>
        </w:tc>
      </w:tr>
      <w:tr w:rsidR="00FC2A28" w:rsidRPr="00A722CA" w14:paraId="4A6C0859" w14:textId="77777777" w:rsidTr="00881F98">
        <w:tc>
          <w:tcPr>
            <w:tcW w:w="1271" w:type="dxa"/>
          </w:tcPr>
          <w:p w14:paraId="1810CE03" w14:textId="25E1DF4B" w:rsidR="00FC2A28" w:rsidRPr="00A722CA" w:rsidRDefault="00FC2A28" w:rsidP="00881F98">
            <w:pPr>
              <w:rPr>
                <w:rFonts w:cs="Arial"/>
              </w:rPr>
            </w:pPr>
            <w:r w:rsidRPr="00A722CA">
              <w:rPr>
                <w:rFonts w:cs="Arial"/>
              </w:rPr>
              <w:t>CBRND 2</w:t>
            </w:r>
          </w:p>
        </w:tc>
        <w:tc>
          <w:tcPr>
            <w:tcW w:w="5103" w:type="dxa"/>
          </w:tcPr>
          <w:p w14:paraId="57BC0A93" w14:textId="7C95E9AD" w:rsidR="00FC2A28" w:rsidRPr="00A722CA" w:rsidRDefault="00FC2A28" w:rsidP="00881F98">
            <w:pPr>
              <w:rPr>
                <w:rFonts w:cs="Arial"/>
              </w:rPr>
            </w:pPr>
            <w:r w:rsidRPr="00A722CA">
              <w:rPr>
                <w:rFonts w:cs="Arial"/>
              </w:rPr>
              <w:t>There shall be scope for using static alpha-numeric section(s) within the Roll Number</w:t>
            </w:r>
            <w:r w:rsidR="00175026" w:rsidRPr="00A722CA">
              <w:rPr>
                <w:rFonts w:cs="Arial"/>
              </w:rPr>
              <w:t>.</w:t>
            </w:r>
          </w:p>
        </w:tc>
        <w:tc>
          <w:tcPr>
            <w:tcW w:w="992" w:type="dxa"/>
          </w:tcPr>
          <w:p w14:paraId="63EEA029" w14:textId="2535DB9E" w:rsidR="00FC2A28" w:rsidRPr="00A722CA" w:rsidRDefault="000221B6" w:rsidP="00881F98">
            <w:pPr>
              <w:rPr>
                <w:rFonts w:cs="Arial"/>
              </w:rPr>
            </w:pPr>
            <w:r>
              <w:rPr>
                <w:rFonts w:cs="Arial"/>
              </w:rPr>
              <w:t>2</w:t>
            </w:r>
          </w:p>
        </w:tc>
        <w:tc>
          <w:tcPr>
            <w:tcW w:w="1985" w:type="dxa"/>
          </w:tcPr>
          <w:p w14:paraId="54834146" w14:textId="3934A02D" w:rsidR="00FC2A28" w:rsidRPr="00A722CA" w:rsidRDefault="000702CD" w:rsidP="00881F98">
            <w:pPr>
              <w:rPr>
                <w:rFonts w:cs="Arial"/>
              </w:rPr>
            </w:pPr>
            <w:r>
              <w:rPr>
                <w:rFonts w:cs="Arial"/>
              </w:rPr>
              <w:t>TDP</w:t>
            </w:r>
          </w:p>
        </w:tc>
      </w:tr>
      <w:tr w:rsidR="00FC2A28" w:rsidRPr="00A722CA" w14:paraId="2F3DA4F5" w14:textId="77777777" w:rsidTr="00881F98">
        <w:tc>
          <w:tcPr>
            <w:tcW w:w="1271" w:type="dxa"/>
          </w:tcPr>
          <w:p w14:paraId="0FB6575E" w14:textId="2E151DA5" w:rsidR="00FC2A28" w:rsidRPr="00A722CA" w:rsidRDefault="00FC2A28" w:rsidP="00881F98">
            <w:pPr>
              <w:rPr>
                <w:rFonts w:cs="Arial"/>
              </w:rPr>
            </w:pPr>
            <w:r w:rsidRPr="00A722CA">
              <w:rPr>
                <w:rFonts w:cs="Arial"/>
              </w:rPr>
              <w:t>CBRND 3</w:t>
            </w:r>
          </w:p>
        </w:tc>
        <w:tc>
          <w:tcPr>
            <w:tcW w:w="5103" w:type="dxa"/>
          </w:tcPr>
          <w:p w14:paraId="61426572" w14:textId="19EB2781" w:rsidR="00FC2A28" w:rsidRPr="00A722CA" w:rsidRDefault="00FC2A28" w:rsidP="00881F98">
            <w:pPr>
              <w:rPr>
                <w:rFonts w:cs="Arial"/>
              </w:rPr>
            </w:pPr>
            <w:r w:rsidRPr="00A722CA">
              <w:rPr>
                <w:rFonts w:cs="Arial"/>
              </w:rPr>
              <w:t>Remaining section of Roll Number shall be generated as a series of numbers with pre-determined initial value.</w:t>
            </w:r>
          </w:p>
        </w:tc>
        <w:tc>
          <w:tcPr>
            <w:tcW w:w="992" w:type="dxa"/>
          </w:tcPr>
          <w:p w14:paraId="4B3ABE60" w14:textId="1E370A8D" w:rsidR="00FC2A28" w:rsidRPr="00A722CA" w:rsidRDefault="000221B6" w:rsidP="00881F98">
            <w:pPr>
              <w:rPr>
                <w:rFonts w:cs="Arial"/>
              </w:rPr>
            </w:pPr>
            <w:r>
              <w:rPr>
                <w:rFonts w:cs="Arial"/>
              </w:rPr>
              <w:t>2</w:t>
            </w:r>
          </w:p>
        </w:tc>
        <w:tc>
          <w:tcPr>
            <w:tcW w:w="1985" w:type="dxa"/>
          </w:tcPr>
          <w:p w14:paraId="27A63B4C" w14:textId="32F1B5A4" w:rsidR="00FC2A28" w:rsidRPr="00A722CA" w:rsidRDefault="000702CD" w:rsidP="00881F98">
            <w:pPr>
              <w:rPr>
                <w:rFonts w:cs="Arial"/>
              </w:rPr>
            </w:pPr>
            <w:r>
              <w:rPr>
                <w:rFonts w:cs="Arial"/>
              </w:rPr>
              <w:t>TDP</w:t>
            </w:r>
          </w:p>
        </w:tc>
      </w:tr>
      <w:tr w:rsidR="00FC2A28" w:rsidRPr="00A722CA" w14:paraId="689795AA" w14:textId="77777777" w:rsidTr="00881F98">
        <w:tc>
          <w:tcPr>
            <w:tcW w:w="1271" w:type="dxa"/>
          </w:tcPr>
          <w:p w14:paraId="14437FB8" w14:textId="64F64939" w:rsidR="00FC2A28" w:rsidRPr="00A722CA" w:rsidRDefault="00FC2A28" w:rsidP="00881F98">
            <w:pPr>
              <w:rPr>
                <w:rFonts w:cs="Arial"/>
              </w:rPr>
            </w:pPr>
            <w:r w:rsidRPr="00A722CA">
              <w:rPr>
                <w:rFonts w:cs="Arial"/>
              </w:rPr>
              <w:t>CBRND 4</w:t>
            </w:r>
          </w:p>
        </w:tc>
        <w:tc>
          <w:tcPr>
            <w:tcW w:w="5103" w:type="dxa"/>
          </w:tcPr>
          <w:p w14:paraId="7C8761C0" w14:textId="589F4EFB" w:rsidR="00FC2A28" w:rsidRPr="00A722CA" w:rsidRDefault="00FC2A28" w:rsidP="00881F98">
            <w:pPr>
              <w:rPr>
                <w:rFonts w:cs="Arial"/>
              </w:rPr>
            </w:pPr>
            <w:r w:rsidRPr="00A722CA">
              <w:rPr>
                <w:rFonts w:cs="Arial"/>
              </w:rPr>
              <w:t>Part of the alpha-numeric section may derive from the input value given to specific Attribute(s) within the Application Form</w:t>
            </w:r>
            <w:r w:rsidR="007545C8" w:rsidRPr="00A722CA">
              <w:rPr>
                <w:rFonts w:cs="Arial"/>
              </w:rPr>
              <w:t>.</w:t>
            </w:r>
          </w:p>
        </w:tc>
        <w:tc>
          <w:tcPr>
            <w:tcW w:w="992" w:type="dxa"/>
          </w:tcPr>
          <w:p w14:paraId="70BDED85" w14:textId="409C8802" w:rsidR="00FC2A28" w:rsidRPr="00A722CA" w:rsidRDefault="000221B6" w:rsidP="00881F98">
            <w:pPr>
              <w:rPr>
                <w:rFonts w:cs="Arial"/>
              </w:rPr>
            </w:pPr>
            <w:r>
              <w:rPr>
                <w:rFonts w:cs="Arial"/>
              </w:rPr>
              <w:t>2</w:t>
            </w:r>
          </w:p>
        </w:tc>
        <w:tc>
          <w:tcPr>
            <w:tcW w:w="1985" w:type="dxa"/>
          </w:tcPr>
          <w:p w14:paraId="1E649C15" w14:textId="14C48C9A" w:rsidR="008C2985" w:rsidRPr="008C2985" w:rsidRDefault="008C2985" w:rsidP="00881F98">
            <w:pPr>
              <w:rPr>
                <w:rFonts w:cs="Arial"/>
              </w:rPr>
            </w:pPr>
            <w:r w:rsidRPr="008C2985">
              <w:rPr>
                <w:rFonts w:cs="Arial"/>
              </w:rPr>
              <w:t>TDP</w:t>
            </w:r>
          </w:p>
          <w:p w14:paraId="414E0160" w14:textId="0A78F881" w:rsidR="00FC2A28" w:rsidRPr="00A722CA" w:rsidRDefault="000543D9" w:rsidP="00881F98">
            <w:pPr>
              <w:rPr>
                <w:rFonts w:cs="Arial"/>
              </w:rPr>
            </w:pPr>
            <w:r w:rsidRPr="00A722CA">
              <w:rPr>
                <w:rFonts w:cs="Arial"/>
                <w:highlight w:val="yellow"/>
              </w:rPr>
              <w:t>How do we generate Roll Numbers for Forms in Draft state without these attribute values being filled</w:t>
            </w:r>
          </w:p>
        </w:tc>
      </w:tr>
    </w:tbl>
    <w:p w14:paraId="2FBF4690" w14:textId="77777777" w:rsidR="00133A67" w:rsidRPr="00A722CA" w:rsidRDefault="00133A67" w:rsidP="00133A67">
      <w:pPr>
        <w:rPr>
          <w:rFonts w:cs="Arial"/>
        </w:rPr>
      </w:pPr>
    </w:p>
    <w:p w14:paraId="5802DD46" w14:textId="371D12F3" w:rsidR="00133A67" w:rsidRPr="00A722CA" w:rsidRDefault="00133A67" w:rsidP="00133A67">
      <w:pPr>
        <w:pStyle w:val="Heading2"/>
        <w:rPr>
          <w:rFonts w:cs="Arial"/>
        </w:rPr>
      </w:pPr>
      <w:bookmarkStart w:id="157" w:name="_Toc19801104"/>
      <w:bookmarkStart w:id="158" w:name="_Toc20317959"/>
      <w:r w:rsidRPr="00A722CA">
        <w:rPr>
          <w:rFonts w:cs="Arial"/>
        </w:rPr>
        <w:t>Admit Card Design (ACD)</w:t>
      </w:r>
      <w:bookmarkEnd w:id="157"/>
      <w:bookmarkEnd w:id="158"/>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133A67" w:rsidRPr="00A722CA" w14:paraId="3AE790D2" w14:textId="77777777" w:rsidTr="00881F98">
        <w:tc>
          <w:tcPr>
            <w:tcW w:w="1271" w:type="dxa"/>
            <w:shd w:val="clear" w:color="auto" w:fill="BFBFBF" w:themeFill="background1" w:themeFillShade="BF"/>
          </w:tcPr>
          <w:p w14:paraId="00EFB3E7" w14:textId="77777777" w:rsidR="00133A67" w:rsidRPr="00A722CA" w:rsidRDefault="00133A67" w:rsidP="00881F98">
            <w:pPr>
              <w:rPr>
                <w:rFonts w:cs="Arial"/>
                <w:b/>
              </w:rPr>
            </w:pPr>
            <w:r w:rsidRPr="00A722CA">
              <w:rPr>
                <w:rFonts w:cs="Arial"/>
                <w:b/>
              </w:rPr>
              <w:t>ID</w:t>
            </w:r>
          </w:p>
        </w:tc>
        <w:tc>
          <w:tcPr>
            <w:tcW w:w="5103" w:type="dxa"/>
            <w:shd w:val="clear" w:color="auto" w:fill="BFBFBF" w:themeFill="background1" w:themeFillShade="BF"/>
          </w:tcPr>
          <w:p w14:paraId="06D566DC" w14:textId="77777777" w:rsidR="00133A67" w:rsidRPr="00A722CA" w:rsidRDefault="00133A67" w:rsidP="00881F98">
            <w:pPr>
              <w:rPr>
                <w:rFonts w:cs="Arial"/>
                <w:b/>
              </w:rPr>
            </w:pPr>
            <w:r w:rsidRPr="00A722CA">
              <w:rPr>
                <w:rFonts w:cs="Arial"/>
                <w:b/>
              </w:rPr>
              <w:t>Requirement</w:t>
            </w:r>
          </w:p>
        </w:tc>
        <w:tc>
          <w:tcPr>
            <w:tcW w:w="992" w:type="dxa"/>
            <w:shd w:val="clear" w:color="auto" w:fill="BFBFBF" w:themeFill="background1" w:themeFillShade="BF"/>
          </w:tcPr>
          <w:p w14:paraId="43D7B368" w14:textId="77777777" w:rsidR="00133A67" w:rsidRPr="00A722CA" w:rsidRDefault="00133A67" w:rsidP="00881F98">
            <w:pPr>
              <w:rPr>
                <w:rFonts w:cs="Arial"/>
                <w:b/>
              </w:rPr>
            </w:pPr>
            <w:r w:rsidRPr="00A722CA">
              <w:rPr>
                <w:rFonts w:cs="Arial"/>
                <w:b/>
              </w:rPr>
              <w:t>Priority</w:t>
            </w:r>
          </w:p>
        </w:tc>
        <w:tc>
          <w:tcPr>
            <w:tcW w:w="1985" w:type="dxa"/>
            <w:shd w:val="clear" w:color="auto" w:fill="BFBFBF" w:themeFill="background1" w:themeFillShade="BF"/>
          </w:tcPr>
          <w:p w14:paraId="450A6593" w14:textId="6F642E66" w:rsidR="00133A67" w:rsidRPr="00A722CA" w:rsidRDefault="000702CD" w:rsidP="00881F98">
            <w:pPr>
              <w:rPr>
                <w:rFonts w:cs="Arial"/>
                <w:b/>
              </w:rPr>
            </w:pPr>
            <w:r>
              <w:rPr>
                <w:rFonts w:cs="Arial"/>
                <w:b/>
              </w:rPr>
              <w:t>Business Process Reference</w:t>
            </w:r>
          </w:p>
        </w:tc>
      </w:tr>
      <w:tr w:rsidR="00133A67" w:rsidRPr="00A722CA" w14:paraId="39B0E92E" w14:textId="77777777" w:rsidTr="00881F98">
        <w:tc>
          <w:tcPr>
            <w:tcW w:w="1271" w:type="dxa"/>
          </w:tcPr>
          <w:p w14:paraId="60AB88A7" w14:textId="20BBC35F" w:rsidR="00133A67" w:rsidRPr="00A722CA" w:rsidRDefault="00BA3FEB" w:rsidP="00881F98">
            <w:pPr>
              <w:rPr>
                <w:rFonts w:cs="Arial"/>
              </w:rPr>
            </w:pPr>
            <w:r w:rsidRPr="00A722CA">
              <w:rPr>
                <w:rFonts w:cs="Arial"/>
              </w:rPr>
              <w:t>ACD</w:t>
            </w:r>
            <w:r w:rsidR="00133A67" w:rsidRPr="00A722CA">
              <w:rPr>
                <w:rFonts w:cs="Arial"/>
              </w:rPr>
              <w:t xml:space="preserve"> </w:t>
            </w:r>
            <w:del w:id="159" w:author="Rishi Choudhary" w:date="2021-01-16T17:57: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17</w:delText>
              </w:r>
              <w:r w:rsidR="002211A4" w:rsidRPr="00A722CA" w:rsidDel="0062188C">
                <w:rPr>
                  <w:rFonts w:cs="Arial"/>
                  <w:noProof/>
                </w:rPr>
                <w:fldChar w:fldCharType="end"/>
              </w:r>
            </w:del>
            <w:ins w:id="160" w:author="Rishi Choudhary" w:date="2021-01-16T17:57:00Z">
              <w:r w:rsidR="0062188C">
                <w:rPr>
                  <w:rFonts w:cs="Arial"/>
                </w:rPr>
                <w:t>1</w:t>
              </w:r>
            </w:ins>
          </w:p>
        </w:tc>
        <w:tc>
          <w:tcPr>
            <w:tcW w:w="5103" w:type="dxa"/>
          </w:tcPr>
          <w:p w14:paraId="2FA649A2" w14:textId="585A6723" w:rsidR="00133A67" w:rsidRPr="00A722CA" w:rsidRDefault="00723309" w:rsidP="004F69F6">
            <w:pPr>
              <w:rPr>
                <w:rFonts w:cs="Arial"/>
              </w:rPr>
            </w:pPr>
            <w:r w:rsidRPr="00A722CA">
              <w:rPr>
                <w:rFonts w:cs="Arial"/>
              </w:rPr>
              <w:t xml:space="preserve">The System shall provide </w:t>
            </w:r>
            <w:r w:rsidR="004F69F6" w:rsidRPr="00A722CA">
              <w:rPr>
                <w:rFonts w:cs="Arial"/>
              </w:rPr>
              <w:t xml:space="preserve">Multi-Lingual </w:t>
            </w:r>
            <w:r w:rsidRPr="00A722CA">
              <w:rPr>
                <w:rFonts w:cs="Arial"/>
              </w:rPr>
              <w:t>T</w:t>
            </w:r>
            <w:r w:rsidR="004F69F6" w:rsidRPr="00A722CA">
              <w:rPr>
                <w:rFonts w:cs="Arial"/>
              </w:rPr>
              <w:t xml:space="preserve">emplate based </w:t>
            </w:r>
            <w:r w:rsidRPr="00A722CA">
              <w:rPr>
                <w:rFonts w:cs="Arial"/>
              </w:rPr>
              <w:t xml:space="preserve">Layout </w:t>
            </w:r>
            <w:r w:rsidR="004F69F6" w:rsidRPr="00A722CA">
              <w:rPr>
                <w:rFonts w:cs="Arial"/>
              </w:rPr>
              <w:t xml:space="preserve">designs </w:t>
            </w:r>
            <w:r w:rsidR="00A15C9C" w:rsidRPr="00A722CA">
              <w:rPr>
                <w:rFonts w:cs="Arial"/>
              </w:rPr>
              <w:t>(in printable A4</w:t>
            </w:r>
            <w:r w:rsidR="003B1045" w:rsidRPr="00A722CA">
              <w:rPr>
                <w:rFonts w:cs="Arial"/>
              </w:rPr>
              <w:t xml:space="preserve"> size</w:t>
            </w:r>
            <w:r w:rsidR="00A15C9C" w:rsidRPr="00A722CA">
              <w:rPr>
                <w:rFonts w:cs="Arial"/>
              </w:rPr>
              <w:t xml:space="preserve"> PDF Format) </w:t>
            </w:r>
            <w:r w:rsidRPr="00A722CA">
              <w:rPr>
                <w:rFonts w:cs="Arial"/>
              </w:rPr>
              <w:t>for</w:t>
            </w:r>
            <w:r w:rsidR="004F69F6" w:rsidRPr="00A722CA">
              <w:rPr>
                <w:rFonts w:cs="Arial"/>
              </w:rPr>
              <w:t xml:space="preserve"> </w:t>
            </w:r>
            <w:r w:rsidR="00DA29D1" w:rsidRPr="00A722CA">
              <w:rPr>
                <w:rFonts w:cs="Arial"/>
              </w:rPr>
              <w:t xml:space="preserve">the </w:t>
            </w:r>
            <w:r w:rsidRPr="00A722CA">
              <w:rPr>
                <w:rFonts w:cs="Arial"/>
              </w:rPr>
              <w:t>Customer to</w:t>
            </w:r>
            <w:r w:rsidR="004F69F6" w:rsidRPr="00A722CA">
              <w:rPr>
                <w:rFonts w:cs="Arial"/>
              </w:rPr>
              <w:t xml:space="preserve"> choose from</w:t>
            </w:r>
            <w:r w:rsidRPr="00A722CA">
              <w:rPr>
                <w:rFonts w:cs="Arial"/>
              </w:rPr>
              <w:t>.</w:t>
            </w:r>
          </w:p>
        </w:tc>
        <w:tc>
          <w:tcPr>
            <w:tcW w:w="992" w:type="dxa"/>
          </w:tcPr>
          <w:p w14:paraId="196392F6" w14:textId="470CE6FF" w:rsidR="00133A67" w:rsidRPr="00A722CA" w:rsidRDefault="0070610C" w:rsidP="00881F98">
            <w:pPr>
              <w:rPr>
                <w:rFonts w:cs="Arial"/>
              </w:rPr>
            </w:pPr>
            <w:r>
              <w:rPr>
                <w:rFonts w:cs="Arial"/>
              </w:rPr>
              <w:t>1</w:t>
            </w:r>
          </w:p>
        </w:tc>
        <w:tc>
          <w:tcPr>
            <w:tcW w:w="1985" w:type="dxa"/>
          </w:tcPr>
          <w:p w14:paraId="1C09A94E" w14:textId="43EDBF44" w:rsidR="00133A67" w:rsidRPr="00A722CA" w:rsidRDefault="000702CD" w:rsidP="00881F98">
            <w:pPr>
              <w:rPr>
                <w:rFonts w:cs="Arial"/>
              </w:rPr>
            </w:pPr>
            <w:r>
              <w:rPr>
                <w:rFonts w:cs="Arial"/>
              </w:rPr>
              <w:t>ACSCD</w:t>
            </w:r>
          </w:p>
        </w:tc>
      </w:tr>
      <w:tr w:rsidR="004F69F6" w:rsidRPr="00A722CA" w14:paraId="23BCB5FC" w14:textId="77777777" w:rsidTr="00881F98">
        <w:tc>
          <w:tcPr>
            <w:tcW w:w="1271" w:type="dxa"/>
          </w:tcPr>
          <w:p w14:paraId="6340FFB8" w14:textId="460CD3D0" w:rsidR="004F69F6" w:rsidRPr="00A722CA" w:rsidRDefault="004F69F6" w:rsidP="00881F98">
            <w:pPr>
              <w:rPr>
                <w:rFonts w:cs="Arial"/>
              </w:rPr>
            </w:pPr>
            <w:r w:rsidRPr="00A722CA">
              <w:rPr>
                <w:rFonts w:cs="Arial"/>
              </w:rPr>
              <w:t>ACD 2</w:t>
            </w:r>
          </w:p>
        </w:tc>
        <w:tc>
          <w:tcPr>
            <w:tcW w:w="5103" w:type="dxa"/>
          </w:tcPr>
          <w:p w14:paraId="4F9F349F" w14:textId="6DBE39B1" w:rsidR="004F69F6" w:rsidRPr="00A722CA" w:rsidRDefault="00135784" w:rsidP="004F69F6">
            <w:pPr>
              <w:rPr>
                <w:rFonts w:cs="Arial"/>
              </w:rPr>
            </w:pPr>
            <w:r w:rsidRPr="00A722CA">
              <w:rPr>
                <w:rFonts w:cs="Arial"/>
              </w:rPr>
              <w:t xml:space="preserve">The System </w:t>
            </w:r>
            <w:r w:rsidR="00712EA4" w:rsidRPr="00A722CA">
              <w:rPr>
                <w:rFonts w:cs="Arial"/>
              </w:rPr>
              <w:t>shall</w:t>
            </w:r>
            <w:r w:rsidRPr="00A722CA">
              <w:rPr>
                <w:rFonts w:cs="Arial"/>
              </w:rPr>
              <w:t xml:space="preserve"> have a p</w:t>
            </w:r>
            <w:r w:rsidR="004F69F6" w:rsidRPr="00A722CA">
              <w:rPr>
                <w:rFonts w:cs="Arial"/>
              </w:rPr>
              <w:t xml:space="preserve">rovision to </w:t>
            </w:r>
            <w:r w:rsidRPr="00A722CA">
              <w:rPr>
                <w:rFonts w:cs="Arial"/>
              </w:rPr>
              <w:t>add a new</w:t>
            </w:r>
            <w:r w:rsidR="00712EA4" w:rsidRPr="00A722CA">
              <w:rPr>
                <w:rFonts w:cs="Arial"/>
              </w:rPr>
              <w:t>ly</w:t>
            </w:r>
            <w:r w:rsidRPr="00A722CA">
              <w:rPr>
                <w:rFonts w:cs="Arial"/>
              </w:rPr>
              <w:t xml:space="preserve"> </w:t>
            </w:r>
            <w:r w:rsidR="004F69F6" w:rsidRPr="00A722CA">
              <w:rPr>
                <w:rFonts w:cs="Arial"/>
              </w:rPr>
              <w:t>design</w:t>
            </w:r>
            <w:r w:rsidR="00712EA4" w:rsidRPr="00A722CA">
              <w:rPr>
                <w:rFonts w:cs="Arial"/>
              </w:rPr>
              <w:t>ed</w:t>
            </w:r>
            <w:r w:rsidR="004F69F6" w:rsidRPr="00A722CA">
              <w:rPr>
                <w:rFonts w:cs="Arial"/>
              </w:rPr>
              <w:t xml:space="preserve"> Template from </w:t>
            </w:r>
            <w:r w:rsidR="00712EA4" w:rsidRPr="00A722CA">
              <w:rPr>
                <w:rFonts w:cs="Arial"/>
              </w:rPr>
              <w:t xml:space="preserve">the </w:t>
            </w:r>
            <w:r w:rsidR="004F69F6" w:rsidRPr="00A722CA">
              <w:rPr>
                <w:rFonts w:cs="Arial"/>
              </w:rPr>
              <w:t>backend</w:t>
            </w:r>
            <w:r w:rsidR="00171D4B" w:rsidRPr="00A722CA">
              <w:rPr>
                <w:rFonts w:cs="Arial"/>
              </w:rPr>
              <w:t>.</w:t>
            </w:r>
          </w:p>
        </w:tc>
        <w:tc>
          <w:tcPr>
            <w:tcW w:w="992" w:type="dxa"/>
          </w:tcPr>
          <w:p w14:paraId="29B29E7D" w14:textId="7B678F91" w:rsidR="004F69F6" w:rsidRPr="00A722CA" w:rsidRDefault="0070610C" w:rsidP="00881F98">
            <w:pPr>
              <w:rPr>
                <w:rFonts w:cs="Arial"/>
              </w:rPr>
            </w:pPr>
            <w:r>
              <w:rPr>
                <w:rFonts w:cs="Arial"/>
              </w:rPr>
              <w:t>1</w:t>
            </w:r>
          </w:p>
        </w:tc>
        <w:tc>
          <w:tcPr>
            <w:tcW w:w="1985" w:type="dxa"/>
          </w:tcPr>
          <w:p w14:paraId="4476FC60" w14:textId="12CF5AE3" w:rsidR="004F69F6" w:rsidRPr="00A722CA" w:rsidRDefault="000702CD" w:rsidP="00881F98">
            <w:pPr>
              <w:rPr>
                <w:rFonts w:cs="Arial"/>
              </w:rPr>
            </w:pPr>
            <w:r>
              <w:rPr>
                <w:rFonts w:cs="Arial"/>
              </w:rPr>
              <w:t>ACSCD</w:t>
            </w:r>
          </w:p>
        </w:tc>
      </w:tr>
      <w:tr w:rsidR="004F69F6" w:rsidRPr="00A722CA" w14:paraId="7B14083E" w14:textId="77777777" w:rsidTr="00881F98">
        <w:tc>
          <w:tcPr>
            <w:tcW w:w="1271" w:type="dxa"/>
          </w:tcPr>
          <w:p w14:paraId="4B26260B" w14:textId="064C4AE2" w:rsidR="004F69F6" w:rsidRPr="00A722CA" w:rsidRDefault="004F69F6" w:rsidP="00881F98">
            <w:pPr>
              <w:rPr>
                <w:rFonts w:cs="Arial"/>
              </w:rPr>
            </w:pPr>
            <w:r w:rsidRPr="00A722CA">
              <w:rPr>
                <w:rFonts w:cs="Arial"/>
              </w:rPr>
              <w:t>ACD 3</w:t>
            </w:r>
          </w:p>
        </w:tc>
        <w:tc>
          <w:tcPr>
            <w:tcW w:w="5103" w:type="dxa"/>
          </w:tcPr>
          <w:p w14:paraId="118E44C6" w14:textId="35B833F0" w:rsidR="004F69F6" w:rsidRPr="00A722CA" w:rsidRDefault="00B75A8B" w:rsidP="004F69F6">
            <w:pPr>
              <w:rPr>
                <w:rFonts w:cs="Arial"/>
              </w:rPr>
            </w:pPr>
            <w:r w:rsidRPr="00A722CA">
              <w:rPr>
                <w:rFonts w:cs="Arial"/>
              </w:rPr>
              <w:t>The System shall have an a</w:t>
            </w:r>
            <w:r w:rsidR="004F69F6" w:rsidRPr="00A722CA">
              <w:rPr>
                <w:rFonts w:cs="Arial"/>
              </w:rPr>
              <w:t xml:space="preserve">bility </w:t>
            </w:r>
            <w:r w:rsidRPr="00A722CA">
              <w:rPr>
                <w:rFonts w:cs="Arial"/>
              </w:rPr>
              <w:t>to</w:t>
            </w:r>
            <w:r w:rsidR="004F69F6" w:rsidRPr="00A722CA">
              <w:rPr>
                <w:rFonts w:cs="Arial"/>
              </w:rPr>
              <w:t xml:space="preserve"> assign available data to different place</w:t>
            </w:r>
            <w:r w:rsidRPr="00A722CA">
              <w:rPr>
                <w:rFonts w:cs="Arial"/>
              </w:rPr>
              <w:t>-</w:t>
            </w:r>
            <w:r w:rsidR="004F69F6" w:rsidRPr="00A722CA">
              <w:rPr>
                <w:rFonts w:cs="Arial"/>
              </w:rPr>
              <w:t>holders</w:t>
            </w:r>
            <w:r w:rsidRPr="00A722CA">
              <w:rPr>
                <w:rFonts w:cs="Arial"/>
              </w:rPr>
              <w:t xml:space="preserve"> within the Admit-Card template</w:t>
            </w:r>
            <w:r w:rsidR="00171D4B" w:rsidRPr="00A722CA">
              <w:rPr>
                <w:rFonts w:cs="Arial"/>
              </w:rPr>
              <w:t>.</w:t>
            </w:r>
          </w:p>
        </w:tc>
        <w:tc>
          <w:tcPr>
            <w:tcW w:w="992" w:type="dxa"/>
          </w:tcPr>
          <w:p w14:paraId="19F10C11" w14:textId="24876DBC" w:rsidR="004F69F6" w:rsidRPr="00A722CA" w:rsidRDefault="0070610C" w:rsidP="00881F98">
            <w:pPr>
              <w:rPr>
                <w:rFonts w:cs="Arial"/>
              </w:rPr>
            </w:pPr>
            <w:r>
              <w:rPr>
                <w:rFonts w:cs="Arial"/>
              </w:rPr>
              <w:t>1</w:t>
            </w:r>
          </w:p>
        </w:tc>
        <w:tc>
          <w:tcPr>
            <w:tcW w:w="1985" w:type="dxa"/>
          </w:tcPr>
          <w:p w14:paraId="4F689B20" w14:textId="37DE7F5F" w:rsidR="004F69F6" w:rsidRPr="00A722CA" w:rsidRDefault="000702CD" w:rsidP="00881F98">
            <w:pPr>
              <w:rPr>
                <w:rFonts w:cs="Arial"/>
              </w:rPr>
            </w:pPr>
            <w:r>
              <w:rPr>
                <w:rFonts w:cs="Arial"/>
              </w:rPr>
              <w:t>ACSCD</w:t>
            </w:r>
          </w:p>
        </w:tc>
      </w:tr>
      <w:tr w:rsidR="004F69F6" w:rsidRPr="00A722CA" w14:paraId="3AD09B6D" w14:textId="77777777" w:rsidTr="00881F98">
        <w:tc>
          <w:tcPr>
            <w:tcW w:w="1271" w:type="dxa"/>
          </w:tcPr>
          <w:p w14:paraId="0CF788BC" w14:textId="48504FCB" w:rsidR="004F69F6" w:rsidRPr="00A722CA" w:rsidRDefault="004F69F6" w:rsidP="00881F98">
            <w:pPr>
              <w:rPr>
                <w:rFonts w:cs="Arial"/>
              </w:rPr>
            </w:pPr>
            <w:r w:rsidRPr="00A722CA">
              <w:rPr>
                <w:rFonts w:cs="Arial"/>
              </w:rPr>
              <w:t>ACD 4</w:t>
            </w:r>
          </w:p>
        </w:tc>
        <w:tc>
          <w:tcPr>
            <w:tcW w:w="5103" w:type="dxa"/>
          </w:tcPr>
          <w:p w14:paraId="0F453F3C" w14:textId="76AD42BE" w:rsidR="004F69F6" w:rsidRPr="00A722CA" w:rsidRDefault="00DC6629" w:rsidP="004F69F6">
            <w:pPr>
              <w:rPr>
                <w:rFonts w:cs="Arial"/>
              </w:rPr>
            </w:pPr>
            <w:r w:rsidRPr="00A722CA">
              <w:rPr>
                <w:rFonts w:cs="Arial"/>
              </w:rPr>
              <w:t>The System shall have an a</w:t>
            </w:r>
            <w:r w:rsidR="004F69F6" w:rsidRPr="00A722CA">
              <w:rPr>
                <w:rFonts w:cs="Arial"/>
              </w:rPr>
              <w:t xml:space="preserve">bility to include one or more exam papers </w:t>
            </w:r>
            <w:r w:rsidRPr="00A722CA">
              <w:rPr>
                <w:rFonts w:cs="Arial"/>
              </w:rPr>
              <w:t xml:space="preserve">within </w:t>
            </w:r>
            <w:r w:rsidR="00F93D72" w:rsidRPr="00A722CA">
              <w:rPr>
                <w:rFonts w:cs="Arial"/>
              </w:rPr>
              <w:t xml:space="preserve">the </w:t>
            </w:r>
            <w:r w:rsidRPr="00A722CA">
              <w:rPr>
                <w:rFonts w:cs="Arial"/>
              </w:rPr>
              <w:t>Admit-Card</w:t>
            </w:r>
            <w:r w:rsidR="00171D4B" w:rsidRPr="00A722CA">
              <w:rPr>
                <w:rFonts w:cs="Arial"/>
              </w:rPr>
              <w:t>.</w:t>
            </w:r>
          </w:p>
        </w:tc>
        <w:tc>
          <w:tcPr>
            <w:tcW w:w="992" w:type="dxa"/>
          </w:tcPr>
          <w:p w14:paraId="6E979758" w14:textId="0C857512" w:rsidR="004F69F6" w:rsidRPr="00A722CA" w:rsidRDefault="0070610C" w:rsidP="00881F98">
            <w:pPr>
              <w:rPr>
                <w:rFonts w:cs="Arial"/>
              </w:rPr>
            </w:pPr>
            <w:r>
              <w:rPr>
                <w:rFonts w:cs="Arial"/>
              </w:rPr>
              <w:t>1</w:t>
            </w:r>
          </w:p>
        </w:tc>
        <w:tc>
          <w:tcPr>
            <w:tcW w:w="1985" w:type="dxa"/>
          </w:tcPr>
          <w:p w14:paraId="4895EDCD" w14:textId="6DC92F3C" w:rsidR="004F69F6" w:rsidRPr="00A722CA" w:rsidRDefault="000702CD" w:rsidP="00881F98">
            <w:pPr>
              <w:rPr>
                <w:rFonts w:cs="Arial"/>
              </w:rPr>
            </w:pPr>
            <w:r>
              <w:rPr>
                <w:rFonts w:cs="Arial"/>
              </w:rPr>
              <w:t>ACSCD</w:t>
            </w:r>
          </w:p>
        </w:tc>
      </w:tr>
      <w:tr w:rsidR="004F69F6" w:rsidRPr="00A722CA" w14:paraId="63A228AC" w14:textId="77777777" w:rsidTr="00881F98">
        <w:tc>
          <w:tcPr>
            <w:tcW w:w="1271" w:type="dxa"/>
          </w:tcPr>
          <w:p w14:paraId="582CEA5C" w14:textId="299BC457" w:rsidR="004F69F6" w:rsidRPr="00A722CA" w:rsidRDefault="004F69F6" w:rsidP="00881F98">
            <w:pPr>
              <w:rPr>
                <w:rFonts w:cs="Arial"/>
              </w:rPr>
            </w:pPr>
            <w:r w:rsidRPr="00A722CA">
              <w:rPr>
                <w:rFonts w:cs="Arial"/>
              </w:rPr>
              <w:t>ACD 5</w:t>
            </w:r>
          </w:p>
        </w:tc>
        <w:tc>
          <w:tcPr>
            <w:tcW w:w="5103" w:type="dxa"/>
          </w:tcPr>
          <w:p w14:paraId="4E27AF27" w14:textId="6FE67AF1" w:rsidR="004F69F6" w:rsidRPr="00A722CA" w:rsidRDefault="00274C7D" w:rsidP="004F69F6">
            <w:pPr>
              <w:rPr>
                <w:rFonts w:cs="Arial"/>
              </w:rPr>
            </w:pPr>
            <w:r w:rsidRPr="00A722CA">
              <w:rPr>
                <w:rFonts w:cs="Arial"/>
              </w:rPr>
              <w:t>The System shall i</w:t>
            </w:r>
            <w:r w:rsidR="004F69F6" w:rsidRPr="00A722CA">
              <w:rPr>
                <w:rFonts w:cs="Arial"/>
              </w:rPr>
              <w:t>nclu</w:t>
            </w:r>
            <w:r w:rsidRPr="00A722CA">
              <w:rPr>
                <w:rFonts w:cs="Arial"/>
              </w:rPr>
              <w:t>de a</w:t>
            </w:r>
            <w:r w:rsidR="004F69F6" w:rsidRPr="00A722CA">
              <w:rPr>
                <w:rFonts w:cs="Arial"/>
              </w:rPr>
              <w:t xml:space="preserve"> Bar Code or QR code to deter tampering and fraud</w:t>
            </w:r>
            <w:r w:rsidRPr="00A722CA">
              <w:rPr>
                <w:rFonts w:cs="Arial"/>
              </w:rPr>
              <w:t xml:space="preserve"> of Admit-Card</w:t>
            </w:r>
            <w:r w:rsidR="00171D4B" w:rsidRPr="00A722CA">
              <w:rPr>
                <w:rFonts w:cs="Arial"/>
              </w:rPr>
              <w:t>.</w:t>
            </w:r>
          </w:p>
        </w:tc>
        <w:tc>
          <w:tcPr>
            <w:tcW w:w="992" w:type="dxa"/>
          </w:tcPr>
          <w:p w14:paraId="63773BF0" w14:textId="4286E6D4" w:rsidR="004F69F6" w:rsidRPr="00A722CA" w:rsidRDefault="0070610C" w:rsidP="00881F98">
            <w:pPr>
              <w:rPr>
                <w:rFonts w:cs="Arial"/>
              </w:rPr>
            </w:pPr>
            <w:r>
              <w:rPr>
                <w:rFonts w:cs="Arial"/>
              </w:rPr>
              <w:t>2</w:t>
            </w:r>
          </w:p>
        </w:tc>
        <w:tc>
          <w:tcPr>
            <w:tcW w:w="1985" w:type="dxa"/>
          </w:tcPr>
          <w:p w14:paraId="70435F0B" w14:textId="5A25F4D3" w:rsidR="004F69F6" w:rsidRPr="00A722CA" w:rsidRDefault="000702CD" w:rsidP="00881F98">
            <w:pPr>
              <w:rPr>
                <w:rFonts w:cs="Arial"/>
              </w:rPr>
            </w:pPr>
            <w:r>
              <w:rPr>
                <w:rFonts w:cs="Arial"/>
              </w:rPr>
              <w:t>ACSCD</w:t>
            </w:r>
          </w:p>
        </w:tc>
      </w:tr>
      <w:tr w:rsidR="004F69F6" w:rsidRPr="00A722CA" w14:paraId="5B69461F" w14:textId="77777777" w:rsidTr="00881F98">
        <w:tc>
          <w:tcPr>
            <w:tcW w:w="1271" w:type="dxa"/>
          </w:tcPr>
          <w:p w14:paraId="0E39D542" w14:textId="10708944" w:rsidR="004F69F6" w:rsidRPr="00A722CA" w:rsidRDefault="004F69F6" w:rsidP="00881F98">
            <w:pPr>
              <w:rPr>
                <w:rFonts w:cs="Arial"/>
              </w:rPr>
            </w:pPr>
            <w:r w:rsidRPr="00A722CA">
              <w:rPr>
                <w:rFonts w:cs="Arial"/>
              </w:rPr>
              <w:t>ACD 6</w:t>
            </w:r>
          </w:p>
        </w:tc>
        <w:tc>
          <w:tcPr>
            <w:tcW w:w="5103" w:type="dxa"/>
          </w:tcPr>
          <w:p w14:paraId="5BB70A49" w14:textId="133306B1" w:rsidR="004F69F6" w:rsidRPr="00A722CA" w:rsidRDefault="005A7D5C" w:rsidP="004F69F6">
            <w:pPr>
              <w:rPr>
                <w:rFonts w:cs="Arial"/>
              </w:rPr>
            </w:pPr>
            <w:r w:rsidRPr="00A722CA">
              <w:rPr>
                <w:rFonts w:cs="Arial"/>
              </w:rPr>
              <w:t>All Admit-Cards shall be t</w:t>
            </w:r>
            <w:r w:rsidR="004F69F6" w:rsidRPr="00A722CA">
              <w:rPr>
                <w:rFonts w:cs="Arial"/>
              </w:rPr>
              <w:t>imestamped at generation time</w:t>
            </w:r>
            <w:r w:rsidR="00084D62" w:rsidRPr="00A722CA">
              <w:rPr>
                <w:rFonts w:cs="Arial"/>
              </w:rPr>
              <w:t xml:space="preserve"> (True for all PDFs)</w:t>
            </w:r>
            <w:r w:rsidR="00171D4B" w:rsidRPr="00A722CA">
              <w:rPr>
                <w:rFonts w:cs="Arial"/>
              </w:rPr>
              <w:t>.</w:t>
            </w:r>
          </w:p>
        </w:tc>
        <w:tc>
          <w:tcPr>
            <w:tcW w:w="992" w:type="dxa"/>
          </w:tcPr>
          <w:p w14:paraId="18126D09" w14:textId="148700E6" w:rsidR="004F69F6" w:rsidRPr="00A722CA" w:rsidRDefault="0070610C" w:rsidP="00881F98">
            <w:pPr>
              <w:rPr>
                <w:rFonts w:cs="Arial"/>
              </w:rPr>
            </w:pPr>
            <w:r>
              <w:rPr>
                <w:rFonts w:cs="Arial"/>
              </w:rPr>
              <w:t>1</w:t>
            </w:r>
          </w:p>
        </w:tc>
        <w:tc>
          <w:tcPr>
            <w:tcW w:w="1985" w:type="dxa"/>
          </w:tcPr>
          <w:p w14:paraId="15EDB5EF" w14:textId="7D2E2F5F" w:rsidR="004F69F6" w:rsidRPr="00A722CA" w:rsidRDefault="000702CD" w:rsidP="00881F98">
            <w:pPr>
              <w:rPr>
                <w:rFonts w:cs="Arial"/>
              </w:rPr>
            </w:pPr>
            <w:r>
              <w:rPr>
                <w:rFonts w:cs="Arial"/>
              </w:rPr>
              <w:t>ACSCD</w:t>
            </w:r>
          </w:p>
        </w:tc>
      </w:tr>
    </w:tbl>
    <w:p w14:paraId="2B62E7C2" w14:textId="77777777" w:rsidR="00133A67" w:rsidRPr="00A722CA" w:rsidRDefault="00133A67" w:rsidP="00133A67">
      <w:pPr>
        <w:rPr>
          <w:rFonts w:cs="Arial"/>
        </w:rPr>
      </w:pPr>
      <w:r w:rsidRPr="00A722CA">
        <w:rPr>
          <w:rFonts w:cs="Arial"/>
        </w:rPr>
        <w:tab/>
      </w:r>
    </w:p>
    <w:p w14:paraId="0C61D3A6" w14:textId="1B5C1630" w:rsidR="00133A67" w:rsidRPr="00A722CA" w:rsidRDefault="00133A67" w:rsidP="00133A67">
      <w:pPr>
        <w:pStyle w:val="Heading2"/>
        <w:rPr>
          <w:rFonts w:cs="Arial"/>
        </w:rPr>
      </w:pPr>
      <w:bookmarkStart w:id="161" w:name="_Toc19801105"/>
      <w:bookmarkStart w:id="162" w:name="_Toc20317960"/>
      <w:r w:rsidRPr="00A722CA">
        <w:rPr>
          <w:rFonts w:cs="Arial"/>
        </w:rPr>
        <w:t>Score Card Design (SCD)</w:t>
      </w:r>
      <w:bookmarkEnd w:id="161"/>
      <w:bookmarkEnd w:id="162"/>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133A67" w:rsidRPr="00A722CA" w14:paraId="3C8AF894" w14:textId="77777777" w:rsidTr="00881F98">
        <w:tc>
          <w:tcPr>
            <w:tcW w:w="1271" w:type="dxa"/>
            <w:shd w:val="clear" w:color="auto" w:fill="BFBFBF" w:themeFill="background1" w:themeFillShade="BF"/>
          </w:tcPr>
          <w:p w14:paraId="20013670" w14:textId="77777777" w:rsidR="00133A67" w:rsidRPr="00A722CA" w:rsidRDefault="00133A67" w:rsidP="00881F98">
            <w:pPr>
              <w:rPr>
                <w:rFonts w:cs="Arial"/>
                <w:b/>
              </w:rPr>
            </w:pPr>
            <w:r w:rsidRPr="00A722CA">
              <w:rPr>
                <w:rFonts w:cs="Arial"/>
                <w:b/>
              </w:rPr>
              <w:t>ID</w:t>
            </w:r>
          </w:p>
        </w:tc>
        <w:tc>
          <w:tcPr>
            <w:tcW w:w="5103" w:type="dxa"/>
            <w:shd w:val="clear" w:color="auto" w:fill="BFBFBF" w:themeFill="background1" w:themeFillShade="BF"/>
          </w:tcPr>
          <w:p w14:paraId="699223D4" w14:textId="77777777" w:rsidR="00133A67" w:rsidRPr="00A722CA" w:rsidRDefault="00133A67" w:rsidP="00881F98">
            <w:pPr>
              <w:rPr>
                <w:rFonts w:cs="Arial"/>
                <w:b/>
              </w:rPr>
            </w:pPr>
            <w:r w:rsidRPr="00A722CA">
              <w:rPr>
                <w:rFonts w:cs="Arial"/>
                <w:b/>
              </w:rPr>
              <w:t>Requirement</w:t>
            </w:r>
          </w:p>
        </w:tc>
        <w:tc>
          <w:tcPr>
            <w:tcW w:w="992" w:type="dxa"/>
            <w:shd w:val="clear" w:color="auto" w:fill="BFBFBF" w:themeFill="background1" w:themeFillShade="BF"/>
          </w:tcPr>
          <w:p w14:paraId="26755E40" w14:textId="77777777" w:rsidR="00133A67" w:rsidRPr="00A722CA" w:rsidRDefault="00133A67" w:rsidP="00881F98">
            <w:pPr>
              <w:rPr>
                <w:rFonts w:cs="Arial"/>
                <w:b/>
              </w:rPr>
            </w:pPr>
            <w:r w:rsidRPr="00A722CA">
              <w:rPr>
                <w:rFonts w:cs="Arial"/>
                <w:b/>
              </w:rPr>
              <w:t>Priority</w:t>
            </w:r>
          </w:p>
        </w:tc>
        <w:tc>
          <w:tcPr>
            <w:tcW w:w="1985" w:type="dxa"/>
            <w:shd w:val="clear" w:color="auto" w:fill="BFBFBF" w:themeFill="background1" w:themeFillShade="BF"/>
          </w:tcPr>
          <w:p w14:paraId="7FAD75BE" w14:textId="63DE0D10" w:rsidR="00133A67" w:rsidRPr="00A722CA" w:rsidRDefault="000702CD" w:rsidP="00881F98">
            <w:pPr>
              <w:rPr>
                <w:rFonts w:cs="Arial"/>
                <w:b/>
              </w:rPr>
            </w:pPr>
            <w:r>
              <w:rPr>
                <w:rFonts w:cs="Arial"/>
                <w:b/>
              </w:rPr>
              <w:t>Business Process Reference</w:t>
            </w:r>
          </w:p>
        </w:tc>
      </w:tr>
      <w:tr w:rsidR="001175A0" w:rsidRPr="00A722CA" w14:paraId="150B4C21" w14:textId="77777777" w:rsidTr="00881F98">
        <w:tc>
          <w:tcPr>
            <w:tcW w:w="1271" w:type="dxa"/>
          </w:tcPr>
          <w:p w14:paraId="3A6F17AA" w14:textId="07D7A500" w:rsidR="001175A0" w:rsidRPr="00A722CA" w:rsidRDefault="001175A0" w:rsidP="001175A0">
            <w:pPr>
              <w:rPr>
                <w:rFonts w:cs="Arial"/>
              </w:rPr>
            </w:pPr>
            <w:r w:rsidRPr="00A722CA">
              <w:rPr>
                <w:rFonts w:cs="Arial"/>
              </w:rPr>
              <w:t xml:space="preserve">SCD </w:t>
            </w:r>
            <w:del w:id="163" w:author="Rishi Choudhary" w:date="2021-01-16T17:58:00Z">
              <w:r w:rsidR="00EC7F7A" w:rsidRPr="00A722CA" w:rsidDel="0062188C">
                <w:rPr>
                  <w:rFonts w:cs="Arial"/>
                  <w:noProof/>
                </w:rPr>
                <w:fldChar w:fldCharType="begin"/>
              </w:r>
              <w:r w:rsidR="00EC7F7A" w:rsidRPr="00A722CA" w:rsidDel="0062188C">
                <w:rPr>
                  <w:rFonts w:cs="Arial"/>
                  <w:noProof/>
                </w:rPr>
                <w:delInstrText xml:space="preserve"> SEQ  RBAC \* MERGEFORMAT </w:delInstrText>
              </w:r>
              <w:r w:rsidR="00EC7F7A" w:rsidRPr="00A722CA" w:rsidDel="0062188C">
                <w:rPr>
                  <w:rFonts w:cs="Arial"/>
                  <w:noProof/>
                </w:rPr>
                <w:fldChar w:fldCharType="separate"/>
              </w:r>
              <w:r w:rsidR="00465B0B" w:rsidDel="0062188C">
                <w:rPr>
                  <w:rFonts w:cs="Arial"/>
                  <w:noProof/>
                </w:rPr>
                <w:delText>18</w:delText>
              </w:r>
              <w:r w:rsidR="00EC7F7A" w:rsidRPr="00A722CA" w:rsidDel="0062188C">
                <w:rPr>
                  <w:rFonts w:cs="Arial"/>
                  <w:noProof/>
                </w:rPr>
                <w:fldChar w:fldCharType="end"/>
              </w:r>
            </w:del>
            <w:ins w:id="164" w:author="Rishi Choudhary" w:date="2021-01-16T17:58:00Z">
              <w:r w:rsidR="0062188C">
                <w:rPr>
                  <w:rFonts w:cs="Arial"/>
                  <w:noProof/>
                </w:rPr>
                <w:t>1</w:t>
              </w:r>
            </w:ins>
          </w:p>
        </w:tc>
        <w:tc>
          <w:tcPr>
            <w:tcW w:w="5103" w:type="dxa"/>
          </w:tcPr>
          <w:p w14:paraId="52EB9CB0" w14:textId="7C458399" w:rsidR="001175A0" w:rsidRPr="00A722CA" w:rsidRDefault="001175A0" w:rsidP="001175A0">
            <w:pPr>
              <w:rPr>
                <w:rFonts w:cs="Arial"/>
              </w:rPr>
            </w:pPr>
            <w:r w:rsidRPr="00A722CA">
              <w:rPr>
                <w:rFonts w:cs="Arial"/>
              </w:rPr>
              <w:t>The System shall provide Multi-Lingual Template based Layout designs (in printable A4 size PDF Format) for the Customer to choose from.</w:t>
            </w:r>
          </w:p>
        </w:tc>
        <w:tc>
          <w:tcPr>
            <w:tcW w:w="992" w:type="dxa"/>
          </w:tcPr>
          <w:p w14:paraId="33E6F42A" w14:textId="3377A940" w:rsidR="001175A0" w:rsidRPr="00A722CA" w:rsidRDefault="002A420D" w:rsidP="001175A0">
            <w:pPr>
              <w:rPr>
                <w:rFonts w:cs="Arial"/>
              </w:rPr>
            </w:pPr>
            <w:r>
              <w:rPr>
                <w:rFonts w:cs="Arial"/>
              </w:rPr>
              <w:t>1</w:t>
            </w:r>
          </w:p>
        </w:tc>
        <w:tc>
          <w:tcPr>
            <w:tcW w:w="1985" w:type="dxa"/>
          </w:tcPr>
          <w:p w14:paraId="3E31BC22" w14:textId="58A81712" w:rsidR="001175A0" w:rsidRPr="00A722CA" w:rsidRDefault="000702CD" w:rsidP="001175A0">
            <w:pPr>
              <w:rPr>
                <w:rFonts w:cs="Arial"/>
              </w:rPr>
            </w:pPr>
            <w:r>
              <w:rPr>
                <w:rFonts w:cs="Arial"/>
              </w:rPr>
              <w:t>ACSCD</w:t>
            </w:r>
          </w:p>
        </w:tc>
      </w:tr>
      <w:tr w:rsidR="001175A0" w:rsidRPr="00A722CA" w14:paraId="04273B97" w14:textId="77777777" w:rsidTr="00881F98">
        <w:tc>
          <w:tcPr>
            <w:tcW w:w="1271" w:type="dxa"/>
          </w:tcPr>
          <w:p w14:paraId="70E612ED" w14:textId="1A98A750" w:rsidR="001175A0" w:rsidRPr="00A722CA" w:rsidRDefault="001175A0" w:rsidP="001175A0">
            <w:pPr>
              <w:rPr>
                <w:rFonts w:cs="Arial"/>
              </w:rPr>
            </w:pPr>
            <w:r w:rsidRPr="00A722CA">
              <w:rPr>
                <w:rFonts w:cs="Arial"/>
              </w:rPr>
              <w:lastRenderedPageBreak/>
              <w:t>SCD 2</w:t>
            </w:r>
          </w:p>
        </w:tc>
        <w:tc>
          <w:tcPr>
            <w:tcW w:w="5103" w:type="dxa"/>
          </w:tcPr>
          <w:p w14:paraId="4570FB58" w14:textId="5D69E34D" w:rsidR="001175A0" w:rsidRPr="00A722CA" w:rsidRDefault="001175A0" w:rsidP="001175A0">
            <w:pPr>
              <w:rPr>
                <w:rFonts w:cs="Arial"/>
              </w:rPr>
            </w:pPr>
            <w:r w:rsidRPr="00A722CA">
              <w:rPr>
                <w:rFonts w:cs="Arial"/>
              </w:rPr>
              <w:t>The System shall have a provision to add a newly designed Template from the backend</w:t>
            </w:r>
            <w:r w:rsidR="009A5FC5" w:rsidRPr="00A722CA">
              <w:rPr>
                <w:rFonts w:cs="Arial"/>
              </w:rPr>
              <w:t>.</w:t>
            </w:r>
          </w:p>
        </w:tc>
        <w:tc>
          <w:tcPr>
            <w:tcW w:w="992" w:type="dxa"/>
          </w:tcPr>
          <w:p w14:paraId="1A673284" w14:textId="01CFA95E" w:rsidR="001175A0" w:rsidRPr="00A722CA" w:rsidRDefault="002A420D" w:rsidP="001175A0">
            <w:pPr>
              <w:rPr>
                <w:rFonts w:cs="Arial"/>
              </w:rPr>
            </w:pPr>
            <w:r>
              <w:rPr>
                <w:rFonts w:cs="Arial"/>
              </w:rPr>
              <w:t>1</w:t>
            </w:r>
          </w:p>
        </w:tc>
        <w:tc>
          <w:tcPr>
            <w:tcW w:w="1985" w:type="dxa"/>
          </w:tcPr>
          <w:p w14:paraId="0409B9BD" w14:textId="1F8F029B" w:rsidR="001175A0" w:rsidRPr="00A722CA" w:rsidRDefault="000702CD" w:rsidP="001175A0">
            <w:pPr>
              <w:rPr>
                <w:rFonts w:cs="Arial"/>
              </w:rPr>
            </w:pPr>
            <w:r>
              <w:rPr>
                <w:rFonts w:cs="Arial"/>
              </w:rPr>
              <w:t>ACSCD</w:t>
            </w:r>
          </w:p>
        </w:tc>
      </w:tr>
      <w:tr w:rsidR="001175A0" w:rsidRPr="00A722CA" w14:paraId="2FCBC309" w14:textId="77777777" w:rsidTr="00881F98">
        <w:tc>
          <w:tcPr>
            <w:tcW w:w="1271" w:type="dxa"/>
          </w:tcPr>
          <w:p w14:paraId="45330963" w14:textId="4FE5FAB0" w:rsidR="001175A0" w:rsidRPr="00A722CA" w:rsidRDefault="001175A0" w:rsidP="001175A0">
            <w:pPr>
              <w:rPr>
                <w:rFonts w:cs="Arial"/>
              </w:rPr>
            </w:pPr>
            <w:r w:rsidRPr="00A722CA">
              <w:rPr>
                <w:rFonts w:cs="Arial"/>
              </w:rPr>
              <w:t>SCD 3</w:t>
            </w:r>
          </w:p>
        </w:tc>
        <w:tc>
          <w:tcPr>
            <w:tcW w:w="5103" w:type="dxa"/>
          </w:tcPr>
          <w:p w14:paraId="51FBFA7F" w14:textId="4241DAD0" w:rsidR="001175A0" w:rsidRPr="00A722CA" w:rsidRDefault="001175A0" w:rsidP="001175A0">
            <w:pPr>
              <w:rPr>
                <w:rFonts w:cs="Arial"/>
              </w:rPr>
            </w:pPr>
            <w:r w:rsidRPr="00A722CA">
              <w:rPr>
                <w:rFonts w:cs="Arial"/>
              </w:rPr>
              <w:t>The System shall have an ability to assign available data to different place-holders within the Score-Card template</w:t>
            </w:r>
            <w:r w:rsidR="009A5FC5" w:rsidRPr="00A722CA">
              <w:rPr>
                <w:rFonts w:cs="Arial"/>
              </w:rPr>
              <w:t>.</w:t>
            </w:r>
          </w:p>
        </w:tc>
        <w:tc>
          <w:tcPr>
            <w:tcW w:w="992" w:type="dxa"/>
          </w:tcPr>
          <w:p w14:paraId="4AC5CAAE" w14:textId="1A978414" w:rsidR="001175A0" w:rsidRPr="00A722CA" w:rsidRDefault="002A420D" w:rsidP="001175A0">
            <w:pPr>
              <w:rPr>
                <w:rFonts w:cs="Arial"/>
              </w:rPr>
            </w:pPr>
            <w:r>
              <w:rPr>
                <w:rFonts w:cs="Arial"/>
              </w:rPr>
              <w:t>1</w:t>
            </w:r>
          </w:p>
        </w:tc>
        <w:tc>
          <w:tcPr>
            <w:tcW w:w="1985" w:type="dxa"/>
          </w:tcPr>
          <w:p w14:paraId="20FD484F" w14:textId="4C63C12F" w:rsidR="001175A0" w:rsidRPr="00A722CA" w:rsidRDefault="000702CD" w:rsidP="001175A0">
            <w:pPr>
              <w:rPr>
                <w:rFonts w:cs="Arial"/>
              </w:rPr>
            </w:pPr>
            <w:r>
              <w:rPr>
                <w:rFonts w:cs="Arial"/>
              </w:rPr>
              <w:t>ACSCD</w:t>
            </w:r>
          </w:p>
        </w:tc>
      </w:tr>
      <w:tr w:rsidR="001175A0" w:rsidRPr="00A722CA" w14:paraId="78FAC671" w14:textId="77777777" w:rsidTr="00881F98">
        <w:tc>
          <w:tcPr>
            <w:tcW w:w="1271" w:type="dxa"/>
          </w:tcPr>
          <w:p w14:paraId="69351100" w14:textId="5448F6E1" w:rsidR="001175A0" w:rsidRPr="00A722CA" w:rsidRDefault="001175A0" w:rsidP="001175A0">
            <w:pPr>
              <w:rPr>
                <w:rFonts w:cs="Arial"/>
              </w:rPr>
            </w:pPr>
            <w:r w:rsidRPr="00A722CA">
              <w:rPr>
                <w:rFonts w:cs="Arial"/>
              </w:rPr>
              <w:t>SCD 4</w:t>
            </w:r>
          </w:p>
        </w:tc>
        <w:tc>
          <w:tcPr>
            <w:tcW w:w="5103" w:type="dxa"/>
          </w:tcPr>
          <w:p w14:paraId="33DA12E7" w14:textId="73742F3B" w:rsidR="001175A0" w:rsidRPr="00A722CA" w:rsidRDefault="001175A0" w:rsidP="001175A0">
            <w:pPr>
              <w:rPr>
                <w:rFonts w:cs="Arial"/>
              </w:rPr>
            </w:pPr>
            <w:r w:rsidRPr="00A722CA">
              <w:rPr>
                <w:rFonts w:cs="Arial"/>
              </w:rPr>
              <w:t>The System shall have an ability to include one or more exam paper results within the Score-Card</w:t>
            </w:r>
            <w:r w:rsidR="009A5FC5" w:rsidRPr="00A722CA">
              <w:rPr>
                <w:rFonts w:cs="Arial"/>
              </w:rPr>
              <w:t>.</w:t>
            </w:r>
          </w:p>
        </w:tc>
        <w:tc>
          <w:tcPr>
            <w:tcW w:w="992" w:type="dxa"/>
          </w:tcPr>
          <w:p w14:paraId="501402F5" w14:textId="24F8E1DF" w:rsidR="001175A0" w:rsidRPr="00A722CA" w:rsidRDefault="002A420D" w:rsidP="001175A0">
            <w:pPr>
              <w:rPr>
                <w:rFonts w:cs="Arial"/>
              </w:rPr>
            </w:pPr>
            <w:r>
              <w:rPr>
                <w:rFonts w:cs="Arial"/>
              </w:rPr>
              <w:t>1</w:t>
            </w:r>
          </w:p>
        </w:tc>
        <w:tc>
          <w:tcPr>
            <w:tcW w:w="1985" w:type="dxa"/>
          </w:tcPr>
          <w:p w14:paraId="2AC23F15" w14:textId="29F70FDA" w:rsidR="001175A0" w:rsidRPr="00A722CA" w:rsidRDefault="000702CD" w:rsidP="001175A0">
            <w:pPr>
              <w:rPr>
                <w:rFonts w:cs="Arial"/>
              </w:rPr>
            </w:pPr>
            <w:r>
              <w:rPr>
                <w:rFonts w:cs="Arial"/>
              </w:rPr>
              <w:t>ACSCD</w:t>
            </w:r>
          </w:p>
        </w:tc>
      </w:tr>
      <w:tr w:rsidR="001175A0" w:rsidRPr="00A722CA" w14:paraId="75895E62" w14:textId="77777777" w:rsidTr="00881F98">
        <w:tc>
          <w:tcPr>
            <w:tcW w:w="1271" w:type="dxa"/>
          </w:tcPr>
          <w:p w14:paraId="04CF9C80" w14:textId="1AED4776" w:rsidR="001175A0" w:rsidRPr="00A722CA" w:rsidRDefault="001175A0" w:rsidP="001175A0">
            <w:pPr>
              <w:rPr>
                <w:rFonts w:cs="Arial"/>
              </w:rPr>
            </w:pPr>
            <w:r w:rsidRPr="00A722CA">
              <w:rPr>
                <w:rFonts w:cs="Arial"/>
              </w:rPr>
              <w:t xml:space="preserve">SCD </w:t>
            </w:r>
            <w:del w:id="165" w:author="Rishi Choudhary" w:date="2021-01-16T20:28:00Z">
              <w:r w:rsidRPr="00A722CA" w:rsidDel="001817CD">
                <w:rPr>
                  <w:rFonts w:cs="Arial"/>
                </w:rPr>
                <w:delText>6</w:delText>
              </w:r>
            </w:del>
            <w:ins w:id="166" w:author="Rishi Choudhary" w:date="2021-01-16T20:28:00Z">
              <w:r w:rsidR="001817CD">
                <w:rPr>
                  <w:rFonts w:cs="Arial"/>
                </w:rPr>
                <w:t>5</w:t>
              </w:r>
            </w:ins>
          </w:p>
        </w:tc>
        <w:tc>
          <w:tcPr>
            <w:tcW w:w="5103" w:type="dxa"/>
          </w:tcPr>
          <w:p w14:paraId="2BB37B18" w14:textId="4B44EA30" w:rsidR="001175A0" w:rsidRPr="00A722CA" w:rsidRDefault="001175A0" w:rsidP="001175A0">
            <w:pPr>
              <w:rPr>
                <w:rFonts w:cs="Arial"/>
              </w:rPr>
            </w:pPr>
            <w:r w:rsidRPr="00A722CA">
              <w:rPr>
                <w:rFonts w:cs="Arial"/>
              </w:rPr>
              <w:t xml:space="preserve">All </w:t>
            </w:r>
            <w:r w:rsidR="00BB0A8B" w:rsidRPr="00A722CA">
              <w:rPr>
                <w:rFonts w:cs="Arial"/>
              </w:rPr>
              <w:t>Score</w:t>
            </w:r>
            <w:r w:rsidRPr="00A722CA">
              <w:rPr>
                <w:rFonts w:cs="Arial"/>
              </w:rPr>
              <w:t>-Cards shall be timestamped at generation time</w:t>
            </w:r>
            <w:r w:rsidR="009A5FC5" w:rsidRPr="00A722CA">
              <w:rPr>
                <w:rFonts w:cs="Arial"/>
              </w:rPr>
              <w:t>.</w:t>
            </w:r>
          </w:p>
        </w:tc>
        <w:tc>
          <w:tcPr>
            <w:tcW w:w="992" w:type="dxa"/>
          </w:tcPr>
          <w:p w14:paraId="1F862216" w14:textId="7AFDFAF4" w:rsidR="001175A0" w:rsidRPr="00A722CA" w:rsidRDefault="002A420D" w:rsidP="001175A0">
            <w:pPr>
              <w:rPr>
                <w:rFonts w:cs="Arial"/>
              </w:rPr>
            </w:pPr>
            <w:r>
              <w:rPr>
                <w:rFonts w:cs="Arial"/>
              </w:rPr>
              <w:t>1</w:t>
            </w:r>
          </w:p>
        </w:tc>
        <w:tc>
          <w:tcPr>
            <w:tcW w:w="1985" w:type="dxa"/>
          </w:tcPr>
          <w:p w14:paraId="77D65BB6" w14:textId="0627E7A1" w:rsidR="001175A0" w:rsidRPr="00A722CA" w:rsidRDefault="000702CD" w:rsidP="001175A0">
            <w:pPr>
              <w:rPr>
                <w:rFonts w:cs="Arial"/>
              </w:rPr>
            </w:pPr>
            <w:r>
              <w:rPr>
                <w:rFonts w:cs="Arial"/>
              </w:rPr>
              <w:t>ACSCD</w:t>
            </w:r>
          </w:p>
        </w:tc>
      </w:tr>
    </w:tbl>
    <w:p w14:paraId="6D74576A" w14:textId="77777777" w:rsidR="00133A67" w:rsidRPr="00A722CA" w:rsidRDefault="00133A67" w:rsidP="00133A67">
      <w:pPr>
        <w:rPr>
          <w:rFonts w:cs="Arial"/>
        </w:rPr>
      </w:pPr>
    </w:p>
    <w:p w14:paraId="1D363BEF" w14:textId="234A7E03" w:rsidR="00056BBF" w:rsidRPr="00A722CA" w:rsidRDefault="00133A67" w:rsidP="00133A67">
      <w:pPr>
        <w:tabs>
          <w:tab w:val="left" w:pos="2811"/>
        </w:tabs>
        <w:rPr>
          <w:rFonts w:cs="Arial"/>
        </w:rPr>
      </w:pPr>
      <w:r w:rsidRPr="00A722CA">
        <w:rPr>
          <w:rFonts w:cs="Arial"/>
        </w:rPr>
        <w:tab/>
      </w:r>
    </w:p>
    <w:p w14:paraId="44A5FA7E" w14:textId="65136884" w:rsidR="00056BBF" w:rsidRPr="00A722CA" w:rsidRDefault="00BB55B5" w:rsidP="00056BBF">
      <w:pPr>
        <w:pStyle w:val="Heading2"/>
        <w:rPr>
          <w:rFonts w:cs="Arial"/>
        </w:rPr>
      </w:pPr>
      <w:bookmarkStart w:id="167" w:name="_Toc19801106"/>
      <w:bookmarkStart w:id="168" w:name="_Toc20317961"/>
      <w:r w:rsidRPr="00A722CA">
        <w:rPr>
          <w:rFonts w:cs="Arial"/>
        </w:rPr>
        <w:t>CBT</w:t>
      </w:r>
      <w:r w:rsidR="00781109" w:rsidRPr="00A722CA">
        <w:rPr>
          <w:rFonts w:cs="Arial"/>
        </w:rPr>
        <w:t xml:space="preserve"> </w:t>
      </w:r>
      <w:r w:rsidR="00C65EE1" w:rsidRPr="00A722CA">
        <w:rPr>
          <w:rFonts w:cs="Arial"/>
        </w:rPr>
        <w:t>Question Paper Design (QPD)</w:t>
      </w:r>
      <w:bookmarkEnd w:id="167"/>
      <w:bookmarkEnd w:id="168"/>
      <w:r w:rsidRPr="00A722CA">
        <w:rPr>
          <w:rFonts w:cs="Arial"/>
        </w:rPr>
        <w:t xml:space="preserve"> </w:t>
      </w:r>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5B59D64F" w14:textId="77777777" w:rsidTr="00881F98">
        <w:tc>
          <w:tcPr>
            <w:tcW w:w="1271" w:type="dxa"/>
            <w:shd w:val="clear" w:color="auto" w:fill="BFBFBF" w:themeFill="background1" w:themeFillShade="BF"/>
          </w:tcPr>
          <w:p w14:paraId="2E87963B"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229B22D6"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34943792"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3524AEFC" w14:textId="2BB2D6CB" w:rsidR="00056BBF" w:rsidRPr="00A722CA" w:rsidRDefault="000702CD" w:rsidP="00881F98">
            <w:pPr>
              <w:rPr>
                <w:rFonts w:cs="Arial"/>
                <w:b/>
              </w:rPr>
            </w:pPr>
            <w:r>
              <w:rPr>
                <w:rFonts w:cs="Arial"/>
                <w:b/>
              </w:rPr>
              <w:t>Business Process Reference</w:t>
            </w:r>
          </w:p>
        </w:tc>
      </w:tr>
      <w:tr w:rsidR="00056BBF" w:rsidRPr="00A722CA" w14:paraId="3E9F8D02" w14:textId="77777777" w:rsidTr="00881F98">
        <w:tc>
          <w:tcPr>
            <w:tcW w:w="1271" w:type="dxa"/>
          </w:tcPr>
          <w:p w14:paraId="207F6998" w14:textId="2477AD51" w:rsidR="00056BBF" w:rsidRPr="00A722CA" w:rsidRDefault="004223DF" w:rsidP="00881F98">
            <w:pPr>
              <w:rPr>
                <w:rFonts w:cs="Arial"/>
              </w:rPr>
            </w:pPr>
            <w:r w:rsidRPr="00A722CA">
              <w:rPr>
                <w:rFonts w:cs="Arial"/>
              </w:rPr>
              <w:t>QPD</w:t>
            </w:r>
            <w:r w:rsidR="00056BBF" w:rsidRPr="00A722CA">
              <w:rPr>
                <w:rFonts w:cs="Arial"/>
              </w:rPr>
              <w:t xml:space="preserve"> </w:t>
            </w:r>
            <w:del w:id="169" w:author="Rishi Choudhary" w:date="2021-01-16T17:58: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19</w:delText>
              </w:r>
              <w:r w:rsidR="002211A4" w:rsidRPr="00A722CA" w:rsidDel="0062188C">
                <w:rPr>
                  <w:rFonts w:cs="Arial"/>
                  <w:noProof/>
                </w:rPr>
                <w:fldChar w:fldCharType="end"/>
              </w:r>
            </w:del>
            <w:ins w:id="170" w:author="Rishi Choudhary" w:date="2021-01-16T17:58:00Z">
              <w:r w:rsidR="0062188C">
                <w:rPr>
                  <w:rFonts w:cs="Arial"/>
                </w:rPr>
                <w:t>1</w:t>
              </w:r>
            </w:ins>
          </w:p>
        </w:tc>
        <w:tc>
          <w:tcPr>
            <w:tcW w:w="5103" w:type="dxa"/>
          </w:tcPr>
          <w:p w14:paraId="5302BE57" w14:textId="28947AF1" w:rsidR="00056BBF" w:rsidRPr="00A722CA" w:rsidRDefault="004223DF" w:rsidP="00881F98">
            <w:pPr>
              <w:rPr>
                <w:rFonts w:cs="Arial"/>
              </w:rPr>
            </w:pPr>
            <w:r w:rsidRPr="00A722CA">
              <w:rPr>
                <w:rFonts w:cs="Arial"/>
              </w:rPr>
              <w:t>The Question Paper (QP) design responsibility shall either rest completely with the Customer or completely with EDUTEST as per the agreement between these two parties</w:t>
            </w:r>
            <w:r w:rsidR="00221A1E" w:rsidRPr="00A722CA">
              <w:rPr>
                <w:rFonts w:cs="Arial"/>
              </w:rPr>
              <w:t>.</w:t>
            </w:r>
          </w:p>
        </w:tc>
        <w:tc>
          <w:tcPr>
            <w:tcW w:w="992" w:type="dxa"/>
          </w:tcPr>
          <w:p w14:paraId="2B4CEC71" w14:textId="06BE073A" w:rsidR="00056BBF" w:rsidRPr="00A722CA" w:rsidRDefault="00AE1FDD" w:rsidP="00881F98">
            <w:pPr>
              <w:rPr>
                <w:rFonts w:cs="Arial"/>
              </w:rPr>
            </w:pPr>
            <w:r>
              <w:rPr>
                <w:rFonts w:cs="Arial"/>
              </w:rPr>
              <w:t>1</w:t>
            </w:r>
          </w:p>
        </w:tc>
        <w:tc>
          <w:tcPr>
            <w:tcW w:w="1985" w:type="dxa"/>
          </w:tcPr>
          <w:p w14:paraId="411786EA" w14:textId="315D4F77" w:rsidR="00056BBF" w:rsidRPr="00A722CA" w:rsidRDefault="000702CD" w:rsidP="00881F98">
            <w:pPr>
              <w:rPr>
                <w:rFonts w:cs="Arial"/>
              </w:rPr>
            </w:pPr>
            <w:r>
              <w:rPr>
                <w:rFonts w:cs="Arial"/>
              </w:rPr>
              <w:t>QPD</w:t>
            </w:r>
          </w:p>
        </w:tc>
      </w:tr>
      <w:tr w:rsidR="004223DF" w:rsidRPr="00A722CA" w14:paraId="7E296C3D" w14:textId="77777777" w:rsidTr="00881F98">
        <w:tc>
          <w:tcPr>
            <w:tcW w:w="1271" w:type="dxa"/>
          </w:tcPr>
          <w:p w14:paraId="5129CAB3" w14:textId="11D424FF" w:rsidR="004223DF" w:rsidRPr="00A722CA" w:rsidRDefault="004223DF" w:rsidP="00881F98">
            <w:pPr>
              <w:rPr>
                <w:rFonts w:cs="Arial"/>
              </w:rPr>
            </w:pPr>
            <w:r w:rsidRPr="00A722CA">
              <w:rPr>
                <w:rFonts w:cs="Arial"/>
              </w:rPr>
              <w:t>QPD 2</w:t>
            </w:r>
          </w:p>
        </w:tc>
        <w:tc>
          <w:tcPr>
            <w:tcW w:w="5103" w:type="dxa"/>
          </w:tcPr>
          <w:p w14:paraId="6A60468F" w14:textId="77777777" w:rsidR="004223DF" w:rsidRPr="00A722CA" w:rsidRDefault="002C3106" w:rsidP="00881F98">
            <w:pPr>
              <w:rPr>
                <w:rFonts w:cs="Arial"/>
              </w:rPr>
            </w:pPr>
            <w:r w:rsidRPr="00A722CA">
              <w:rPr>
                <w:rFonts w:cs="Arial"/>
              </w:rPr>
              <w:t>The System shall make a provision for the following input to be taken:</w:t>
            </w:r>
          </w:p>
          <w:p w14:paraId="7ABEFB67" w14:textId="77777777" w:rsidR="002C3106" w:rsidRPr="00A722CA" w:rsidRDefault="002C3106" w:rsidP="002211A4">
            <w:pPr>
              <w:pStyle w:val="ListParagraph"/>
              <w:numPr>
                <w:ilvl w:val="0"/>
                <w:numId w:val="5"/>
              </w:numPr>
              <w:rPr>
                <w:rFonts w:cs="Arial"/>
              </w:rPr>
            </w:pPr>
            <w:r w:rsidRPr="00A722CA">
              <w:rPr>
                <w:rFonts w:cs="Arial"/>
              </w:rPr>
              <w:t>User Account details that need to be assigned different Roles during QP Authoring</w:t>
            </w:r>
          </w:p>
          <w:p w14:paraId="4FF4F947" w14:textId="77777777" w:rsidR="00065D32" w:rsidRPr="00A722CA" w:rsidRDefault="00065D32" w:rsidP="002211A4">
            <w:pPr>
              <w:pStyle w:val="ListParagraph"/>
              <w:numPr>
                <w:ilvl w:val="0"/>
                <w:numId w:val="5"/>
              </w:numPr>
              <w:rPr>
                <w:rFonts w:cs="Arial"/>
              </w:rPr>
            </w:pPr>
            <w:r w:rsidRPr="00A722CA">
              <w:rPr>
                <w:rFonts w:cs="Arial"/>
              </w:rPr>
              <w:t>Languages the QP needs to be available in</w:t>
            </w:r>
          </w:p>
          <w:p w14:paraId="4B52171C" w14:textId="73DBABDD" w:rsidR="00065D32" w:rsidRPr="00A722CA" w:rsidRDefault="008A7CF6" w:rsidP="002211A4">
            <w:pPr>
              <w:pStyle w:val="ListParagraph"/>
              <w:numPr>
                <w:ilvl w:val="0"/>
                <w:numId w:val="5"/>
              </w:numPr>
              <w:rPr>
                <w:rFonts w:cs="Arial"/>
              </w:rPr>
            </w:pPr>
            <w:r w:rsidRPr="00A722CA">
              <w:rPr>
                <w:rFonts w:cs="Arial"/>
              </w:rPr>
              <w:t xml:space="preserve">Configuration </w:t>
            </w:r>
            <w:r w:rsidR="00065D32" w:rsidRPr="00A722CA">
              <w:rPr>
                <w:rFonts w:cs="Arial"/>
              </w:rPr>
              <w:t>Rules against which the QP shall be validated</w:t>
            </w:r>
          </w:p>
        </w:tc>
        <w:tc>
          <w:tcPr>
            <w:tcW w:w="992" w:type="dxa"/>
          </w:tcPr>
          <w:p w14:paraId="274D5E19" w14:textId="4327E342" w:rsidR="004223DF" w:rsidRPr="00A722CA" w:rsidRDefault="00AE1FDD" w:rsidP="00881F98">
            <w:pPr>
              <w:rPr>
                <w:rFonts w:cs="Arial"/>
              </w:rPr>
            </w:pPr>
            <w:r>
              <w:rPr>
                <w:rFonts w:cs="Arial"/>
              </w:rPr>
              <w:t>1</w:t>
            </w:r>
          </w:p>
        </w:tc>
        <w:tc>
          <w:tcPr>
            <w:tcW w:w="1985" w:type="dxa"/>
          </w:tcPr>
          <w:p w14:paraId="5E1F9F26" w14:textId="63BE51F6" w:rsidR="004223DF" w:rsidRPr="00A722CA" w:rsidRDefault="000702CD" w:rsidP="00881F98">
            <w:pPr>
              <w:rPr>
                <w:rFonts w:cs="Arial"/>
              </w:rPr>
            </w:pPr>
            <w:r>
              <w:rPr>
                <w:rFonts w:cs="Arial"/>
              </w:rPr>
              <w:t>QPD</w:t>
            </w:r>
          </w:p>
        </w:tc>
      </w:tr>
      <w:tr w:rsidR="00065D32" w:rsidRPr="00A722CA" w14:paraId="2D14931F" w14:textId="77777777" w:rsidTr="00881F98">
        <w:tc>
          <w:tcPr>
            <w:tcW w:w="1271" w:type="dxa"/>
          </w:tcPr>
          <w:p w14:paraId="7E4CE85E" w14:textId="21F508A1" w:rsidR="00065D32" w:rsidRPr="00A722CA" w:rsidRDefault="00065D32" w:rsidP="00881F98">
            <w:pPr>
              <w:rPr>
                <w:rFonts w:cs="Arial"/>
              </w:rPr>
            </w:pPr>
            <w:r w:rsidRPr="00A722CA">
              <w:rPr>
                <w:rFonts w:cs="Arial"/>
              </w:rPr>
              <w:t>QPD 3</w:t>
            </w:r>
          </w:p>
        </w:tc>
        <w:tc>
          <w:tcPr>
            <w:tcW w:w="5103" w:type="dxa"/>
          </w:tcPr>
          <w:p w14:paraId="1E73D970" w14:textId="2FD8AF7C" w:rsidR="00065D32" w:rsidRPr="00A722CA" w:rsidRDefault="00065D32" w:rsidP="00881F98">
            <w:pPr>
              <w:rPr>
                <w:rFonts w:cs="Arial"/>
              </w:rPr>
            </w:pPr>
            <w:r w:rsidRPr="00A722CA">
              <w:rPr>
                <w:rFonts w:cs="Arial"/>
              </w:rPr>
              <w:t xml:space="preserve">QP </w:t>
            </w:r>
            <w:r w:rsidR="008A7CF6" w:rsidRPr="00A722CA">
              <w:rPr>
                <w:rFonts w:cs="Arial"/>
              </w:rPr>
              <w:t xml:space="preserve">Configuration </w:t>
            </w:r>
            <w:r w:rsidRPr="00A722CA">
              <w:rPr>
                <w:rFonts w:cs="Arial"/>
              </w:rPr>
              <w:t>Rules:</w:t>
            </w:r>
          </w:p>
          <w:p w14:paraId="5F8518C6" w14:textId="7162D7DB" w:rsidR="00065D32" w:rsidRDefault="00065D32" w:rsidP="002211A4">
            <w:pPr>
              <w:pStyle w:val="ListParagraph"/>
              <w:numPr>
                <w:ilvl w:val="0"/>
                <w:numId w:val="5"/>
              </w:numPr>
              <w:rPr>
                <w:rFonts w:cs="Arial"/>
              </w:rPr>
            </w:pPr>
            <w:r w:rsidRPr="00A722CA">
              <w:rPr>
                <w:rFonts w:cs="Arial"/>
              </w:rPr>
              <w:t xml:space="preserve">Exam Duration for both normal and </w:t>
            </w:r>
            <w:r w:rsidR="008A08DE" w:rsidRPr="00A722CA">
              <w:rPr>
                <w:rFonts w:cs="Arial"/>
              </w:rPr>
              <w:t>p</w:t>
            </w:r>
            <w:r w:rsidRPr="00A722CA">
              <w:rPr>
                <w:rFonts w:cs="Arial"/>
              </w:rPr>
              <w:t xml:space="preserve">hysically </w:t>
            </w:r>
            <w:r w:rsidR="008A08DE" w:rsidRPr="00A722CA">
              <w:rPr>
                <w:rFonts w:cs="Arial"/>
              </w:rPr>
              <w:t>c</w:t>
            </w:r>
            <w:r w:rsidRPr="00A722CA">
              <w:rPr>
                <w:rFonts w:cs="Arial"/>
              </w:rPr>
              <w:t>hallenged</w:t>
            </w:r>
            <w:r w:rsidR="008A08DE" w:rsidRPr="00A722CA">
              <w:rPr>
                <w:rFonts w:cs="Arial"/>
              </w:rPr>
              <w:t xml:space="preserve"> candidates</w:t>
            </w:r>
            <w:r w:rsidR="006663E0">
              <w:rPr>
                <w:rFonts w:cs="Arial"/>
              </w:rPr>
              <w:t xml:space="preserve">; </w:t>
            </w:r>
            <w:r w:rsidR="00BA3061">
              <w:rPr>
                <w:rFonts w:cs="Arial"/>
              </w:rPr>
              <w:t>generally,</w:t>
            </w:r>
            <w:r w:rsidR="006663E0">
              <w:rPr>
                <w:rFonts w:cs="Arial"/>
              </w:rPr>
              <w:t xml:space="preserve"> the latter shall be given 20 minutes of extra time for every hour of an exam</w:t>
            </w:r>
          </w:p>
          <w:p w14:paraId="77FFD4DB" w14:textId="6B51022F" w:rsidR="00326592" w:rsidRPr="00A722CA" w:rsidRDefault="00326592" w:rsidP="002211A4">
            <w:pPr>
              <w:pStyle w:val="ListParagraph"/>
              <w:numPr>
                <w:ilvl w:val="0"/>
                <w:numId w:val="5"/>
              </w:numPr>
              <w:rPr>
                <w:rFonts w:cs="Arial"/>
              </w:rPr>
            </w:pPr>
            <w:r>
              <w:rPr>
                <w:rFonts w:cs="Arial"/>
              </w:rPr>
              <w:t>Whether all the sections with a QP have questions belonging to the same subject (e.g. physics) or different subjects (e.g. same paper consists of physics, chemistry and math sections)</w:t>
            </w:r>
          </w:p>
          <w:p w14:paraId="10144471" w14:textId="0B334B5F" w:rsidR="00065D32" w:rsidRPr="00576E70" w:rsidRDefault="00065D32" w:rsidP="002211A4">
            <w:pPr>
              <w:pStyle w:val="ListParagraph"/>
              <w:numPr>
                <w:ilvl w:val="0"/>
                <w:numId w:val="5"/>
              </w:numPr>
              <w:rPr>
                <w:rFonts w:cs="Arial"/>
              </w:rPr>
            </w:pPr>
            <w:r w:rsidRPr="00A722CA">
              <w:rPr>
                <w:rFonts w:cs="Arial"/>
              </w:rPr>
              <w:t>Type of Questions</w:t>
            </w:r>
            <w:r w:rsidR="00F97E2A">
              <w:rPr>
                <w:rFonts w:cs="Arial"/>
                <w:strike/>
              </w:rPr>
              <w:t>:</w:t>
            </w:r>
          </w:p>
          <w:p w14:paraId="543ED1C0" w14:textId="7C9F8970" w:rsidR="00F97E2A" w:rsidRPr="00F97E2A" w:rsidRDefault="00F97E2A">
            <w:pPr>
              <w:pStyle w:val="ListParagraph"/>
              <w:numPr>
                <w:ilvl w:val="1"/>
                <w:numId w:val="5"/>
              </w:numPr>
              <w:rPr>
                <w:rFonts w:cs="Arial"/>
              </w:rPr>
            </w:pPr>
            <w:r w:rsidRPr="00F97E2A">
              <w:rPr>
                <w:rFonts w:cs="Arial"/>
              </w:rPr>
              <w:t>Multiple Choice: The participant selects one response option from those available (two or more).</w:t>
            </w:r>
          </w:p>
          <w:p w14:paraId="6B89AE7E" w14:textId="73CA825F" w:rsidR="00F97E2A" w:rsidRPr="00F97E2A" w:rsidRDefault="00F97E2A">
            <w:pPr>
              <w:pStyle w:val="ListParagraph"/>
              <w:numPr>
                <w:ilvl w:val="1"/>
                <w:numId w:val="5"/>
              </w:numPr>
              <w:rPr>
                <w:rFonts w:cs="Arial"/>
              </w:rPr>
            </w:pPr>
            <w:r w:rsidRPr="00F97E2A">
              <w:rPr>
                <w:rFonts w:cs="Arial"/>
              </w:rPr>
              <w:t>Multiple Response: The participant selects one or more response options, from those available (two or more).</w:t>
            </w:r>
          </w:p>
          <w:p w14:paraId="1D003639" w14:textId="7A01624A" w:rsidR="00F97E2A" w:rsidRPr="00F97E2A" w:rsidRDefault="00F97E2A">
            <w:pPr>
              <w:pStyle w:val="ListParagraph"/>
              <w:numPr>
                <w:ilvl w:val="1"/>
                <w:numId w:val="5"/>
              </w:numPr>
              <w:rPr>
                <w:rFonts w:cs="Arial"/>
              </w:rPr>
            </w:pPr>
            <w:r w:rsidRPr="00F97E2A">
              <w:rPr>
                <w:rFonts w:cs="Arial"/>
              </w:rPr>
              <w:lastRenderedPageBreak/>
              <w:t>True/False: The participant selects if they believe the question to be true or false.</w:t>
            </w:r>
          </w:p>
          <w:p w14:paraId="761D4FFB" w14:textId="23ED28A8" w:rsidR="00F97E2A" w:rsidRPr="00F97E2A" w:rsidRDefault="00F97E2A">
            <w:pPr>
              <w:pStyle w:val="ListParagraph"/>
              <w:numPr>
                <w:ilvl w:val="1"/>
                <w:numId w:val="5"/>
              </w:numPr>
              <w:rPr>
                <w:rFonts w:cs="Arial"/>
              </w:rPr>
            </w:pPr>
            <w:r w:rsidRPr="00F97E2A">
              <w:rPr>
                <w:rFonts w:cs="Arial"/>
              </w:rPr>
              <w:t>Yes/No: The participant selects if they believe the answer to the question is either yes or no.</w:t>
            </w:r>
          </w:p>
          <w:p w14:paraId="363B2B32" w14:textId="4A057407" w:rsidR="00F97E2A" w:rsidRPr="00F97E2A" w:rsidRDefault="00F97E2A">
            <w:pPr>
              <w:pStyle w:val="ListParagraph"/>
              <w:numPr>
                <w:ilvl w:val="1"/>
                <w:numId w:val="5"/>
              </w:numPr>
              <w:rPr>
                <w:rFonts w:cs="Arial"/>
              </w:rPr>
            </w:pPr>
            <w:r w:rsidRPr="00F97E2A">
              <w:rPr>
                <w:rFonts w:cs="Arial"/>
              </w:rPr>
              <w:t>Text Match: To answer a question, the participant enters text in a text entry field.</w:t>
            </w:r>
          </w:p>
          <w:p w14:paraId="461FDF73" w14:textId="351A7B90" w:rsidR="00F97E2A" w:rsidRPr="00F97E2A" w:rsidRDefault="00F97E2A">
            <w:pPr>
              <w:pStyle w:val="ListParagraph"/>
              <w:numPr>
                <w:ilvl w:val="1"/>
                <w:numId w:val="5"/>
              </w:numPr>
              <w:rPr>
                <w:rFonts w:cs="Arial"/>
              </w:rPr>
            </w:pPr>
            <w:r w:rsidRPr="00F97E2A">
              <w:rPr>
                <w:rFonts w:cs="Arial"/>
              </w:rPr>
              <w:t>Essay: Gives the participant the opportunity to provide an essay type answer to a question.</w:t>
            </w:r>
          </w:p>
          <w:p w14:paraId="1343A77B" w14:textId="4609D665" w:rsidR="00F97E2A" w:rsidRPr="00F97E2A" w:rsidRDefault="00F97E2A">
            <w:pPr>
              <w:pStyle w:val="ListParagraph"/>
              <w:numPr>
                <w:ilvl w:val="1"/>
                <w:numId w:val="5"/>
              </w:numPr>
              <w:rPr>
                <w:rFonts w:cs="Arial"/>
              </w:rPr>
            </w:pPr>
            <w:r w:rsidRPr="00F97E2A">
              <w:rPr>
                <w:rFonts w:cs="Arial"/>
              </w:rPr>
              <w:t>Explanation: Provides authors with the ability to add descriptive or informative text in an assessment.</w:t>
            </w:r>
          </w:p>
          <w:p w14:paraId="00AF4B23" w14:textId="4EA439F0" w:rsidR="00F97E2A" w:rsidRPr="00F97E2A" w:rsidRDefault="00F97E2A">
            <w:pPr>
              <w:pStyle w:val="ListParagraph"/>
              <w:numPr>
                <w:ilvl w:val="1"/>
                <w:numId w:val="5"/>
              </w:numPr>
              <w:rPr>
                <w:rFonts w:cs="Arial"/>
              </w:rPr>
            </w:pPr>
            <w:r w:rsidRPr="00F97E2A">
              <w:rPr>
                <w:rFonts w:cs="Arial"/>
              </w:rPr>
              <w:t xml:space="preserve">Pull-down: To answer a question, the participants </w:t>
            </w:r>
            <w:proofErr w:type="gramStart"/>
            <w:r w:rsidRPr="00F97E2A">
              <w:rPr>
                <w:rFonts w:cs="Arial"/>
              </w:rPr>
              <w:t>selects</w:t>
            </w:r>
            <w:proofErr w:type="gramEnd"/>
            <w:r w:rsidRPr="00F97E2A">
              <w:rPr>
                <w:rFonts w:cs="Arial"/>
              </w:rPr>
              <w:t xml:space="preserve"> the appropriate option from a pull-down list for each choice.</w:t>
            </w:r>
          </w:p>
          <w:p w14:paraId="4E3AC5CF" w14:textId="1ED5E355" w:rsidR="00F97E2A" w:rsidRPr="00F97E2A" w:rsidRDefault="00F97E2A">
            <w:pPr>
              <w:pStyle w:val="ListParagraph"/>
              <w:numPr>
                <w:ilvl w:val="1"/>
                <w:numId w:val="5"/>
              </w:numPr>
              <w:rPr>
                <w:rFonts w:cs="Arial"/>
              </w:rPr>
            </w:pPr>
            <w:r w:rsidRPr="00F97E2A">
              <w:rPr>
                <w:rFonts w:cs="Arial"/>
              </w:rPr>
              <w:t>Likert: A Likert question includes 'survey-type' response options in a 'I agree / I am neutral / I disagree' format (there can be between 3 and 10 response options). Participants select a response according to whether they agree or disagree with a statement. These questions are typically used in questionnaires.</w:t>
            </w:r>
          </w:p>
          <w:p w14:paraId="0EF70BF7" w14:textId="4B9536A1" w:rsidR="00F97E2A" w:rsidRPr="00F97E2A" w:rsidRDefault="00F97E2A">
            <w:pPr>
              <w:pStyle w:val="ListParagraph"/>
              <w:numPr>
                <w:ilvl w:val="1"/>
                <w:numId w:val="5"/>
              </w:numPr>
              <w:rPr>
                <w:rFonts w:cs="Arial"/>
              </w:rPr>
            </w:pPr>
            <w:r w:rsidRPr="00F97E2A">
              <w:rPr>
                <w:rFonts w:cs="Arial"/>
              </w:rPr>
              <w:t>Numeric: In a Numeric question, the participant answers by typing in either a whole number or a real number. Answers can be defined within a specified range, with scores being assigned for accuracy.</w:t>
            </w:r>
          </w:p>
          <w:p w14:paraId="7AEE674C" w14:textId="4E74A37C" w:rsidR="00F97E2A" w:rsidRPr="00F97E2A" w:rsidRDefault="00F97E2A">
            <w:pPr>
              <w:pStyle w:val="ListParagraph"/>
              <w:numPr>
                <w:ilvl w:val="1"/>
                <w:numId w:val="5"/>
              </w:numPr>
              <w:rPr>
                <w:rFonts w:cs="Arial"/>
              </w:rPr>
            </w:pPr>
            <w:r w:rsidRPr="00F97E2A">
              <w:rPr>
                <w:rFonts w:cs="Arial"/>
              </w:rPr>
              <w:t xml:space="preserve">Matching: A Matching question presents two series of statements/words, and the participant must match items from one list to items within the other list. In other words, </w:t>
            </w:r>
            <w:proofErr w:type="gramStart"/>
            <w:r w:rsidRPr="00F97E2A">
              <w:rPr>
                <w:rFonts w:cs="Arial"/>
              </w:rPr>
              <w:t>Matching</w:t>
            </w:r>
            <w:proofErr w:type="gramEnd"/>
            <w:r w:rsidRPr="00F97E2A">
              <w:rPr>
                <w:rFonts w:cs="Arial"/>
              </w:rPr>
              <w:t xml:space="preserve"> question offers the participant a drop-down list of possible responses to a question.</w:t>
            </w:r>
          </w:p>
          <w:p w14:paraId="289DE6B8" w14:textId="302948CE" w:rsidR="00F97E2A" w:rsidRPr="00F97E2A" w:rsidRDefault="00F97E2A">
            <w:pPr>
              <w:pStyle w:val="ListParagraph"/>
              <w:numPr>
                <w:ilvl w:val="1"/>
                <w:numId w:val="5"/>
              </w:numPr>
              <w:rPr>
                <w:rFonts w:cs="Arial"/>
              </w:rPr>
            </w:pPr>
            <w:r w:rsidRPr="00F97E2A">
              <w:rPr>
                <w:rFonts w:cs="Arial"/>
              </w:rPr>
              <w:t>Hotspot: In a Hotspot question, participants place a single marker on an image to indicate their answer.</w:t>
            </w:r>
          </w:p>
          <w:p w14:paraId="313E7AF0" w14:textId="738FD24D" w:rsidR="00F97E2A" w:rsidRPr="00F97E2A" w:rsidRDefault="00F97E2A">
            <w:pPr>
              <w:pStyle w:val="ListParagraph"/>
              <w:numPr>
                <w:ilvl w:val="1"/>
                <w:numId w:val="5"/>
              </w:numPr>
              <w:rPr>
                <w:rFonts w:cs="Arial"/>
              </w:rPr>
            </w:pPr>
            <w:r w:rsidRPr="00F97E2A">
              <w:rPr>
                <w:rFonts w:cs="Arial"/>
              </w:rPr>
              <w:t xml:space="preserve">Drag and Drop: Drag and Drop questions are similar to Hotspot questions but with up to 10 "hot" areas on an image that can be identified by participants. </w:t>
            </w:r>
            <w:r w:rsidRPr="00F97E2A">
              <w:rPr>
                <w:rFonts w:cs="Arial"/>
              </w:rPr>
              <w:lastRenderedPageBreak/>
              <w:t>Participants place markers on an image to indicate their answers.</w:t>
            </w:r>
          </w:p>
          <w:p w14:paraId="674A924A" w14:textId="61B2173E" w:rsidR="00F97E2A" w:rsidRPr="00F97E2A" w:rsidRDefault="00F97E2A">
            <w:pPr>
              <w:pStyle w:val="ListParagraph"/>
              <w:numPr>
                <w:ilvl w:val="1"/>
                <w:numId w:val="5"/>
              </w:numPr>
              <w:rPr>
                <w:rFonts w:cs="Arial"/>
              </w:rPr>
            </w:pPr>
            <w:r w:rsidRPr="00F97E2A">
              <w:rPr>
                <w:rFonts w:cs="Arial"/>
              </w:rPr>
              <w:t>Job Task Analysis: In a Job Task Analysis question, the participant ranks items on a Likert scale for multiple dimensions. When you create a Job Task Analysis question, four dimensions pre-populated with dimension choices are automatically added to the question.</w:t>
            </w:r>
          </w:p>
          <w:p w14:paraId="44EDB86E" w14:textId="0773467A" w:rsidR="00F97E2A" w:rsidRPr="00F97E2A" w:rsidRDefault="00F97E2A">
            <w:pPr>
              <w:pStyle w:val="ListParagraph"/>
              <w:numPr>
                <w:ilvl w:val="1"/>
                <w:numId w:val="5"/>
              </w:numPr>
              <w:rPr>
                <w:rFonts w:cs="Arial"/>
              </w:rPr>
            </w:pPr>
            <w:r w:rsidRPr="00F97E2A">
              <w:rPr>
                <w:rFonts w:cs="Arial"/>
              </w:rPr>
              <w:t xml:space="preserve">Knowledge Matrix: In a Knowledge Matrix question, participants are presented several </w:t>
            </w:r>
            <w:r w:rsidR="00503D35" w:rsidRPr="00F97E2A">
              <w:rPr>
                <w:rFonts w:cs="Arial"/>
              </w:rPr>
              <w:t>Multiple-Choice</w:t>
            </w:r>
            <w:r w:rsidRPr="00F97E2A">
              <w:rPr>
                <w:rFonts w:cs="Arial"/>
              </w:rPr>
              <w:t xml:space="preserve"> questions together and selects one choice for each question presented.</w:t>
            </w:r>
          </w:p>
          <w:p w14:paraId="381DE40C" w14:textId="3F374DC1" w:rsidR="00F97E2A" w:rsidRPr="00F97E2A" w:rsidRDefault="00F97E2A" w:rsidP="00576E70">
            <w:pPr>
              <w:pStyle w:val="ListParagraph"/>
              <w:numPr>
                <w:ilvl w:val="1"/>
                <w:numId w:val="5"/>
              </w:numPr>
              <w:rPr>
                <w:rFonts w:cs="Arial"/>
              </w:rPr>
            </w:pPr>
            <w:r w:rsidRPr="00F97E2A">
              <w:rPr>
                <w:rFonts w:cs="Arial"/>
              </w:rPr>
              <w:t xml:space="preserve">Survey Matrix: In a Survey Matrix question, participants are presented several </w:t>
            </w:r>
            <w:r w:rsidR="00503D35" w:rsidRPr="00F97E2A">
              <w:rPr>
                <w:rFonts w:cs="Arial"/>
              </w:rPr>
              <w:t>Multiple-Choice</w:t>
            </w:r>
            <w:r w:rsidRPr="00F97E2A">
              <w:rPr>
                <w:rFonts w:cs="Arial"/>
              </w:rPr>
              <w:t xml:space="preserve"> questions together and selects one choice for each question presented.</w:t>
            </w:r>
          </w:p>
          <w:p w14:paraId="749254BA" w14:textId="0B53ED80" w:rsidR="00065D32" w:rsidRPr="00A722CA" w:rsidRDefault="00065D32" w:rsidP="002211A4">
            <w:pPr>
              <w:pStyle w:val="ListParagraph"/>
              <w:numPr>
                <w:ilvl w:val="0"/>
                <w:numId w:val="5"/>
              </w:numPr>
              <w:rPr>
                <w:rFonts w:cs="Arial"/>
              </w:rPr>
            </w:pPr>
            <w:r w:rsidRPr="00A722CA">
              <w:rPr>
                <w:rFonts w:cs="Arial"/>
              </w:rPr>
              <w:t>Maximum Score</w:t>
            </w:r>
          </w:p>
          <w:p w14:paraId="2CC94DD2" w14:textId="77777777" w:rsidR="00065D32" w:rsidRPr="00A722CA" w:rsidRDefault="00065D32" w:rsidP="002211A4">
            <w:pPr>
              <w:pStyle w:val="ListParagraph"/>
              <w:numPr>
                <w:ilvl w:val="0"/>
                <w:numId w:val="5"/>
              </w:numPr>
              <w:rPr>
                <w:rFonts w:cs="Arial"/>
              </w:rPr>
            </w:pPr>
            <w:r w:rsidRPr="00A722CA">
              <w:rPr>
                <w:rFonts w:cs="Arial"/>
              </w:rPr>
              <w:t>Number of Sections</w:t>
            </w:r>
          </w:p>
          <w:p w14:paraId="41BB3AA5" w14:textId="77777777" w:rsidR="00065D32" w:rsidRPr="00A722CA" w:rsidRDefault="00065D32" w:rsidP="002211A4">
            <w:pPr>
              <w:pStyle w:val="ListParagraph"/>
              <w:numPr>
                <w:ilvl w:val="0"/>
                <w:numId w:val="5"/>
              </w:numPr>
              <w:rPr>
                <w:rFonts w:cs="Arial"/>
              </w:rPr>
            </w:pPr>
            <w:r w:rsidRPr="00A722CA">
              <w:rPr>
                <w:rFonts w:cs="Arial"/>
              </w:rPr>
              <w:t>Maximum Time Limit per Section or whole of Exam</w:t>
            </w:r>
          </w:p>
          <w:p w14:paraId="46C59F1D" w14:textId="77777777" w:rsidR="00065D32" w:rsidRPr="00A722CA" w:rsidRDefault="00065D32" w:rsidP="002211A4">
            <w:pPr>
              <w:pStyle w:val="ListParagraph"/>
              <w:numPr>
                <w:ilvl w:val="0"/>
                <w:numId w:val="5"/>
              </w:numPr>
              <w:rPr>
                <w:rFonts w:cs="Arial"/>
              </w:rPr>
            </w:pPr>
            <w:r w:rsidRPr="00A722CA">
              <w:rPr>
                <w:rFonts w:cs="Arial"/>
              </w:rPr>
              <w:t>Marks for each correct answer for each question</w:t>
            </w:r>
          </w:p>
          <w:p w14:paraId="2675E6D7" w14:textId="77777777" w:rsidR="00065D32" w:rsidRPr="00A722CA" w:rsidRDefault="00065D32" w:rsidP="002211A4">
            <w:pPr>
              <w:pStyle w:val="ListParagraph"/>
              <w:numPr>
                <w:ilvl w:val="0"/>
                <w:numId w:val="5"/>
              </w:numPr>
              <w:rPr>
                <w:rFonts w:cs="Arial"/>
              </w:rPr>
            </w:pPr>
            <w:r w:rsidRPr="00A722CA">
              <w:rPr>
                <w:rFonts w:cs="Arial"/>
              </w:rPr>
              <w:t>Marks for each wrong answer for each question</w:t>
            </w:r>
          </w:p>
          <w:p w14:paraId="677B526F" w14:textId="2F041307" w:rsidR="00065D32" w:rsidRPr="00A722CA" w:rsidRDefault="00065D32" w:rsidP="002211A4">
            <w:pPr>
              <w:pStyle w:val="ListParagraph"/>
              <w:numPr>
                <w:ilvl w:val="0"/>
                <w:numId w:val="5"/>
              </w:numPr>
              <w:rPr>
                <w:rFonts w:cs="Arial"/>
              </w:rPr>
            </w:pPr>
            <w:r w:rsidRPr="00A722CA">
              <w:rPr>
                <w:rFonts w:cs="Arial"/>
              </w:rPr>
              <w:t>Number of sets</w:t>
            </w:r>
          </w:p>
        </w:tc>
        <w:tc>
          <w:tcPr>
            <w:tcW w:w="992" w:type="dxa"/>
          </w:tcPr>
          <w:p w14:paraId="011668EF" w14:textId="6C4634BD" w:rsidR="00065D32" w:rsidRPr="00A722CA" w:rsidRDefault="00AE1FDD" w:rsidP="00881F98">
            <w:pPr>
              <w:rPr>
                <w:rFonts w:cs="Arial"/>
              </w:rPr>
            </w:pPr>
            <w:r>
              <w:rPr>
                <w:rFonts w:cs="Arial"/>
              </w:rPr>
              <w:lastRenderedPageBreak/>
              <w:t>1</w:t>
            </w:r>
          </w:p>
        </w:tc>
        <w:tc>
          <w:tcPr>
            <w:tcW w:w="1985" w:type="dxa"/>
          </w:tcPr>
          <w:p w14:paraId="53C44EEC" w14:textId="175B3106" w:rsidR="00065D32" w:rsidRPr="00A722CA" w:rsidRDefault="000702CD" w:rsidP="00881F98">
            <w:pPr>
              <w:rPr>
                <w:rFonts w:cs="Arial"/>
              </w:rPr>
            </w:pPr>
            <w:r>
              <w:rPr>
                <w:rFonts w:cs="Arial"/>
              </w:rPr>
              <w:t>QPD</w:t>
            </w:r>
          </w:p>
        </w:tc>
      </w:tr>
    </w:tbl>
    <w:p w14:paraId="4D38D5C1" w14:textId="77777777" w:rsidR="00BE5E0A" w:rsidRPr="00A722CA" w:rsidRDefault="00BE5E0A" w:rsidP="00576E70"/>
    <w:p w14:paraId="32C2AF15" w14:textId="3CAE247F" w:rsidR="00056BBF" w:rsidRPr="00A722CA" w:rsidRDefault="00C65EE1" w:rsidP="00056BBF">
      <w:pPr>
        <w:pStyle w:val="Heading2"/>
        <w:rPr>
          <w:rFonts w:cs="Arial"/>
        </w:rPr>
      </w:pPr>
      <w:bookmarkStart w:id="171" w:name="_Toc19801107"/>
      <w:bookmarkStart w:id="172" w:name="_Toc20317962"/>
      <w:r w:rsidRPr="00A722CA">
        <w:rPr>
          <w:rFonts w:cs="Arial"/>
        </w:rPr>
        <w:t xml:space="preserve">CBT Question Paper Authoring </w:t>
      </w:r>
      <w:r w:rsidR="007B03E7" w:rsidRPr="00A722CA">
        <w:rPr>
          <w:rFonts w:cs="Arial"/>
        </w:rPr>
        <w:t xml:space="preserve">by Customer </w:t>
      </w:r>
      <w:r w:rsidRPr="00A722CA">
        <w:rPr>
          <w:rFonts w:cs="Arial"/>
        </w:rPr>
        <w:t>(QPA</w:t>
      </w:r>
      <w:r w:rsidR="007B03E7" w:rsidRPr="00A722CA">
        <w:rPr>
          <w:rFonts w:cs="Arial"/>
        </w:rPr>
        <w:t>C</w:t>
      </w:r>
      <w:r w:rsidRPr="00A722CA">
        <w:rPr>
          <w:rFonts w:cs="Arial"/>
        </w:rPr>
        <w:t>)</w:t>
      </w:r>
      <w:bookmarkEnd w:id="171"/>
      <w:bookmarkEnd w:id="172"/>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6DC1BBFB" w14:textId="77777777" w:rsidTr="00881F98">
        <w:tc>
          <w:tcPr>
            <w:tcW w:w="1271" w:type="dxa"/>
            <w:shd w:val="clear" w:color="auto" w:fill="BFBFBF" w:themeFill="background1" w:themeFillShade="BF"/>
          </w:tcPr>
          <w:p w14:paraId="71C3741F"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724AABA4"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35A79F73"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7A9CD5C4" w14:textId="427322E4" w:rsidR="00056BBF" w:rsidRPr="00A722CA" w:rsidRDefault="00224500" w:rsidP="00881F98">
            <w:pPr>
              <w:rPr>
                <w:rFonts w:cs="Arial"/>
                <w:b/>
              </w:rPr>
            </w:pPr>
            <w:r>
              <w:rPr>
                <w:rFonts w:cs="Arial"/>
                <w:b/>
              </w:rPr>
              <w:t>Business Process Reference</w:t>
            </w:r>
          </w:p>
        </w:tc>
      </w:tr>
      <w:tr w:rsidR="00056BBF" w:rsidRPr="00A722CA" w14:paraId="45725A02" w14:textId="77777777" w:rsidTr="00881F98">
        <w:tc>
          <w:tcPr>
            <w:tcW w:w="1271" w:type="dxa"/>
          </w:tcPr>
          <w:p w14:paraId="3C558F15" w14:textId="3FB03E7E" w:rsidR="00056BBF" w:rsidRPr="00A722CA" w:rsidRDefault="001C7102" w:rsidP="00881F98">
            <w:pPr>
              <w:rPr>
                <w:rFonts w:cs="Arial"/>
              </w:rPr>
            </w:pPr>
            <w:r w:rsidRPr="00A722CA">
              <w:rPr>
                <w:rFonts w:cs="Arial"/>
              </w:rPr>
              <w:t>QPAC</w:t>
            </w:r>
            <w:r w:rsidR="00056BBF" w:rsidRPr="00A722CA">
              <w:rPr>
                <w:rFonts w:cs="Arial"/>
              </w:rPr>
              <w:t xml:space="preserve"> </w:t>
            </w:r>
            <w:del w:id="173" w:author="Rishi Choudhary" w:date="2021-01-16T17:58: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20</w:delText>
              </w:r>
              <w:r w:rsidR="002211A4" w:rsidRPr="00A722CA" w:rsidDel="0062188C">
                <w:rPr>
                  <w:rFonts w:cs="Arial"/>
                  <w:noProof/>
                </w:rPr>
                <w:fldChar w:fldCharType="end"/>
              </w:r>
            </w:del>
            <w:ins w:id="174" w:author="Rishi Choudhary" w:date="2021-01-16T17:58:00Z">
              <w:r w:rsidR="0062188C">
                <w:rPr>
                  <w:rFonts w:cs="Arial"/>
                </w:rPr>
                <w:t>1</w:t>
              </w:r>
            </w:ins>
          </w:p>
        </w:tc>
        <w:tc>
          <w:tcPr>
            <w:tcW w:w="5103" w:type="dxa"/>
          </w:tcPr>
          <w:p w14:paraId="395EFF0E" w14:textId="1993528D" w:rsidR="00056BBF" w:rsidRPr="00A722CA" w:rsidRDefault="001C7102" w:rsidP="00881F98">
            <w:pPr>
              <w:rPr>
                <w:rFonts w:cs="Arial"/>
              </w:rPr>
            </w:pPr>
            <w:r w:rsidRPr="00A722CA">
              <w:rPr>
                <w:rFonts w:cs="Arial"/>
              </w:rPr>
              <w:t xml:space="preserve">To enable Customer to design and author the QP, EDUTEST shall provide </w:t>
            </w:r>
            <w:r w:rsidR="006E30C8" w:rsidRPr="00A722CA">
              <w:rPr>
                <w:rFonts w:cs="Arial"/>
              </w:rPr>
              <w:t>an Offline</w:t>
            </w:r>
            <w:r w:rsidRPr="00A722CA">
              <w:rPr>
                <w:rFonts w:cs="Arial"/>
              </w:rPr>
              <w:t xml:space="preserve"> Tool</w:t>
            </w:r>
            <w:r w:rsidR="002C5500" w:rsidRPr="00A722CA">
              <w:rPr>
                <w:rFonts w:cs="Arial"/>
              </w:rPr>
              <w:t>, i.e. once handed over to the customer, EDUTEST shall not have access to this tool for data synchronization until explicitly allowed by the Customer.</w:t>
            </w:r>
          </w:p>
        </w:tc>
        <w:tc>
          <w:tcPr>
            <w:tcW w:w="992" w:type="dxa"/>
          </w:tcPr>
          <w:p w14:paraId="0C6BA18B" w14:textId="2BD32478" w:rsidR="00056BBF" w:rsidRPr="00A722CA" w:rsidRDefault="009237C8" w:rsidP="00881F98">
            <w:pPr>
              <w:rPr>
                <w:rFonts w:cs="Arial"/>
              </w:rPr>
            </w:pPr>
            <w:r>
              <w:rPr>
                <w:rFonts w:cs="Arial"/>
              </w:rPr>
              <w:t>1</w:t>
            </w:r>
          </w:p>
        </w:tc>
        <w:tc>
          <w:tcPr>
            <w:tcW w:w="1985" w:type="dxa"/>
          </w:tcPr>
          <w:p w14:paraId="182102BA" w14:textId="560E6436" w:rsidR="00056BBF" w:rsidRPr="00A722CA" w:rsidRDefault="00224500" w:rsidP="00881F98">
            <w:pPr>
              <w:rPr>
                <w:rFonts w:cs="Arial"/>
              </w:rPr>
            </w:pPr>
            <w:r>
              <w:rPr>
                <w:rFonts w:cs="Arial"/>
              </w:rPr>
              <w:t>QPD</w:t>
            </w:r>
          </w:p>
        </w:tc>
      </w:tr>
      <w:tr w:rsidR="00BE5E0A" w:rsidRPr="00A722CA" w14:paraId="4FA67540" w14:textId="77777777" w:rsidTr="00881F98">
        <w:tc>
          <w:tcPr>
            <w:tcW w:w="1271" w:type="dxa"/>
          </w:tcPr>
          <w:p w14:paraId="2FAC31D4" w14:textId="2C2DBD6C" w:rsidR="00BE5E0A" w:rsidRPr="00A722CA" w:rsidRDefault="006E30C8" w:rsidP="00881F98">
            <w:pPr>
              <w:rPr>
                <w:rFonts w:cs="Arial"/>
              </w:rPr>
            </w:pPr>
            <w:r w:rsidRPr="00A722CA">
              <w:rPr>
                <w:rFonts w:cs="Arial"/>
              </w:rPr>
              <w:t>QPAC 2</w:t>
            </w:r>
          </w:p>
        </w:tc>
        <w:tc>
          <w:tcPr>
            <w:tcW w:w="5103" w:type="dxa"/>
          </w:tcPr>
          <w:p w14:paraId="7C005154" w14:textId="24CC52E4" w:rsidR="00BE5E0A" w:rsidRPr="00A722CA" w:rsidRDefault="006E30C8" w:rsidP="00881F98">
            <w:pPr>
              <w:rPr>
                <w:rFonts w:cs="Arial"/>
              </w:rPr>
            </w:pPr>
            <w:r w:rsidRPr="00A722CA">
              <w:rPr>
                <w:rFonts w:cs="Arial"/>
              </w:rPr>
              <w:t xml:space="preserve">The Offline Tool shall be installed on a laptop computer and Authoring Team of </w:t>
            </w:r>
            <w:r w:rsidR="00056687" w:rsidRPr="00A722CA">
              <w:rPr>
                <w:rFonts w:cs="Arial"/>
              </w:rPr>
              <w:t xml:space="preserve">the </w:t>
            </w:r>
            <w:r w:rsidRPr="00A722CA">
              <w:rPr>
                <w:rFonts w:cs="Arial"/>
              </w:rPr>
              <w:t>Customer shall be able to access the Tool using standard web-browser.</w:t>
            </w:r>
          </w:p>
        </w:tc>
        <w:tc>
          <w:tcPr>
            <w:tcW w:w="992" w:type="dxa"/>
          </w:tcPr>
          <w:p w14:paraId="333CFB84" w14:textId="5E2AEC47" w:rsidR="00BE5E0A" w:rsidRPr="00A722CA" w:rsidRDefault="009237C8" w:rsidP="00881F98">
            <w:pPr>
              <w:rPr>
                <w:rFonts w:cs="Arial"/>
              </w:rPr>
            </w:pPr>
            <w:r>
              <w:rPr>
                <w:rFonts w:cs="Arial"/>
              </w:rPr>
              <w:t>1</w:t>
            </w:r>
          </w:p>
        </w:tc>
        <w:tc>
          <w:tcPr>
            <w:tcW w:w="1985" w:type="dxa"/>
          </w:tcPr>
          <w:p w14:paraId="4589B9B7" w14:textId="01274E3A" w:rsidR="00BE5E0A" w:rsidRPr="00A722CA" w:rsidRDefault="00224500" w:rsidP="00881F98">
            <w:pPr>
              <w:rPr>
                <w:rFonts w:cs="Arial"/>
              </w:rPr>
            </w:pPr>
            <w:r>
              <w:rPr>
                <w:rFonts w:cs="Arial"/>
              </w:rPr>
              <w:t>QPD, QPA</w:t>
            </w:r>
          </w:p>
        </w:tc>
      </w:tr>
      <w:tr w:rsidR="006E30C8" w:rsidRPr="00A722CA" w14:paraId="38C3F328" w14:textId="77777777" w:rsidTr="00881F98">
        <w:tc>
          <w:tcPr>
            <w:tcW w:w="1271" w:type="dxa"/>
          </w:tcPr>
          <w:p w14:paraId="174F1B98" w14:textId="70BCDBAB" w:rsidR="006E30C8" w:rsidRPr="00A722CA" w:rsidRDefault="006E30C8" w:rsidP="00881F98">
            <w:pPr>
              <w:rPr>
                <w:rFonts w:cs="Arial"/>
              </w:rPr>
            </w:pPr>
            <w:r w:rsidRPr="00A722CA">
              <w:rPr>
                <w:rFonts w:cs="Arial"/>
              </w:rPr>
              <w:t>QPAC 3</w:t>
            </w:r>
          </w:p>
        </w:tc>
        <w:tc>
          <w:tcPr>
            <w:tcW w:w="5103" w:type="dxa"/>
          </w:tcPr>
          <w:p w14:paraId="50E24666" w14:textId="70974B8B" w:rsidR="006E30C8" w:rsidRPr="00A722CA" w:rsidRDefault="006E30C8" w:rsidP="00881F98">
            <w:pPr>
              <w:rPr>
                <w:rFonts w:cs="Arial"/>
              </w:rPr>
            </w:pPr>
            <w:r w:rsidRPr="00A722CA">
              <w:rPr>
                <w:rFonts w:cs="Arial"/>
              </w:rPr>
              <w:t>The Tool shall be installed on at least one more computer so that this computer acts as a backup for data redundancy and disaster recovery in case the first computer were to go down.</w:t>
            </w:r>
          </w:p>
        </w:tc>
        <w:tc>
          <w:tcPr>
            <w:tcW w:w="992" w:type="dxa"/>
          </w:tcPr>
          <w:p w14:paraId="13B38907" w14:textId="2FB75415" w:rsidR="006E30C8" w:rsidRPr="00A722CA" w:rsidRDefault="009237C8" w:rsidP="00881F98">
            <w:pPr>
              <w:rPr>
                <w:rFonts w:cs="Arial"/>
              </w:rPr>
            </w:pPr>
            <w:r>
              <w:rPr>
                <w:rFonts w:cs="Arial"/>
              </w:rPr>
              <w:t>1</w:t>
            </w:r>
          </w:p>
        </w:tc>
        <w:tc>
          <w:tcPr>
            <w:tcW w:w="1985" w:type="dxa"/>
          </w:tcPr>
          <w:p w14:paraId="699CA071" w14:textId="5BF0BC0B" w:rsidR="006E30C8" w:rsidRPr="00A722CA" w:rsidRDefault="00224500" w:rsidP="00881F98">
            <w:pPr>
              <w:rPr>
                <w:rFonts w:cs="Arial"/>
              </w:rPr>
            </w:pPr>
            <w:r>
              <w:rPr>
                <w:rFonts w:cs="Arial"/>
              </w:rPr>
              <w:t>QPD, QPA</w:t>
            </w:r>
          </w:p>
        </w:tc>
      </w:tr>
      <w:tr w:rsidR="00792179" w:rsidRPr="00A722CA" w14:paraId="640FF4B5" w14:textId="77777777" w:rsidTr="00881F98">
        <w:tc>
          <w:tcPr>
            <w:tcW w:w="1271" w:type="dxa"/>
          </w:tcPr>
          <w:p w14:paraId="51F655F6" w14:textId="21304E23" w:rsidR="00792179" w:rsidRPr="00A722CA" w:rsidRDefault="00792179" w:rsidP="00881F98">
            <w:pPr>
              <w:rPr>
                <w:rFonts w:cs="Arial"/>
              </w:rPr>
            </w:pPr>
            <w:r w:rsidRPr="00A722CA">
              <w:rPr>
                <w:rFonts w:cs="Arial"/>
              </w:rPr>
              <w:lastRenderedPageBreak/>
              <w:t>QPAC 4</w:t>
            </w:r>
          </w:p>
        </w:tc>
        <w:tc>
          <w:tcPr>
            <w:tcW w:w="5103" w:type="dxa"/>
          </w:tcPr>
          <w:p w14:paraId="3480FEC9" w14:textId="77777777" w:rsidR="00792179" w:rsidRPr="00A722CA" w:rsidRDefault="00792179" w:rsidP="00881F98">
            <w:pPr>
              <w:rPr>
                <w:rFonts w:cs="Arial"/>
              </w:rPr>
            </w:pPr>
            <w:r w:rsidRPr="00A722CA">
              <w:rPr>
                <w:rFonts w:cs="Arial"/>
              </w:rPr>
              <w:t>There shall be four Roles associated with QP Authoring process:</w:t>
            </w:r>
          </w:p>
          <w:p w14:paraId="0C9910ED" w14:textId="29348207" w:rsidR="00792179" w:rsidRPr="00A722CA" w:rsidRDefault="00792179" w:rsidP="002211A4">
            <w:pPr>
              <w:pStyle w:val="ListParagraph"/>
              <w:numPr>
                <w:ilvl w:val="0"/>
                <w:numId w:val="5"/>
              </w:numPr>
              <w:rPr>
                <w:rFonts w:cs="Arial"/>
              </w:rPr>
            </w:pPr>
            <w:r w:rsidRPr="00A722CA">
              <w:rPr>
                <w:rFonts w:cs="Arial"/>
              </w:rPr>
              <w:t>Author: User responsible for creating the individual questions</w:t>
            </w:r>
          </w:p>
          <w:p w14:paraId="7661F2D3" w14:textId="5E6D082E" w:rsidR="00792179" w:rsidRPr="00A722CA" w:rsidRDefault="00792179" w:rsidP="002211A4">
            <w:pPr>
              <w:pStyle w:val="ListParagraph"/>
              <w:numPr>
                <w:ilvl w:val="0"/>
                <w:numId w:val="5"/>
              </w:numPr>
              <w:rPr>
                <w:rFonts w:cs="Arial"/>
              </w:rPr>
            </w:pPr>
            <w:r w:rsidRPr="00A722CA">
              <w:rPr>
                <w:rFonts w:cs="Arial"/>
              </w:rPr>
              <w:t>Translator: User responsible for translating QP in multiple languages</w:t>
            </w:r>
          </w:p>
          <w:p w14:paraId="5AD8083B" w14:textId="638B4D19" w:rsidR="00792179" w:rsidRPr="00A722CA" w:rsidRDefault="00792179" w:rsidP="002211A4">
            <w:pPr>
              <w:pStyle w:val="ListParagraph"/>
              <w:numPr>
                <w:ilvl w:val="0"/>
                <w:numId w:val="5"/>
              </w:numPr>
              <w:rPr>
                <w:rFonts w:cs="Arial"/>
              </w:rPr>
            </w:pPr>
            <w:r w:rsidRPr="00A722CA">
              <w:rPr>
                <w:rFonts w:cs="Arial"/>
              </w:rPr>
              <w:t>Proof Reader: User responsible for validating the QP for quality and quantity</w:t>
            </w:r>
            <w:r w:rsidR="002E26E0" w:rsidRPr="00A722CA">
              <w:rPr>
                <w:rFonts w:cs="Arial"/>
              </w:rPr>
              <w:t xml:space="preserve">, </w:t>
            </w:r>
            <w:r w:rsidR="00861233" w:rsidRPr="00A722CA">
              <w:rPr>
                <w:rFonts w:cs="Arial"/>
              </w:rPr>
              <w:t>and creating multiple QP Sets from scratch.</w:t>
            </w:r>
          </w:p>
          <w:p w14:paraId="724CA132" w14:textId="51BC5604" w:rsidR="00792179" w:rsidRPr="00A722CA" w:rsidRDefault="00792179" w:rsidP="002211A4">
            <w:pPr>
              <w:pStyle w:val="ListParagraph"/>
              <w:numPr>
                <w:ilvl w:val="0"/>
                <w:numId w:val="5"/>
              </w:numPr>
              <w:rPr>
                <w:rFonts w:cs="Arial"/>
              </w:rPr>
            </w:pPr>
            <w:r w:rsidRPr="00A722CA">
              <w:rPr>
                <w:rFonts w:cs="Arial"/>
              </w:rPr>
              <w:t>Publisher: User responsible to generate the encryption PIN and officially allow EDUTEST to upload the QP to its Central Cloud Server (CCS)</w:t>
            </w:r>
          </w:p>
        </w:tc>
        <w:tc>
          <w:tcPr>
            <w:tcW w:w="992" w:type="dxa"/>
          </w:tcPr>
          <w:p w14:paraId="00D0EB69" w14:textId="27217FE0" w:rsidR="00792179" w:rsidRPr="00A722CA" w:rsidRDefault="009237C8" w:rsidP="00881F98">
            <w:pPr>
              <w:rPr>
                <w:rFonts w:cs="Arial"/>
              </w:rPr>
            </w:pPr>
            <w:r>
              <w:rPr>
                <w:rFonts w:cs="Arial"/>
              </w:rPr>
              <w:t>1</w:t>
            </w:r>
          </w:p>
        </w:tc>
        <w:tc>
          <w:tcPr>
            <w:tcW w:w="1985" w:type="dxa"/>
          </w:tcPr>
          <w:p w14:paraId="69E3D284" w14:textId="3D6ADBF2" w:rsidR="00792179" w:rsidRPr="00A722CA" w:rsidRDefault="00224500" w:rsidP="00881F98">
            <w:pPr>
              <w:rPr>
                <w:rFonts w:cs="Arial"/>
              </w:rPr>
            </w:pPr>
            <w:r>
              <w:rPr>
                <w:rFonts w:cs="Arial"/>
              </w:rPr>
              <w:t>QPD, QPA</w:t>
            </w:r>
          </w:p>
        </w:tc>
      </w:tr>
      <w:tr w:rsidR="00F9090E" w:rsidRPr="00A722CA" w14:paraId="04C37CF7" w14:textId="77777777" w:rsidTr="00881F98">
        <w:tc>
          <w:tcPr>
            <w:tcW w:w="1271" w:type="dxa"/>
          </w:tcPr>
          <w:p w14:paraId="38A4FFB0" w14:textId="7E0B7737" w:rsidR="00F9090E" w:rsidRPr="00A722CA" w:rsidRDefault="00F9090E" w:rsidP="00881F98">
            <w:pPr>
              <w:rPr>
                <w:rFonts w:cs="Arial"/>
              </w:rPr>
            </w:pPr>
            <w:r w:rsidRPr="00A722CA">
              <w:rPr>
                <w:rFonts w:cs="Arial"/>
              </w:rPr>
              <w:t>QPAC 5</w:t>
            </w:r>
          </w:p>
        </w:tc>
        <w:tc>
          <w:tcPr>
            <w:tcW w:w="5103" w:type="dxa"/>
          </w:tcPr>
          <w:p w14:paraId="2CF1CE8B" w14:textId="52528F4D" w:rsidR="00F9090E" w:rsidRPr="00A722CA" w:rsidRDefault="00D33E50" w:rsidP="00881F98">
            <w:pPr>
              <w:rPr>
                <w:rFonts w:cs="Arial"/>
              </w:rPr>
            </w:pPr>
            <w:r w:rsidRPr="00A722CA">
              <w:rPr>
                <w:rFonts w:cs="Arial"/>
              </w:rPr>
              <w:t>Must to change login password upon first login for each user.</w:t>
            </w:r>
          </w:p>
        </w:tc>
        <w:tc>
          <w:tcPr>
            <w:tcW w:w="992" w:type="dxa"/>
          </w:tcPr>
          <w:p w14:paraId="538D6889" w14:textId="4B336A79" w:rsidR="00F9090E" w:rsidRPr="00A722CA" w:rsidRDefault="009237C8" w:rsidP="00881F98">
            <w:pPr>
              <w:rPr>
                <w:rFonts w:cs="Arial"/>
              </w:rPr>
            </w:pPr>
            <w:r>
              <w:rPr>
                <w:rFonts w:cs="Arial"/>
              </w:rPr>
              <w:t>1</w:t>
            </w:r>
          </w:p>
        </w:tc>
        <w:tc>
          <w:tcPr>
            <w:tcW w:w="1985" w:type="dxa"/>
          </w:tcPr>
          <w:p w14:paraId="72F038E4" w14:textId="4784B213" w:rsidR="00F9090E" w:rsidRPr="00A722CA" w:rsidRDefault="00224500" w:rsidP="00881F98">
            <w:pPr>
              <w:rPr>
                <w:rFonts w:cs="Arial"/>
              </w:rPr>
            </w:pPr>
            <w:r>
              <w:rPr>
                <w:rFonts w:cs="Arial"/>
              </w:rPr>
              <w:t>QPA</w:t>
            </w:r>
          </w:p>
        </w:tc>
      </w:tr>
      <w:tr w:rsidR="00901AB6" w:rsidRPr="00A722CA" w14:paraId="340C74A9" w14:textId="77777777" w:rsidTr="00881F98">
        <w:tc>
          <w:tcPr>
            <w:tcW w:w="1271" w:type="dxa"/>
          </w:tcPr>
          <w:p w14:paraId="1EB1EA7D" w14:textId="028D8707" w:rsidR="00901AB6" w:rsidRPr="00A722CA" w:rsidRDefault="00901AB6" w:rsidP="00881F98">
            <w:pPr>
              <w:rPr>
                <w:rFonts w:cs="Arial"/>
              </w:rPr>
            </w:pPr>
            <w:r w:rsidRPr="00A722CA">
              <w:rPr>
                <w:rFonts w:cs="Arial"/>
              </w:rPr>
              <w:t>QPAC 6</w:t>
            </w:r>
          </w:p>
        </w:tc>
        <w:tc>
          <w:tcPr>
            <w:tcW w:w="5103" w:type="dxa"/>
          </w:tcPr>
          <w:p w14:paraId="2A7D874B" w14:textId="445066C5" w:rsidR="00901AB6" w:rsidRPr="00A722CA" w:rsidRDefault="00D33E50" w:rsidP="00881F98">
            <w:pPr>
              <w:rPr>
                <w:rFonts w:cs="Arial"/>
              </w:rPr>
            </w:pPr>
            <w:r w:rsidRPr="00A722CA">
              <w:rPr>
                <w:rFonts w:cs="Arial"/>
              </w:rPr>
              <w:t>Each Author shall create Questions in his/her own sandboxed access, i.e. one author shall not be able to view the questions created by other authors on the System.</w:t>
            </w:r>
          </w:p>
        </w:tc>
        <w:tc>
          <w:tcPr>
            <w:tcW w:w="992" w:type="dxa"/>
          </w:tcPr>
          <w:p w14:paraId="2CBBFF78" w14:textId="0E888358" w:rsidR="00901AB6" w:rsidRPr="00A722CA" w:rsidRDefault="009237C8" w:rsidP="00881F98">
            <w:pPr>
              <w:rPr>
                <w:rFonts w:cs="Arial"/>
              </w:rPr>
            </w:pPr>
            <w:r>
              <w:rPr>
                <w:rFonts w:cs="Arial"/>
              </w:rPr>
              <w:t>1</w:t>
            </w:r>
          </w:p>
        </w:tc>
        <w:tc>
          <w:tcPr>
            <w:tcW w:w="1985" w:type="dxa"/>
          </w:tcPr>
          <w:p w14:paraId="4344736A" w14:textId="48B0509A" w:rsidR="00901AB6" w:rsidRPr="00A722CA" w:rsidRDefault="00224500" w:rsidP="00881F98">
            <w:pPr>
              <w:rPr>
                <w:rFonts w:cs="Arial"/>
              </w:rPr>
            </w:pPr>
            <w:r>
              <w:rPr>
                <w:rFonts w:cs="Arial"/>
              </w:rPr>
              <w:t>QPA</w:t>
            </w:r>
          </w:p>
        </w:tc>
      </w:tr>
      <w:tr w:rsidR="00E7772D" w:rsidRPr="00A722CA" w14:paraId="0C7A3F50" w14:textId="77777777" w:rsidTr="00881F98">
        <w:tc>
          <w:tcPr>
            <w:tcW w:w="1271" w:type="dxa"/>
          </w:tcPr>
          <w:p w14:paraId="7E25C537" w14:textId="65E4CC0B" w:rsidR="00E7772D" w:rsidRPr="00A722CA" w:rsidRDefault="00E7772D" w:rsidP="00881F98">
            <w:pPr>
              <w:rPr>
                <w:rFonts w:cs="Arial"/>
              </w:rPr>
            </w:pPr>
            <w:r w:rsidRPr="00A722CA">
              <w:rPr>
                <w:rFonts w:cs="Arial"/>
              </w:rPr>
              <w:t>QPAC 7</w:t>
            </w:r>
          </w:p>
        </w:tc>
        <w:tc>
          <w:tcPr>
            <w:tcW w:w="5103" w:type="dxa"/>
          </w:tcPr>
          <w:p w14:paraId="0A0BD747" w14:textId="68FAF811" w:rsidR="00E7772D" w:rsidRPr="00A722CA" w:rsidRDefault="00F51F00" w:rsidP="00F22566">
            <w:pPr>
              <w:rPr>
                <w:rFonts w:cs="Arial"/>
              </w:rPr>
            </w:pPr>
            <w:r w:rsidRPr="00A722CA">
              <w:rPr>
                <w:rFonts w:cs="Arial"/>
              </w:rPr>
              <w:t>Each Author shall have an ability to upload the Answer Key for his/her specific QP.</w:t>
            </w:r>
          </w:p>
        </w:tc>
        <w:tc>
          <w:tcPr>
            <w:tcW w:w="992" w:type="dxa"/>
          </w:tcPr>
          <w:p w14:paraId="034E81DC" w14:textId="26238337" w:rsidR="00E7772D" w:rsidRPr="00A722CA" w:rsidRDefault="009237C8" w:rsidP="00881F98">
            <w:pPr>
              <w:rPr>
                <w:rFonts w:cs="Arial"/>
              </w:rPr>
            </w:pPr>
            <w:r>
              <w:rPr>
                <w:rFonts w:cs="Arial"/>
              </w:rPr>
              <w:t>1</w:t>
            </w:r>
          </w:p>
        </w:tc>
        <w:tc>
          <w:tcPr>
            <w:tcW w:w="1985" w:type="dxa"/>
          </w:tcPr>
          <w:p w14:paraId="75D877D6" w14:textId="2F110BA6" w:rsidR="00E7772D" w:rsidRPr="00A722CA" w:rsidRDefault="00224500" w:rsidP="00881F98">
            <w:pPr>
              <w:rPr>
                <w:rFonts w:cs="Arial"/>
              </w:rPr>
            </w:pPr>
            <w:r>
              <w:rPr>
                <w:rFonts w:cs="Arial"/>
              </w:rPr>
              <w:t>QPA</w:t>
            </w:r>
          </w:p>
        </w:tc>
      </w:tr>
      <w:tr w:rsidR="00BF52A3" w:rsidRPr="00A722CA" w14:paraId="3A999099" w14:textId="77777777" w:rsidTr="00881F98">
        <w:tc>
          <w:tcPr>
            <w:tcW w:w="1271" w:type="dxa"/>
          </w:tcPr>
          <w:p w14:paraId="0748F7B8" w14:textId="38E75F78" w:rsidR="00BF52A3" w:rsidRPr="00A722CA" w:rsidRDefault="00BF52A3" w:rsidP="00881F98">
            <w:pPr>
              <w:rPr>
                <w:rFonts w:cs="Arial"/>
              </w:rPr>
            </w:pPr>
            <w:r w:rsidRPr="00A722CA">
              <w:rPr>
                <w:rFonts w:cs="Arial"/>
              </w:rPr>
              <w:t>QPAC 8</w:t>
            </w:r>
          </w:p>
        </w:tc>
        <w:tc>
          <w:tcPr>
            <w:tcW w:w="5103" w:type="dxa"/>
          </w:tcPr>
          <w:p w14:paraId="155406A4" w14:textId="0C530C4D" w:rsidR="00BF52A3" w:rsidRPr="00A722CA" w:rsidRDefault="00BF52A3" w:rsidP="00BC017D">
            <w:pPr>
              <w:rPr>
                <w:rFonts w:cs="Arial"/>
              </w:rPr>
            </w:pPr>
            <w:r w:rsidRPr="00A722CA">
              <w:rPr>
                <w:rFonts w:cs="Arial"/>
              </w:rPr>
              <w:t>Candidate Console Preview</w:t>
            </w:r>
            <w:r w:rsidR="00C12C79" w:rsidRPr="00A722CA">
              <w:rPr>
                <w:rFonts w:cs="Arial"/>
              </w:rPr>
              <w:t xml:space="preserve"> shall be made available for the Proof Reader</w:t>
            </w:r>
            <w:r w:rsidR="005544FF" w:rsidRPr="00A722CA">
              <w:rPr>
                <w:rFonts w:cs="Arial"/>
              </w:rPr>
              <w:t xml:space="preserve"> to ensure that the questions are rendered properly on screen.</w:t>
            </w:r>
          </w:p>
        </w:tc>
        <w:tc>
          <w:tcPr>
            <w:tcW w:w="992" w:type="dxa"/>
          </w:tcPr>
          <w:p w14:paraId="538F8F47" w14:textId="3B6D89F5" w:rsidR="00BF52A3" w:rsidRPr="00A722CA" w:rsidRDefault="009237C8" w:rsidP="00881F98">
            <w:pPr>
              <w:rPr>
                <w:rFonts w:cs="Arial"/>
              </w:rPr>
            </w:pPr>
            <w:r>
              <w:rPr>
                <w:rFonts w:cs="Arial"/>
              </w:rPr>
              <w:t>1</w:t>
            </w:r>
          </w:p>
        </w:tc>
        <w:tc>
          <w:tcPr>
            <w:tcW w:w="1985" w:type="dxa"/>
          </w:tcPr>
          <w:p w14:paraId="45787E7E" w14:textId="3BF8A1C4" w:rsidR="00BF52A3" w:rsidRPr="00A722CA" w:rsidRDefault="00224500" w:rsidP="00881F98">
            <w:pPr>
              <w:rPr>
                <w:rFonts w:cs="Arial"/>
              </w:rPr>
            </w:pPr>
            <w:r>
              <w:rPr>
                <w:rFonts w:cs="Arial"/>
              </w:rPr>
              <w:t>QPA</w:t>
            </w:r>
          </w:p>
        </w:tc>
      </w:tr>
      <w:tr w:rsidR="00B23E10" w:rsidRPr="00A722CA" w14:paraId="69A780AA" w14:textId="77777777" w:rsidTr="00881F98">
        <w:tc>
          <w:tcPr>
            <w:tcW w:w="1271" w:type="dxa"/>
          </w:tcPr>
          <w:p w14:paraId="3D163811" w14:textId="045E5E20" w:rsidR="00B23E10" w:rsidRPr="00A722CA" w:rsidRDefault="00B23E10" w:rsidP="00881F98">
            <w:pPr>
              <w:rPr>
                <w:rFonts w:cs="Arial"/>
              </w:rPr>
            </w:pPr>
            <w:r w:rsidRPr="00A722CA">
              <w:rPr>
                <w:rFonts w:cs="Arial"/>
              </w:rPr>
              <w:t>QPAC 9</w:t>
            </w:r>
          </w:p>
        </w:tc>
        <w:tc>
          <w:tcPr>
            <w:tcW w:w="5103" w:type="dxa"/>
          </w:tcPr>
          <w:p w14:paraId="1351AC96" w14:textId="24DDF830" w:rsidR="00A00123" w:rsidRPr="00A722CA" w:rsidRDefault="00A00123" w:rsidP="00A00123">
            <w:pPr>
              <w:rPr>
                <w:rFonts w:cs="Arial"/>
              </w:rPr>
            </w:pPr>
            <w:r w:rsidRPr="00A722CA">
              <w:rPr>
                <w:rFonts w:cs="Arial"/>
              </w:rPr>
              <w:t xml:space="preserve">Once a QP is deemed completed </w:t>
            </w:r>
            <w:r w:rsidR="00E8157C" w:rsidRPr="00A722CA">
              <w:rPr>
                <w:rFonts w:cs="Arial"/>
              </w:rPr>
              <w:t>by an Author</w:t>
            </w:r>
            <w:r w:rsidR="00AF5894" w:rsidRPr="00A722CA">
              <w:rPr>
                <w:rFonts w:cs="Arial"/>
              </w:rPr>
              <w:t>, v</w:t>
            </w:r>
            <w:r w:rsidRPr="00A722CA">
              <w:rPr>
                <w:rFonts w:cs="Arial"/>
              </w:rPr>
              <w:t>alidation of designed QPs</w:t>
            </w:r>
            <w:r w:rsidR="00AF5894" w:rsidRPr="00A722CA">
              <w:rPr>
                <w:rFonts w:cs="Arial"/>
              </w:rPr>
              <w:t xml:space="preserve"> shall be done:</w:t>
            </w:r>
          </w:p>
          <w:p w14:paraId="1E33B619" w14:textId="77777777" w:rsidR="00F049C7" w:rsidRPr="00A722CA" w:rsidRDefault="00A00123" w:rsidP="002211A4">
            <w:pPr>
              <w:pStyle w:val="ListParagraph"/>
              <w:numPr>
                <w:ilvl w:val="0"/>
                <w:numId w:val="5"/>
              </w:numPr>
              <w:rPr>
                <w:rFonts w:cs="Arial"/>
              </w:rPr>
            </w:pPr>
            <w:r w:rsidRPr="00A722CA">
              <w:rPr>
                <w:rFonts w:cs="Arial"/>
              </w:rPr>
              <w:t>Automatic</w:t>
            </w:r>
            <w:r w:rsidR="00AF5894" w:rsidRPr="00A722CA">
              <w:rPr>
                <w:rFonts w:cs="Arial"/>
              </w:rPr>
              <w:t xml:space="preserve"> validation shall be done on</w:t>
            </w:r>
            <w:r w:rsidRPr="00A722CA">
              <w:rPr>
                <w:rFonts w:cs="Arial"/>
              </w:rPr>
              <w:t xml:space="preserve"> total sections, questions, question type, scores etc</w:t>
            </w:r>
            <w:r w:rsidR="00AF5894" w:rsidRPr="00A722CA">
              <w:rPr>
                <w:rFonts w:cs="Arial"/>
              </w:rPr>
              <w:t>.</w:t>
            </w:r>
          </w:p>
          <w:p w14:paraId="1871BDA5" w14:textId="61B168D6" w:rsidR="00B23E10" w:rsidRPr="00A722CA" w:rsidRDefault="00A00123" w:rsidP="002211A4">
            <w:pPr>
              <w:pStyle w:val="ListParagraph"/>
              <w:numPr>
                <w:ilvl w:val="0"/>
                <w:numId w:val="5"/>
              </w:numPr>
              <w:rPr>
                <w:rFonts w:cs="Arial"/>
              </w:rPr>
            </w:pPr>
            <w:r w:rsidRPr="00A722CA">
              <w:rPr>
                <w:rFonts w:cs="Arial"/>
              </w:rPr>
              <w:t>Manual</w:t>
            </w:r>
            <w:r w:rsidR="00F049C7" w:rsidRPr="00A722CA">
              <w:rPr>
                <w:rFonts w:cs="Arial"/>
              </w:rPr>
              <w:t xml:space="preserve"> validation shall be done by </w:t>
            </w:r>
            <w:r w:rsidR="00CE2B4E" w:rsidRPr="00A722CA">
              <w:rPr>
                <w:rFonts w:cs="Arial"/>
              </w:rPr>
              <w:t>Proof Reader as described above, i.e.</w:t>
            </w:r>
            <w:r w:rsidRPr="00A722CA">
              <w:rPr>
                <w:rFonts w:cs="Arial"/>
              </w:rPr>
              <w:t xml:space="preserve"> Candidate Console Layout, Question to Image mapping etc</w:t>
            </w:r>
            <w:r w:rsidR="00CE2B4E" w:rsidRPr="00A722CA">
              <w:rPr>
                <w:rFonts w:cs="Arial"/>
              </w:rPr>
              <w:t>.</w:t>
            </w:r>
          </w:p>
        </w:tc>
        <w:tc>
          <w:tcPr>
            <w:tcW w:w="992" w:type="dxa"/>
          </w:tcPr>
          <w:p w14:paraId="5E8511C5" w14:textId="74523F96" w:rsidR="00B23E10" w:rsidRPr="00A722CA" w:rsidRDefault="009237C8" w:rsidP="00881F98">
            <w:pPr>
              <w:rPr>
                <w:rFonts w:cs="Arial"/>
              </w:rPr>
            </w:pPr>
            <w:r>
              <w:rPr>
                <w:rFonts w:cs="Arial"/>
              </w:rPr>
              <w:t>1</w:t>
            </w:r>
          </w:p>
        </w:tc>
        <w:tc>
          <w:tcPr>
            <w:tcW w:w="1985" w:type="dxa"/>
          </w:tcPr>
          <w:p w14:paraId="3207A090" w14:textId="4C62BA76" w:rsidR="00B23E10" w:rsidRPr="00A722CA" w:rsidRDefault="00224500" w:rsidP="00881F98">
            <w:pPr>
              <w:rPr>
                <w:rFonts w:cs="Arial"/>
              </w:rPr>
            </w:pPr>
            <w:r>
              <w:rPr>
                <w:rFonts w:cs="Arial"/>
              </w:rPr>
              <w:t>QPA</w:t>
            </w:r>
          </w:p>
        </w:tc>
      </w:tr>
      <w:tr w:rsidR="009C7A01" w:rsidRPr="00A722CA" w14:paraId="333586B9" w14:textId="77777777" w:rsidTr="00881F98">
        <w:tc>
          <w:tcPr>
            <w:tcW w:w="1271" w:type="dxa"/>
          </w:tcPr>
          <w:p w14:paraId="30C2246A" w14:textId="77774428" w:rsidR="009C7A01" w:rsidRPr="00A722CA" w:rsidRDefault="009C7A01" w:rsidP="009C7A01">
            <w:pPr>
              <w:rPr>
                <w:rFonts w:cs="Arial"/>
              </w:rPr>
            </w:pPr>
            <w:r w:rsidRPr="00A722CA">
              <w:rPr>
                <w:rFonts w:cs="Arial"/>
              </w:rPr>
              <w:t>QPAC 10</w:t>
            </w:r>
          </w:p>
        </w:tc>
        <w:tc>
          <w:tcPr>
            <w:tcW w:w="5103" w:type="dxa"/>
          </w:tcPr>
          <w:p w14:paraId="22FBC509" w14:textId="62E95D3A" w:rsidR="009C7A01" w:rsidRPr="00A722CA" w:rsidRDefault="009C7A01" w:rsidP="009C7A01">
            <w:pPr>
              <w:rPr>
                <w:rFonts w:cs="Arial"/>
              </w:rPr>
            </w:pPr>
            <w:r w:rsidRPr="00A722CA">
              <w:rPr>
                <w:rFonts w:cs="Arial"/>
              </w:rPr>
              <w:t>QP shall be translated into desired languages by the Translator(s).</w:t>
            </w:r>
          </w:p>
        </w:tc>
        <w:tc>
          <w:tcPr>
            <w:tcW w:w="992" w:type="dxa"/>
          </w:tcPr>
          <w:p w14:paraId="2FC2AB89" w14:textId="125E578E" w:rsidR="009C7A01" w:rsidRPr="00A722CA" w:rsidRDefault="009237C8" w:rsidP="009C7A01">
            <w:pPr>
              <w:rPr>
                <w:rFonts w:cs="Arial"/>
              </w:rPr>
            </w:pPr>
            <w:r>
              <w:rPr>
                <w:rFonts w:cs="Arial"/>
              </w:rPr>
              <w:t>1</w:t>
            </w:r>
          </w:p>
        </w:tc>
        <w:tc>
          <w:tcPr>
            <w:tcW w:w="1985" w:type="dxa"/>
          </w:tcPr>
          <w:p w14:paraId="5A3B6243" w14:textId="02982E0B" w:rsidR="009C7A01" w:rsidRPr="00A722CA" w:rsidRDefault="00224500" w:rsidP="009C7A01">
            <w:pPr>
              <w:rPr>
                <w:rFonts w:cs="Arial"/>
              </w:rPr>
            </w:pPr>
            <w:r>
              <w:rPr>
                <w:rFonts w:cs="Arial"/>
              </w:rPr>
              <w:t>QPA</w:t>
            </w:r>
          </w:p>
        </w:tc>
      </w:tr>
      <w:tr w:rsidR="009C7A01" w:rsidRPr="00A722CA" w14:paraId="37B78737" w14:textId="77777777" w:rsidTr="00881F98">
        <w:tc>
          <w:tcPr>
            <w:tcW w:w="1271" w:type="dxa"/>
          </w:tcPr>
          <w:p w14:paraId="48BB77B3" w14:textId="357EB522" w:rsidR="009C7A01" w:rsidRPr="00A722CA" w:rsidRDefault="009C7A01" w:rsidP="009C7A01">
            <w:pPr>
              <w:rPr>
                <w:rFonts w:cs="Arial"/>
              </w:rPr>
            </w:pPr>
            <w:r w:rsidRPr="00A722CA">
              <w:rPr>
                <w:rFonts w:cs="Arial"/>
              </w:rPr>
              <w:t>QPAC 11</w:t>
            </w:r>
          </w:p>
        </w:tc>
        <w:tc>
          <w:tcPr>
            <w:tcW w:w="5103" w:type="dxa"/>
          </w:tcPr>
          <w:p w14:paraId="5AEBEF5C" w14:textId="51AC3AF7" w:rsidR="009C7A01" w:rsidRPr="00A722CA" w:rsidRDefault="009C7A01" w:rsidP="009C7A01">
            <w:pPr>
              <w:rPr>
                <w:rFonts w:cs="Arial"/>
              </w:rPr>
            </w:pPr>
            <w:r w:rsidRPr="00A722CA">
              <w:rPr>
                <w:rFonts w:cs="Arial"/>
              </w:rPr>
              <w:t>The Proof Reader shall review and give final approval to QPs.</w:t>
            </w:r>
          </w:p>
        </w:tc>
        <w:tc>
          <w:tcPr>
            <w:tcW w:w="992" w:type="dxa"/>
          </w:tcPr>
          <w:p w14:paraId="284A7464" w14:textId="48519204" w:rsidR="009C7A01" w:rsidRPr="00A722CA" w:rsidRDefault="009237C8" w:rsidP="009C7A01">
            <w:pPr>
              <w:rPr>
                <w:rFonts w:cs="Arial"/>
              </w:rPr>
            </w:pPr>
            <w:r>
              <w:rPr>
                <w:rFonts w:cs="Arial"/>
              </w:rPr>
              <w:t>1</w:t>
            </w:r>
          </w:p>
        </w:tc>
        <w:tc>
          <w:tcPr>
            <w:tcW w:w="1985" w:type="dxa"/>
          </w:tcPr>
          <w:p w14:paraId="4B5FDD3F" w14:textId="232B0210" w:rsidR="009C7A01" w:rsidRPr="00A722CA" w:rsidRDefault="00224500" w:rsidP="009C7A01">
            <w:pPr>
              <w:rPr>
                <w:rFonts w:cs="Arial"/>
              </w:rPr>
            </w:pPr>
            <w:r>
              <w:rPr>
                <w:rFonts w:cs="Arial"/>
              </w:rPr>
              <w:t>QPA</w:t>
            </w:r>
          </w:p>
        </w:tc>
      </w:tr>
      <w:tr w:rsidR="009C7A01" w:rsidRPr="00A722CA" w14:paraId="3E968F9A" w14:textId="77777777" w:rsidTr="00881F98">
        <w:tc>
          <w:tcPr>
            <w:tcW w:w="1271" w:type="dxa"/>
          </w:tcPr>
          <w:p w14:paraId="7F942813" w14:textId="58F7A3E7" w:rsidR="009C7A01" w:rsidRPr="00A722CA" w:rsidRDefault="009C7A01" w:rsidP="009C7A01">
            <w:pPr>
              <w:rPr>
                <w:rFonts w:cs="Arial"/>
              </w:rPr>
            </w:pPr>
            <w:r w:rsidRPr="00A722CA">
              <w:rPr>
                <w:rFonts w:cs="Arial"/>
              </w:rPr>
              <w:t>QPAC 12</w:t>
            </w:r>
          </w:p>
        </w:tc>
        <w:tc>
          <w:tcPr>
            <w:tcW w:w="5103" w:type="dxa"/>
          </w:tcPr>
          <w:p w14:paraId="71D25C3B" w14:textId="2B09784D" w:rsidR="009C7A01" w:rsidRPr="00A722CA" w:rsidRDefault="00D61763" w:rsidP="009C7A01">
            <w:pPr>
              <w:rPr>
                <w:rFonts w:cs="Arial"/>
              </w:rPr>
            </w:pPr>
            <w:r w:rsidRPr="00A722CA">
              <w:rPr>
                <w:rFonts w:cs="Arial"/>
              </w:rPr>
              <w:t>The System shall have a provision</w:t>
            </w:r>
            <w:r w:rsidR="006110DB" w:rsidRPr="00A722CA">
              <w:rPr>
                <w:rFonts w:cs="Arial"/>
              </w:rPr>
              <w:t xml:space="preserve"> for the Customer User with Publisher role</w:t>
            </w:r>
            <w:r w:rsidRPr="00A722CA">
              <w:rPr>
                <w:rFonts w:cs="Arial"/>
              </w:rPr>
              <w:t xml:space="preserve">, </w:t>
            </w:r>
            <w:r w:rsidR="009C7A01" w:rsidRPr="00A722CA">
              <w:rPr>
                <w:rFonts w:cs="Arial"/>
              </w:rPr>
              <w:t>‘X’ hours before CBT,</w:t>
            </w:r>
            <w:r w:rsidR="006110DB" w:rsidRPr="00A722CA">
              <w:rPr>
                <w:rFonts w:cs="Arial"/>
              </w:rPr>
              <w:t xml:space="preserve"> to set a Security PIN</w:t>
            </w:r>
            <w:r w:rsidR="009C7A01" w:rsidRPr="00A722CA">
              <w:rPr>
                <w:rFonts w:cs="Arial"/>
              </w:rPr>
              <w:t xml:space="preserve"> </w:t>
            </w:r>
            <w:r w:rsidRPr="00A722CA">
              <w:rPr>
                <w:rFonts w:cs="Arial"/>
              </w:rPr>
              <w:t xml:space="preserve">for the </w:t>
            </w:r>
            <w:r w:rsidR="009C7A01" w:rsidRPr="00A722CA">
              <w:rPr>
                <w:rFonts w:cs="Arial"/>
              </w:rPr>
              <w:t xml:space="preserve">encrypted QP </w:t>
            </w:r>
            <w:r w:rsidR="006110DB" w:rsidRPr="00A722CA">
              <w:rPr>
                <w:rFonts w:cs="Arial"/>
              </w:rPr>
              <w:t xml:space="preserve">and </w:t>
            </w:r>
            <w:r w:rsidR="009C7A01" w:rsidRPr="00A722CA">
              <w:rPr>
                <w:rFonts w:cs="Arial"/>
              </w:rPr>
              <w:t>upload to Central Cloud Server (CCS) over VPN with help of EDUTEST personnel</w:t>
            </w:r>
          </w:p>
        </w:tc>
        <w:tc>
          <w:tcPr>
            <w:tcW w:w="992" w:type="dxa"/>
          </w:tcPr>
          <w:p w14:paraId="2E29430A" w14:textId="7C5B7C77" w:rsidR="009C7A01" w:rsidRPr="00A722CA" w:rsidRDefault="009237C8" w:rsidP="009C7A01">
            <w:pPr>
              <w:rPr>
                <w:rFonts w:cs="Arial"/>
              </w:rPr>
            </w:pPr>
            <w:r>
              <w:rPr>
                <w:rFonts w:cs="Arial"/>
              </w:rPr>
              <w:t>1</w:t>
            </w:r>
          </w:p>
        </w:tc>
        <w:tc>
          <w:tcPr>
            <w:tcW w:w="1985" w:type="dxa"/>
          </w:tcPr>
          <w:p w14:paraId="7FFD96FE" w14:textId="4BEC74F7" w:rsidR="009C7A01" w:rsidRPr="00A722CA" w:rsidRDefault="00224500" w:rsidP="00224500">
            <w:pPr>
              <w:rPr>
                <w:rFonts w:cs="Arial"/>
              </w:rPr>
            </w:pPr>
            <w:r>
              <w:rPr>
                <w:rFonts w:cs="Arial"/>
              </w:rPr>
              <w:t>QPD, QPA</w:t>
            </w:r>
          </w:p>
        </w:tc>
      </w:tr>
      <w:tr w:rsidR="009C7A01" w:rsidRPr="00A722CA" w14:paraId="1F766860" w14:textId="77777777" w:rsidTr="00881F98">
        <w:tc>
          <w:tcPr>
            <w:tcW w:w="1271" w:type="dxa"/>
          </w:tcPr>
          <w:p w14:paraId="07737E0A" w14:textId="2F57CADB" w:rsidR="009C7A01" w:rsidRPr="00A722CA" w:rsidRDefault="009C7A01" w:rsidP="009C7A01">
            <w:pPr>
              <w:rPr>
                <w:rFonts w:cs="Arial"/>
              </w:rPr>
            </w:pPr>
            <w:r w:rsidRPr="00A722CA">
              <w:rPr>
                <w:rFonts w:cs="Arial"/>
              </w:rPr>
              <w:t>QPAC 13</w:t>
            </w:r>
          </w:p>
        </w:tc>
        <w:tc>
          <w:tcPr>
            <w:tcW w:w="5103" w:type="dxa"/>
          </w:tcPr>
          <w:p w14:paraId="74B6ED0B" w14:textId="2451A0BA" w:rsidR="009C7A01" w:rsidRPr="00A722CA" w:rsidRDefault="009C7A01" w:rsidP="009C7A01">
            <w:pPr>
              <w:rPr>
                <w:rFonts w:cs="Arial"/>
              </w:rPr>
            </w:pPr>
            <w:r w:rsidRPr="00A722CA">
              <w:rPr>
                <w:rFonts w:cs="Arial"/>
              </w:rPr>
              <w:t>QP content integrity to be validated upon uploading to CCS</w:t>
            </w:r>
          </w:p>
        </w:tc>
        <w:tc>
          <w:tcPr>
            <w:tcW w:w="992" w:type="dxa"/>
          </w:tcPr>
          <w:p w14:paraId="28B0ADAB" w14:textId="5CC2D957" w:rsidR="009C7A01" w:rsidRPr="00A722CA" w:rsidRDefault="009237C8" w:rsidP="009C7A01">
            <w:pPr>
              <w:rPr>
                <w:rFonts w:cs="Arial"/>
              </w:rPr>
            </w:pPr>
            <w:r>
              <w:rPr>
                <w:rFonts w:cs="Arial"/>
              </w:rPr>
              <w:t>1</w:t>
            </w:r>
          </w:p>
        </w:tc>
        <w:tc>
          <w:tcPr>
            <w:tcW w:w="1985" w:type="dxa"/>
          </w:tcPr>
          <w:p w14:paraId="1D03378A" w14:textId="495004DE" w:rsidR="009C7A01" w:rsidRPr="00A722CA" w:rsidRDefault="00224500" w:rsidP="009C7A01">
            <w:pPr>
              <w:rPr>
                <w:rFonts w:cs="Arial"/>
              </w:rPr>
            </w:pPr>
            <w:r>
              <w:rPr>
                <w:rFonts w:cs="Arial"/>
              </w:rPr>
              <w:t>QPA</w:t>
            </w:r>
          </w:p>
        </w:tc>
      </w:tr>
      <w:tr w:rsidR="009C7A01" w:rsidRPr="00A722CA" w14:paraId="1F9F8159" w14:textId="77777777" w:rsidTr="00881F98">
        <w:tc>
          <w:tcPr>
            <w:tcW w:w="1271" w:type="dxa"/>
          </w:tcPr>
          <w:p w14:paraId="449EEBC5" w14:textId="54A36C42" w:rsidR="009C7A01" w:rsidRPr="00A722CA" w:rsidRDefault="00071FBE" w:rsidP="009C7A01">
            <w:pPr>
              <w:rPr>
                <w:rFonts w:cs="Arial"/>
              </w:rPr>
            </w:pPr>
            <w:r w:rsidRPr="00A722CA">
              <w:rPr>
                <w:rFonts w:cs="Arial"/>
              </w:rPr>
              <w:t>QPAC 14</w:t>
            </w:r>
          </w:p>
        </w:tc>
        <w:tc>
          <w:tcPr>
            <w:tcW w:w="5103" w:type="dxa"/>
          </w:tcPr>
          <w:p w14:paraId="1FC7ABD3" w14:textId="0FC87AF5" w:rsidR="009C7A01" w:rsidRPr="00A722CA" w:rsidRDefault="00311BDC" w:rsidP="008F5F23">
            <w:pPr>
              <w:rPr>
                <w:rFonts w:cs="Arial"/>
              </w:rPr>
            </w:pPr>
            <w:r w:rsidRPr="00A722CA">
              <w:rPr>
                <w:rFonts w:cs="Arial"/>
              </w:rPr>
              <w:t xml:space="preserve">QP PIN (Up to 6 digit/alphanumeric) to be </w:t>
            </w:r>
            <w:r w:rsidR="00FF1606" w:rsidRPr="00A722CA">
              <w:rPr>
                <w:rFonts w:cs="Arial"/>
              </w:rPr>
              <w:t>revealed</w:t>
            </w:r>
            <w:r w:rsidRPr="00A722CA">
              <w:rPr>
                <w:rFonts w:cs="Arial"/>
              </w:rPr>
              <w:t xml:space="preserve"> ‘Y’ minutes before start of CBT, to be communicated downstream from the Publisher to </w:t>
            </w:r>
            <w:r w:rsidRPr="00A722CA">
              <w:rPr>
                <w:rFonts w:cs="Arial"/>
              </w:rPr>
              <w:lastRenderedPageBreak/>
              <w:t xml:space="preserve">Candidates </w:t>
            </w:r>
            <w:r w:rsidR="00FF1606" w:rsidRPr="00A722CA">
              <w:rPr>
                <w:rFonts w:cs="Arial"/>
              </w:rPr>
              <w:t xml:space="preserve">(through multiple channels like call and/or SMS to </w:t>
            </w:r>
            <w:proofErr w:type="spellStart"/>
            <w:r w:rsidR="00FF1606" w:rsidRPr="00A722CA">
              <w:rPr>
                <w:rFonts w:cs="Arial"/>
              </w:rPr>
              <w:t>Center</w:t>
            </w:r>
            <w:proofErr w:type="spellEnd"/>
            <w:r w:rsidR="00FF1606" w:rsidRPr="00A722CA">
              <w:rPr>
                <w:rFonts w:cs="Arial"/>
              </w:rPr>
              <w:t xml:space="preserve"> IT Manager) </w:t>
            </w:r>
            <w:r w:rsidRPr="00A722CA">
              <w:rPr>
                <w:rFonts w:cs="Arial"/>
              </w:rPr>
              <w:t>to enable them decrypt and open the QP</w:t>
            </w:r>
            <w:r w:rsidR="001340E0" w:rsidRPr="00A722CA">
              <w:rPr>
                <w:rFonts w:cs="Arial"/>
              </w:rPr>
              <w:t>.</w:t>
            </w:r>
          </w:p>
        </w:tc>
        <w:tc>
          <w:tcPr>
            <w:tcW w:w="992" w:type="dxa"/>
          </w:tcPr>
          <w:p w14:paraId="4A178D87" w14:textId="3A18BF0A" w:rsidR="009C7A01" w:rsidRPr="00A722CA" w:rsidRDefault="009237C8" w:rsidP="009C7A01">
            <w:pPr>
              <w:rPr>
                <w:rFonts w:cs="Arial"/>
              </w:rPr>
            </w:pPr>
            <w:r>
              <w:rPr>
                <w:rFonts w:cs="Arial"/>
              </w:rPr>
              <w:lastRenderedPageBreak/>
              <w:t>1</w:t>
            </w:r>
          </w:p>
        </w:tc>
        <w:tc>
          <w:tcPr>
            <w:tcW w:w="1985" w:type="dxa"/>
          </w:tcPr>
          <w:p w14:paraId="049D3FA6" w14:textId="1DD78A06" w:rsidR="009C7A01" w:rsidRPr="00A722CA" w:rsidRDefault="00224500" w:rsidP="009C7A01">
            <w:pPr>
              <w:rPr>
                <w:rFonts w:cs="Arial"/>
              </w:rPr>
            </w:pPr>
            <w:r>
              <w:rPr>
                <w:rFonts w:cs="Arial"/>
              </w:rPr>
              <w:t>QPA</w:t>
            </w:r>
          </w:p>
        </w:tc>
      </w:tr>
      <w:tr w:rsidR="00426FBD" w:rsidRPr="00A722CA" w14:paraId="26AF42D9" w14:textId="77777777" w:rsidTr="00881F98">
        <w:tc>
          <w:tcPr>
            <w:tcW w:w="1271" w:type="dxa"/>
          </w:tcPr>
          <w:p w14:paraId="45B3928B" w14:textId="4E443BE8" w:rsidR="00426FBD" w:rsidRPr="00A722CA" w:rsidRDefault="00426FBD" w:rsidP="009C7A01">
            <w:pPr>
              <w:rPr>
                <w:rFonts w:cs="Arial"/>
              </w:rPr>
            </w:pPr>
            <w:r>
              <w:rPr>
                <w:rFonts w:cs="Arial"/>
              </w:rPr>
              <w:lastRenderedPageBreak/>
              <w:t>QPAC 15</w:t>
            </w:r>
          </w:p>
        </w:tc>
        <w:tc>
          <w:tcPr>
            <w:tcW w:w="5103" w:type="dxa"/>
          </w:tcPr>
          <w:p w14:paraId="1509B770" w14:textId="60D1D2B0" w:rsidR="00426FBD" w:rsidRPr="00A722CA" w:rsidRDefault="00426FBD" w:rsidP="008F5F23">
            <w:pPr>
              <w:rPr>
                <w:rFonts w:cs="Arial"/>
              </w:rPr>
            </w:pPr>
            <w:r>
              <w:rPr>
                <w:rFonts w:cs="Arial"/>
              </w:rPr>
              <w:t>There shall be an EDUTEST Admin User account be created on the Question Paper Authoring Tool that shall have the ability to reset the password of any of the user accounts on the System. The password of this account may be shared with appropriate personnel of Customer should a User forget his/her password and needs a reset in case of an emergency.</w:t>
            </w:r>
          </w:p>
        </w:tc>
        <w:tc>
          <w:tcPr>
            <w:tcW w:w="992" w:type="dxa"/>
          </w:tcPr>
          <w:p w14:paraId="30CF0E78" w14:textId="5F5CDC27" w:rsidR="00426FBD" w:rsidRDefault="00D349F7" w:rsidP="009C7A01">
            <w:pPr>
              <w:rPr>
                <w:rFonts w:cs="Arial"/>
              </w:rPr>
            </w:pPr>
            <w:r>
              <w:rPr>
                <w:rFonts w:cs="Arial"/>
              </w:rPr>
              <w:t>1</w:t>
            </w:r>
          </w:p>
        </w:tc>
        <w:tc>
          <w:tcPr>
            <w:tcW w:w="1985" w:type="dxa"/>
          </w:tcPr>
          <w:p w14:paraId="126ACFB6" w14:textId="080EFB93" w:rsidR="00426FBD" w:rsidRDefault="00D349F7" w:rsidP="009C7A01">
            <w:pPr>
              <w:rPr>
                <w:rFonts w:cs="Arial"/>
              </w:rPr>
            </w:pPr>
            <w:r>
              <w:rPr>
                <w:rFonts w:cs="Arial"/>
              </w:rPr>
              <w:t>QPA</w:t>
            </w:r>
          </w:p>
        </w:tc>
      </w:tr>
    </w:tbl>
    <w:p w14:paraId="222258BF" w14:textId="77777777" w:rsidR="007B03E7" w:rsidRPr="00A722CA" w:rsidRDefault="007B03E7" w:rsidP="00576E70"/>
    <w:p w14:paraId="1AB34C4A" w14:textId="039BEFCD" w:rsidR="007B03E7" w:rsidRPr="00A722CA" w:rsidRDefault="007B03E7" w:rsidP="007B03E7">
      <w:pPr>
        <w:pStyle w:val="Heading2"/>
        <w:rPr>
          <w:rFonts w:cs="Arial"/>
        </w:rPr>
      </w:pPr>
      <w:bookmarkStart w:id="175" w:name="_Toc19801108"/>
      <w:bookmarkStart w:id="176" w:name="_Toc20317963"/>
      <w:r w:rsidRPr="00A722CA">
        <w:rPr>
          <w:rFonts w:cs="Arial"/>
        </w:rPr>
        <w:t>CBT Question Paper Authoring by EDUTEST (QPAE)</w:t>
      </w:r>
      <w:bookmarkEnd w:id="175"/>
      <w:bookmarkEnd w:id="176"/>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7B03E7" w:rsidRPr="00A722CA" w14:paraId="1F1F86D4" w14:textId="77777777" w:rsidTr="00EC7F7A">
        <w:tc>
          <w:tcPr>
            <w:tcW w:w="1271" w:type="dxa"/>
            <w:shd w:val="clear" w:color="auto" w:fill="BFBFBF" w:themeFill="background1" w:themeFillShade="BF"/>
          </w:tcPr>
          <w:p w14:paraId="6B826F7F" w14:textId="77777777" w:rsidR="007B03E7" w:rsidRPr="00A722CA" w:rsidRDefault="007B03E7" w:rsidP="00EC7F7A">
            <w:pPr>
              <w:rPr>
                <w:rFonts w:cs="Arial"/>
                <w:b/>
              </w:rPr>
            </w:pPr>
            <w:r w:rsidRPr="00A722CA">
              <w:rPr>
                <w:rFonts w:cs="Arial"/>
                <w:b/>
              </w:rPr>
              <w:t>ID</w:t>
            </w:r>
          </w:p>
        </w:tc>
        <w:tc>
          <w:tcPr>
            <w:tcW w:w="5103" w:type="dxa"/>
            <w:shd w:val="clear" w:color="auto" w:fill="BFBFBF" w:themeFill="background1" w:themeFillShade="BF"/>
          </w:tcPr>
          <w:p w14:paraId="05FC5952" w14:textId="77777777" w:rsidR="007B03E7" w:rsidRPr="00A722CA" w:rsidRDefault="007B03E7" w:rsidP="00EC7F7A">
            <w:pPr>
              <w:rPr>
                <w:rFonts w:cs="Arial"/>
                <w:b/>
              </w:rPr>
            </w:pPr>
            <w:r w:rsidRPr="00A722CA">
              <w:rPr>
                <w:rFonts w:cs="Arial"/>
                <w:b/>
              </w:rPr>
              <w:t>Requirement</w:t>
            </w:r>
          </w:p>
        </w:tc>
        <w:tc>
          <w:tcPr>
            <w:tcW w:w="992" w:type="dxa"/>
            <w:shd w:val="clear" w:color="auto" w:fill="BFBFBF" w:themeFill="background1" w:themeFillShade="BF"/>
          </w:tcPr>
          <w:p w14:paraId="3CFB4DC5" w14:textId="77777777" w:rsidR="007B03E7" w:rsidRPr="00A722CA" w:rsidRDefault="007B03E7" w:rsidP="00EC7F7A">
            <w:pPr>
              <w:rPr>
                <w:rFonts w:cs="Arial"/>
                <w:b/>
              </w:rPr>
            </w:pPr>
            <w:r w:rsidRPr="00A722CA">
              <w:rPr>
                <w:rFonts w:cs="Arial"/>
                <w:b/>
              </w:rPr>
              <w:t>Priority</w:t>
            </w:r>
          </w:p>
        </w:tc>
        <w:tc>
          <w:tcPr>
            <w:tcW w:w="1985" w:type="dxa"/>
            <w:shd w:val="clear" w:color="auto" w:fill="BFBFBF" w:themeFill="background1" w:themeFillShade="BF"/>
          </w:tcPr>
          <w:p w14:paraId="0FE35423" w14:textId="63F3DD10" w:rsidR="007B03E7" w:rsidRPr="00A722CA" w:rsidRDefault="00312228" w:rsidP="00EC7F7A">
            <w:pPr>
              <w:rPr>
                <w:rFonts w:cs="Arial"/>
                <w:b/>
              </w:rPr>
            </w:pPr>
            <w:r>
              <w:rPr>
                <w:rFonts w:cs="Arial"/>
                <w:b/>
              </w:rPr>
              <w:t>Business Process Reference</w:t>
            </w:r>
          </w:p>
        </w:tc>
      </w:tr>
      <w:tr w:rsidR="007B03E7" w:rsidRPr="00A722CA" w14:paraId="57446199" w14:textId="77777777" w:rsidTr="00EC7F7A">
        <w:tc>
          <w:tcPr>
            <w:tcW w:w="1271" w:type="dxa"/>
          </w:tcPr>
          <w:p w14:paraId="17842AC4" w14:textId="512B45B0" w:rsidR="007B03E7" w:rsidRPr="00A722CA" w:rsidRDefault="00F00F95" w:rsidP="00EC7F7A">
            <w:pPr>
              <w:rPr>
                <w:rFonts w:cs="Arial"/>
              </w:rPr>
            </w:pPr>
            <w:r w:rsidRPr="00A722CA">
              <w:rPr>
                <w:rFonts w:cs="Arial"/>
              </w:rPr>
              <w:t>QPAE</w:t>
            </w:r>
            <w:r w:rsidR="007B03E7" w:rsidRPr="00A722CA">
              <w:rPr>
                <w:rFonts w:cs="Arial"/>
              </w:rPr>
              <w:t xml:space="preserve"> </w:t>
            </w:r>
            <w:del w:id="177" w:author="Rishi Choudhary" w:date="2021-01-16T17:58:00Z">
              <w:r w:rsidR="00EC7F7A" w:rsidRPr="00A722CA" w:rsidDel="0062188C">
                <w:rPr>
                  <w:rFonts w:cs="Arial"/>
                  <w:noProof/>
                </w:rPr>
                <w:fldChar w:fldCharType="begin"/>
              </w:r>
              <w:r w:rsidR="00EC7F7A" w:rsidRPr="00A722CA" w:rsidDel="0062188C">
                <w:rPr>
                  <w:rFonts w:cs="Arial"/>
                  <w:noProof/>
                </w:rPr>
                <w:delInstrText xml:space="preserve"> SEQ  RBAC \* MERGEFORMAT </w:delInstrText>
              </w:r>
              <w:r w:rsidR="00EC7F7A" w:rsidRPr="00A722CA" w:rsidDel="0062188C">
                <w:rPr>
                  <w:rFonts w:cs="Arial"/>
                  <w:noProof/>
                </w:rPr>
                <w:fldChar w:fldCharType="separate"/>
              </w:r>
              <w:r w:rsidR="00465B0B" w:rsidDel="0062188C">
                <w:rPr>
                  <w:rFonts w:cs="Arial"/>
                  <w:noProof/>
                </w:rPr>
                <w:delText>21</w:delText>
              </w:r>
              <w:r w:rsidR="00EC7F7A" w:rsidRPr="00A722CA" w:rsidDel="0062188C">
                <w:rPr>
                  <w:rFonts w:cs="Arial"/>
                  <w:noProof/>
                </w:rPr>
                <w:fldChar w:fldCharType="end"/>
              </w:r>
            </w:del>
            <w:ins w:id="178" w:author="Rishi Choudhary" w:date="2021-01-16T17:58:00Z">
              <w:r w:rsidR="0062188C">
                <w:rPr>
                  <w:rFonts w:cs="Arial"/>
                  <w:noProof/>
                </w:rPr>
                <w:t>1</w:t>
              </w:r>
            </w:ins>
          </w:p>
        </w:tc>
        <w:tc>
          <w:tcPr>
            <w:tcW w:w="5103" w:type="dxa"/>
          </w:tcPr>
          <w:p w14:paraId="44695A13" w14:textId="597FE702" w:rsidR="007B03E7" w:rsidRPr="00A722CA" w:rsidRDefault="00DF3F94" w:rsidP="00EC7F7A">
            <w:pPr>
              <w:rPr>
                <w:rFonts w:cs="Arial"/>
              </w:rPr>
            </w:pPr>
            <w:r w:rsidRPr="00A722CA">
              <w:rPr>
                <w:rFonts w:cs="Arial"/>
              </w:rPr>
              <w:t xml:space="preserve">The internal EDUTEST designated Authoring Team shall be able to perform all activities that may be performed by the Customer QP Authoring Team. In addition, the </w:t>
            </w:r>
            <w:r w:rsidR="007F3807" w:rsidRPr="00A722CA">
              <w:rPr>
                <w:rFonts w:cs="Arial"/>
              </w:rPr>
              <w:t>I</w:t>
            </w:r>
            <w:r w:rsidRPr="00A722CA">
              <w:rPr>
                <w:rFonts w:cs="Arial"/>
              </w:rPr>
              <w:t>nternal Team shall be able to perform few other activities.</w:t>
            </w:r>
          </w:p>
        </w:tc>
        <w:tc>
          <w:tcPr>
            <w:tcW w:w="992" w:type="dxa"/>
          </w:tcPr>
          <w:p w14:paraId="18B15F93" w14:textId="5AED7821" w:rsidR="007B03E7" w:rsidRPr="00A722CA" w:rsidRDefault="005B14D8" w:rsidP="00EC7F7A">
            <w:pPr>
              <w:rPr>
                <w:rFonts w:cs="Arial"/>
              </w:rPr>
            </w:pPr>
            <w:r>
              <w:rPr>
                <w:rFonts w:cs="Arial"/>
              </w:rPr>
              <w:t>1</w:t>
            </w:r>
          </w:p>
        </w:tc>
        <w:tc>
          <w:tcPr>
            <w:tcW w:w="1985" w:type="dxa"/>
          </w:tcPr>
          <w:p w14:paraId="67AC479E" w14:textId="4FF49D58" w:rsidR="007B03E7" w:rsidRPr="00A722CA" w:rsidRDefault="00224500" w:rsidP="00EC7F7A">
            <w:pPr>
              <w:rPr>
                <w:rFonts w:cs="Arial"/>
              </w:rPr>
            </w:pPr>
            <w:r>
              <w:rPr>
                <w:rFonts w:cs="Arial"/>
              </w:rPr>
              <w:t>QPD, QPA</w:t>
            </w:r>
          </w:p>
        </w:tc>
      </w:tr>
      <w:tr w:rsidR="007B03E7" w:rsidRPr="00A722CA" w14:paraId="0CE74B15" w14:textId="77777777" w:rsidTr="00EC7F7A">
        <w:tc>
          <w:tcPr>
            <w:tcW w:w="1271" w:type="dxa"/>
          </w:tcPr>
          <w:p w14:paraId="75610551" w14:textId="7165FFC0" w:rsidR="007B03E7" w:rsidRPr="00A722CA" w:rsidRDefault="00DF3F94" w:rsidP="00EC7F7A">
            <w:pPr>
              <w:rPr>
                <w:rFonts w:cs="Arial"/>
              </w:rPr>
            </w:pPr>
            <w:r w:rsidRPr="00A722CA">
              <w:rPr>
                <w:rFonts w:cs="Arial"/>
              </w:rPr>
              <w:t>QPAE 2</w:t>
            </w:r>
          </w:p>
        </w:tc>
        <w:tc>
          <w:tcPr>
            <w:tcW w:w="5103" w:type="dxa"/>
          </w:tcPr>
          <w:p w14:paraId="2615F35B" w14:textId="3498D14A" w:rsidR="007B03E7" w:rsidRPr="00A722CA" w:rsidRDefault="00B93152" w:rsidP="00EC7F7A">
            <w:pPr>
              <w:rPr>
                <w:rFonts w:cs="Arial"/>
              </w:rPr>
            </w:pPr>
            <w:r w:rsidRPr="00A722CA">
              <w:rPr>
                <w:rFonts w:cs="Arial"/>
              </w:rPr>
              <w:t>All Questions may be added to Internal Question Bank upon Authoring.</w:t>
            </w:r>
          </w:p>
        </w:tc>
        <w:tc>
          <w:tcPr>
            <w:tcW w:w="992" w:type="dxa"/>
          </w:tcPr>
          <w:p w14:paraId="3325B882" w14:textId="6326829F" w:rsidR="007B03E7" w:rsidRPr="00A722CA" w:rsidRDefault="005B14D8" w:rsidP="00EC7F7A">
            <w:pPr>
              <w:rPr>
                <w:rFonts w:cs="Arial"/>
              </w:rPr>
            </w:pPr>
            <w:r>
              <w:rPr>
                <w:rFonts w:cs="Arial"/>
              </w:rPr>
              <w:t>1</w:t>
            </w:r>
          </w:p>
        </w:tc>
        <w:tc>
          <w:tcPr>
            <w:tcW w:w="1985" w:type="dxa"/>
          </w:tcPr>
          <w:p w14:paraId="492433E2" w14:textId="76450DDC" w:rsidR="007B03E7" w:rsidRPr="00A722CA" w:rsidRDefault="00224500" w:rsidP="00EC7F7A">
            <w:pPr>
              <w:rPr>
                <w:rFonts w:cs="Arial"/>
              </w:rPr>
            </w:pPr>
            <w:r>
              <w:rPr>
                <w:rFonts w:cs="Arial"/>
              </w:rPr>
              <w:t>QPD, QPA</w:t>
            </w:r>
          </w:p>
        </w:tc>
      </w:tr>
      <w:tr w:rsidR="00B93152" w:rsidRPr="00A722CA" w14:paraId="21543997" w14:textId="77777777" w:rsidTr="00EC7F7A">
        <w:tc>
          <w:tcPr>
            <w:tcW w:w="1271" w:type="dxa"/>
          </w:tcPr>
          <w:p w14:paraId="33023BE0" w14:textId="26135012" w:rsidR="00B93152" w:rsidRPr="00A722CA" w:rsidRDefault="00B93152" w:rsidP="00EC7F7A">
            <w:pPr>
              <w:rPr>
                <w:rFonts w:cs="Arial"/>
              </w:rPr>
            </w:pPr>
            <w:r w:rsidRPr="00A722CA">
              <w:rPr>
                <w:rFonts w:cs="Arial"/>
              </w:rPr>
              <w:t>QPAE 3</w:t>
            </w:r>
          </w:p>
        </w:tc>
        <w:tc>
          <w:tcPr>
            <w:tcW w:w="5103" w:type="dxa"/>
          </w:tcPr>
          <w:p w14:paraId="77BFC3BC" w14:textId="31E2A647" w:rsidR="00B93152" w:rsidRPr="00A722CA" w:rsidRDefault="005865A7" w:rsidP="00EC7F7A">
            <w:pPr>
              <w:rPr>
                <w:rFonts w:cs="Arial"/>
              </w:rPr>
            </w:pPr>
            <w:r w:rsidRPr="00A722CA">
              <w:rPr>
                <w:rFonts w:cs="Arial"/>
              </w:rPr>
              <w:t>Proof Reader shall also be able to pick the Questions directly from existing Question Bank without the need for Authors to create new Questions.</w:t>
            </w:r>
          </w:p>
        </w:tc>
        <w:tc>
          <w:tcPr>
            <w:tcW w:w="992" w:type="dxa"/>
          </w:tcPr>
          <w:p w14:paraId="12C4E874" w14:textId="576DF889" w:rsidR="00B93152" w:rsidRPr="00A722CA" w:rsidRDefault="005B14D8" w:rsidP="00EC7F7A">
            <w:pPr>
              <w:rPr>
                <w:rFonts w:cs="Arial"/>
              </w:rPr>
            </w:pPr>
            <w:r>
              <w:rPr>
                <w:rFonts w:cs="Arial"/>
              </w:rPr>
              <w:t>1</w:t>
            </w:r>
          </w:p>
        </w:tc>
        <w:tc>
          <w:tcPr>
            <w:tcW w:w="1985" w:type="dxa"/>
          </w:tcPr>
          <w:p w14:paraId="27166603" w14:textId="5231A968" w:rsidR="00B93152" w:rsidRPr="00A722CA" w:rsidRDefault="00224500" w:rsidP="00EC7F7A">
            <w:pPr>
              <w:rPr>
                <w:rFonts w:cs="Arial"/>
              </w:rPr>
            </w:pPr>
            <w:r>
              <w:rPr>
                <w:rFonts w:cs="Arial"/>
              </w:rPr>
              <w:t>QPA</w:t>
            </w:r>
          </w:p>
        </w:tc>
      </w:tr>
      <w:tr w:rsidR="00917E55" w:rsidRPr="00A722CA" w14:paraId="5835725B" w14:textId="77777777" w:rsidTr="00EC7F7A">
        <w:tc>
          <w:tcPr>
            <w:tcW w:w="1271" w:type="dxa"/>
          </w:tcPr>
          <w:p w14:paraId="54B142AF" w14:textId="783E651A" w:rsidR="00917E55" w:rsidRPr="00A722CA" w:rsidRDefault="00917E55" w:rsidP="00EC7F7A">
            <w:pPr>
              <w:rPr>
                <w:rFonts w:cs="Arial"/>
              </w:rPr>
            </w:pPr>
            <w:r w:rsidRPr="00A722CA">
              <w:rPr>
                <w:rFonts w:cs="Arial"/>
              </w:rPr>
              <w:t>QPAE 4</w:t>
            </w:r>
          </w:p>
        </w:tc>
        <w:tc>
          <w:tcPr>
            <w:tcW w:w="5103" w:type="dxa"/>
          </w:tcPr>
          <w:p w14:paraId="2F581A9A" w14:textId="77EEDFC2" w:rsidR="00917E55" w:rsidRPr="00A722CA" w:rsidRDefault="00917E55" w:rsidP="00EC7F7A">
            <w:pPr>
              <w:rPr>
                <w:rFonts w:cs="Arial"/>
              </w:rPr>
            </w:pPr>
            <w:r w:rsidRPr="00A722CA">
              <w:rPr>
                <w:rFonts w:cs="Arial"/>
              </w:rPr>
              <w:t>The Proof Reader shall be able to feed the number of Questions per QP and the number of QP Sets, and the System shall respond by creating those many QP (Sets) with specified number of Questions; the Questions shall be picked by a Randomization Algorithm as suggested by EDUTEST.</w:t>
            </w:r>
          </w:p>
        </w:tc>
        <w:tc>
          <w:tcPr>
            <w:tcW w:w="992" w:type="dxa"/>
          </w:tcPr>
          <w:p w14:paraId="6201566B" w14:textId="30E47364" w:rsidR="00917E55" w:rsidRPr="00A722CA" w:rsidRDefault="005B14D8" w:rsidP="00EC7F7A">
            <w:pPr>
              <w:rPr>
                <w:rFonts w:cs="Arial"/>
              </w:rPr>
            </w:pPr>
            <w:r>
              <w:rPr>
                <w:rFonts w:cs="Arial"/>
              </w:rPr>
              <w:t>1</w:t>
            </w:r>
          </w:p>
        </w:tc>
        <w:tc>
          <w:tcPr>
            <w:tcW w:w="1985" w:type="dxa"/>
          </w:tcPr>
          <w:p w14:paraId="685D23DB" w14:textId="563CD79E" w:rsidR="00917E55" w:rsidRPr="00A722CA" w:rsidRDefault="00224500" w:rsidP="00EC7F7A">
            <w:pPr>
              <w:rPr>
                <w:rFonts w:cs="Arial"/>
              </w:rPr>
            </w:pPr>
            <w:r>
              <w:rPr>
                <w:rFonts w:cs="Arial"/>
              </w:rPr>
              <w:t>QPA</w:t>
            </w:r>
          </w:p>
        </w:tc>
      </w:tr>
      <w:tr w:rsidR="00A47215" w:rsidRPr="00A722CA" w14:paraId="33F0F475" w14:textId="77777777" w:rsidTr="00EC7F7A">
        <w:tc>
          <w:tcPr>
            <w:tcW w:w="1271" w:type="dxa"/>
          </w:tcPr>
          <w:p w14:paraId="7D1F12D1" w14:textId="68DAD125" w:rsidR="00A47215" w:rsidRPr="00A722CA" w:rsidRDefault="00A47215" w:rsidP="00EC7F7A">
            <w:pPr>
              <w:rPr>
                <w:rFonts w:cs="Arial"/>
              </w:rPr>
            </w:pPr>
            <w:r w:rsidRPr="00A722CA">
              <w:rPr>
                <w:rFonts w:cs="Arial"/>
              </w:rPr>
              <w:t>QPAE 5</w:t>
            </w:r>
          </w:p>
        </w:tc>
        <w:tc>
          <w:tcPr>
            <w:tcW w:w="5103" w:type="dxa"/>
          </w:tcPr>
          <w:p w14:paraId="2C21DA08" w14:textId="3EE8DB1D" w:rsidR="00A47215" w:rsidRPr="00A722CA" w:rsidRDefault="00A47215" w:rsidP="00EC7F7A">
            <w:pPr>
              <w:rPr>
                <w:rFonts w:cs="Arial"/>
              </w:rPr>
            </w:pPr>
            <w:r w:rsidRPr="00A722CA">
              <w:rPr>
                <w:rFonts w:cs="Arial"/>
              </w:rPr>
              <w:t>This Authoring Tool shall not be deployed offline, but shall be deployed as a component of CCS.</w:t>
            </w:r>
          </w:p>
        </w:tc>
        <w:tc>
          <w:tcPr>
            <w:tcW w:w="992" w:type="dxa"/>
          </w:tcPr>
          <w:p w14:paraId="29B6335C" w14:textId="472B9214" w:rsidR="00A47215" w:rsidRPr="00A722CA" w:rsidRDefault="005B14D8" w:rsidP="00EC7F7A">
            <w:pPr>
              <w:rPr>
                <w:rFonts w:cs="Arial"/>
              </w:rPr>
            </w:pPr>
            <w:r>
              <w:rPr>
                <w:rFonts w:cs="Arial"/>
              </w:rPr>
              <w:t>1</w:t>
            </w:r>
          </w:p>
        </w:tc>
        <w:tc>
          <w:tcPr>
            <w:tcW w:w="1985" w:type="dxa"/>
          </w:tcPr>
          <w:p w14:paraId="4DDD0AB7" w14:textId="7728A442" w:rsidR="00A47215" w:rsidRPr="00A722CA" w:rsidRDefault="00224500" w:rsidP="00EC7F7A">
            <w:pPr>
              <w:rPr>
                <w:rFonts w:cs="Arial"/>
              </w:rPr>
            </w:pPr>
            <w:r>
              <w:rPr>
                <w:rFonts w:cs="Arial"/>
              </w:rPr>
              <w:t>QPD, QPA</w:t>
            </w:r>
          </w:p>
        </w:tc>
      </w:tr>
    </w:tbl>
    <w:p w14:paraId="007D691E" w14:textId="77777777" w:rsidR="00BE5E0A" w:rsidRPr="00A722CA" w:rsidRDefault="00BE5E0A" w:rsidP="00BE5E0A">
      <w:pPr>
        <w:rPr>
          <w:rFonts w:cs="Arial"/>
        </w:rPr>
      </w:pPr>
    </w:p>
    <w:p w14:paraId="33419972" w14:textId="765B0BEF" w:rsidR="00056BBF" w:rsidRPr="00A722CA" w:rsidRDefault="004605BB" w:rsidP="00056BBF">
      <w:pPr>
        <w:pStyle w:val="Heading2"/>
        <w:rPr>
          <w:rFonts w:cs="Arial"/>
        </w:rPr>
      </w:pPr>
      <w:bookmarkStart w:id="179" w:name="_Toc19801109"/>
      <w:bookmarkStart w:id="180" w:name="_Toc20317964"/>
      <w:r w:rsidRPr="00A722CA">
        <w:rPr>
          <w:rFonts w:cs="Arial"/>
        </w:rPr>
        <w:t>Candidate Online Registration (COREG)</w:t>
      </w:r>
      <w:bookmarkEnd w:id="179"/>
      <w:bookmarkEnd w:id="180"/>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6473161F" w14:textId="77777777" w:rsidTr="00881F98">
        <w:tc>
          <w:tcPr>
            <w:tcW w:w="1271" w:type="dxa"/>
            <w:shd w:val="clear" w:color="auto" w:fill="BFBFBF" w:themeFill="background1" w:themeFillShade="BF"/>
          </w:tcPr>
          <w:p w14:paraId="76A88B38"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3AF1D742"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6ADBD8D0"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0F199B9A" w14:textId="3EFBCB7A" w:rsidR="00056BBF" w:rsidRPr="00A722CA" w:rsidRDefault="00312228" w:rsidP="00881F98">
            <w:pPr>
              <w:rPr>
                <w:rFonts w:cs="Arial"/>
                <w:b/>
              </w:rPr>
            </w:pPr>
            <w:r>
              <w:rPr>
                <w:rFonts w:cs="Arial"/>
                <w:b/>
              </w:rPr>
              <w:t>Business Process Reference</w:t>
            </w:r>
          </w:p>
        </w:tc>
      </w:tr>
      <w:tr w:rsidR="00056BBF" w:rsidRPr="00A722CA" w14:paraId="682DFB5C" w14:textId="77777777" w:rsidTr="00881F98">
        <w:tc>
          <w:tcPr>
            <w:tcW w:w="1271" w:type="dxa"/>
          </w:tcPr>
          <w:p w14:paraId="2E247F6D" w14:textId="3FDF03AC" w:rsidR="00056BBF" w:rsidRPr="00A722CA" w:rsidRDefault="00403084" w:rsidP="00881F98">
            <w:pPr>
              <w:rPr>
                <w:rFonts w:cs="Arial"/>
              </w:rPr>
            </w:pPr>
            <w:r w:rsidRPr="00A722CA">
              <w:rPr>
                <w:rFonts w:cs="Arial"/>
              </w:rPr>
              <w:t xml:space="preserve">COREG </w:t>
            </w:r>
            <w:del w:id="181" w:author="Rishi Choudhary" w:date="2021-01-16T17:58: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22</w:delText>
              </w:r>
              <w:r w:rsidR="002211A4" w:rsidRPr="00A722CA" w:rsidDel="0062188C">
                <w:rPr>
                  <w:rFonts w:cs="Arial"/>
                  <w:noProof/>
                </w:rPr>
                <w:fldChar w:fldCharType="end"/>
              </w:r>
            </w:del>
            <w:ins w:id="182" w:author="Rishi Choudhary" w:date="2021-01-16T17:58:00Z">
              <w:r w:rsidR="0062188C">
                <w:rPr>
                  <w:rFonts w:cs="Arial"/>
                </w:rPr>
                <w:t>1</w:t>
              </w:r>
            </w:ins>
          </w:p>
        </w:tc>
        <w:tc>
          <w:tcPr>
            <w:tcW w:w="5103" w:type="dxa"/>
          </w:tcPr>
          <w:p w14:paraId="49393C1C" w14:textId="301D79B0" w:rsidR="00056BBF" w:rsidRPr="00A722CA" w:rsidRDefault="00F4245E" w:rsidP="00881F98">
            <w:pPr>
              <w:rPr>
                <w:rFonts w:cs="Arial"/>
              </w:rPr>
            </w:pPr>
            <w:r w:rsidRPr="00A722CA">
              <w:rPr>
                <w:rFonts w:cs="Arial"/>
              </w:rPr>
              <w:t>Candidates shall be able to click on the</w:t>
            </w:r>
            <w:r w:rsidR="00DC7277">
              <w:rPr>
                <w:rFonts w:cs="Arial"/>
              </w:rPr>
              <w:t xml:space="preserve"> </w:t>
            </w:r>
            <w:r w:rsidRPr="00A722CA">
              <w:rPr>
                <w:rFonts w:cs="Arial"/>
              </w:rPr>
              <w:t>‘Candidate Dashboard’ link within the CBT Micro-Site to reach the Registration section.</w:t>
            </w:r>
          </w:p>
        </w:tc>
        <w:tc>
          <w:tcPr>
            <w:tcW w:w="992" w:type="dxa"/>
          </w:tcPr>
          <w:p w14:paraId="33C3CAE6" w14:textId="6D8FDF6E" w:rsidR="00056BBF" w:rsidRPr="00A722CA" w:rsidRDefault="005B14D8" w:rsidP="00881F98">
            <w:pPr>
              <w:rPr>
                <w:rFonts w:cs="Arial"/>
              </w:rPr>
            </w:pPr>
            <w:r>
              <w:rPr>
                <w:rFonts w:cs="Arial"/>
              </w:rPr>
              <w:t>1</w:t>
            </w:r>
          </w:p>
        </w:tc>
        <w:tc>
          <w:tcPr>
            <w:tcW w:w="1985" w:type="dxa"/>
          </w:tcPr>
          <w:p w14:paraId="794BB364" w14:textId="7F851E67" w:rsidR="00056BBF" w:rsidRPr="00A722CA" w:rsidRDefault="00312228" w:rsidP="00881F98">
            <w:pPr>
              <w:rPr>
                <w:rFonts w:cs="Arial"/>
              </w:rPr>
            </w:pPr>
            <w:r>
              <w:rPr>
                <w:rFonts w:cs="Arial"/>
              </w:rPr>
              <w:t>CA</w:t>
            </w:r>
          </w:p>
        </w:tc>
      </w:tr>
      <w:tr w:rsidR="00F4245E" w:rsidRPr="00A722CA" w14:paraId="05459251" w14:textId="77777777" w:rsidTr="00881F98">
        <w:tc>
          <w:tcPr>
            <w:tcW w:w="1271" w:type="dxa"/>
          </w:tcPr>
          <w:p w14:paraId="45DAEDF4" w14:textId="19F24190" w:rsidR="00F4245E" w:rsidRPr="00A722CA" w:rsidRDefault="00403084" w:rsidP="00881F98">
            <w:pPr>
              <w:rPr>
                <w:rFonts w:cs="Arial"/>
              </w:rPr>
            </w:pPr>
            <w:r w:rsidRPr="00A722CA">
              <w:rPr>
                <w:rFonts w:cs="Arial"/>
              </w:rPr>
              <w:lastRenderedPageBreak/>
              <w:t>COREG 2</w:t>
            </w:r>
          </w:p>
        </w:tc>
        <w:tc>
          <w:tcPr>
            <w:tcW w:w="5103" w:type="dxa"/>
          </w:tcPr>
          <w:p w14:paraId="7AE770BF" w14:textId="48058E85" w:rsidR="00F4245E" w:rsidRPr="00A722CA" w:rsidRDefault="00F4245E" w:rsidP="00881F98">
            <w:pPr>
              <w:rPr>
                <w:rFonts w:cs="Arial"/>
              </w:rPr>
            </w:pPr>
            <w:r w:rsidRPr="00A722CA">
              <w:rPr>
                <w:rFonts w:cs="Arial"/>
              </w:rPr>
              <w:t>The Candidate shall be asked to enter either a phone number or email address (should be unique in the System) and their name.</w:t>
            </w:r>
            <w:r w:rsidR="000E60AF" w:rsidRPr="00A722CA">
              <w:rPr>
                <w:rFonts w:cs="Arial"/>
              </w:rPr>
              <w:t xml:space="preserve"> They shall be required to fill a CAPTCHA to help avoid scripted attacks.</w:t>
            </w:r>
          </w:p>
        </w:tc>
        <w:tc>
          <w:tcPr>
            <w:tcW w:w="992" w:type="dxa"/>
          </w:tcPr>
          <w:p w14:paraId="1BDD37B0" w14:textId="437B7AD1" w:rsidR="00F4245E" w:rsidRPr="00A722CA" w:rsidRDefault="005B14D8" w:rsidP="00881F98">
            <w:pPr>
              <w:rPr>
                <w:rFonts w:cs="Arial"/>
              </w:rPr>
            </w:pPr>
            <w:r>
              <w:rPr>
                <w:rFonts w:cs="Arial"/>
              </w:rPr>
              <w:t>1</w:t>
            </w:r>
          </w:p>
        </w:tc>
        <w:tc>
          <w:tcPr>
            <w:tcW w:w="1985" w:type="dxa"/>
          </w:tcPr>
          <w:p w14:paraId="10AE2EC9" w14:textId="30EC5326" w:rsidR="00F4245E" w:rsidRPr="00A722CA" w:rsidRDefault="00312228" w:rsidP="00881F98">
            <w:pPr>
              <w:rPr>
                <w:rFonts w:cs="Arial"/>
              </w:rPr>
            </w:pPr>
            <w:r>
              <w:rPr>
                <w:rFonts w:cs="Arial"/>
              </w:rPr>
              <w:t>CA</w:t>
            </w:r>
          </w:p>
        </w:tc>
      </w:tr>
      <w:tr w:rsidR="000E60AF" w:rsidRPr="00A722CA" w14:paraId="55F36D0C" w14:textId="77777777" w:rsidTr="00881F98">
        <w:tc>
          <w:tcPr>
            <w:tcW w:w="1271" w:type="dxa"/>
          </w:tcPr>
          <w:p w14:paraId="2F9282C7" w14:textId="4363D884" w:rsidR="000E60AF" w:rsidRPr="00A722CA" w:rsidRDefault="00403084" w:rsidP="00881F98">
            <w:pPr>
              <w:rPr>
                <w:rFonts w:cs="Arial"/>
              </w:rPr>
            </w:pPr>
            <w:r w:rsidRPr="00A722CA">
              <w:rPr>
                <w:rFonts w:cs="Arial"/>
              </w:rPr>
              <w:t>COREG 3</w:t>
            </w:r>
          </w:p>
        </w:tc>
        <w:tc>
          <w:tcPr>
            <w:tcW w:w="5103" w:type="dxa"/>
          </w:tcPr>
          <w:p w14:paraId="22AFD56D" w14:textId="4184BA19" w:rsidR="000E60AF" w:rsidRPr="00A722CA" w:rsidRDefault="000E60AF" w:rsidP="00881F98">
            <w:pPr>
              <w:rPr>
                <w:rFonts w:cs="Arial"/>
              </w:rPr>
            </w:pPr>
            <w:r w:rsidRPr="00A722CA">
              <w:rPr>
                <w:rFonts w:cs="Arial"/>
              </w:rPr>
              <w:t>The Candidate shall receive an OTP which shall be required to be input to complete the Registration process</w:t>
            </w:r>
            <w:r w:rsidR="00241A06" w:rsidRPr="00A722CA">
              <w:rPr>
                <w:rFonts w:cs="Arial"/>
              </w:rPr>
              <w:t>, including setting up of password.</w:t>
            </w:r>
            <w:r w:rsidR="008D2AED">
              <w:rPr>
                <w:rFonts w:cs="Arial"/>
              </w:rPr>
              <w:t xml:space="preserve"> In few cases, the Candidate may need to validate both phone number AND email though OTPs.</w:t>
            </w:r>
          </w:p>
        </w:tc>
        <w:tc>
          <w:tcPr>
            <w:tcW w:w="992" w:type="dxa"/>
          </w:tcPr>
          <w:p w14:paraId="4E9B74DD" w14:textId="73238781" w:rsidR="000E60AF" w:rsidRPr="00A722CA" w:rsidRDefault="005B14D8" w:rsidP="00881F98">
            <w:pPr>
              <w:rPr>
                <w:rFonts w:cs="Arial"/>
              </w:rPr>
            </w:pPr>
            <w:r>
              <w:rPr>
                <w:rFonts w:cs="Arial"/>
              </w:rPr>
              <w:t>2</w:t>
            </w:r>
          </w:p>
        </w:tc>
        <w:tc>
          <w:tcPr>
            <w:tcW w:w="1985" w:type="dxa"/>
          </w:tcPr>
          <w:p w14:paraId="3CDF19F4" w14:textId="753EAAD9" w:rsidR="000E60AF" w:rsidRPr="00A722CA" w:rsidRDefault="00312228" w:rsidP="00881F98">
            <w:pPr>
              <w:rPr>
                <w:rFonts w:cs="Arial"/>
              </w:rPr>
            </w:pPr>
            <w:r>
              <w:rPr>
                <w:rFonts w:cs="Arial"/>
              </w:rPr>
              <w:t>CA</w:t>
            </w:r>
          </w:p>
        </w:tc>
      </w:tr>
      <w:tr w:rsidR="003E53B6" w:rsidRPr="00A722CA" w14:paraId="61E5A7CC" w14:textId="77777777" w:rsidTr="00881F98">
        <w:tc>
          <w:tcPr>
            <w:tcW w:w="1271" w:type="dxa"/>
          </w:tcPr>
          <w:p w14:paraId="08B95668" w14:textId="3D60013D" w:rsidR="003E53B6" w:rsidRPr="00A722CA" w:rsidRDefault="00403084" w:rsidP="00881F98">
            <w:pPr>
              <w:rPr>
                <w:rFonts w:cs="Arial"/>
              </w:rPr>
            </w:pPr>
            <w:r w:rsidRPr="00A722CA">
              <w:rPr>
                <w:rFonts w:cs="Arial"/>
              </w:rPr>
              <w:t>COREG 4</w:t>
            </w:r>
          </w:p>
        </w:tc>
        <w:tc>
          <w:tcPr>
            <w:tcW w:w="5103" w:type="dxa"/>
          </w:tcPr>
          <w:p w14:paraId="49348A2E" w14:textId="161C1EEA" w:rsidR="003E53B6" w:rsidRPr="00A722CA" w:rsidRDefault="00241A06" w:rsidP="00881F98">
            <w:pPr>
              <w:rPr>
                <w:rFonts w:cs="Arial"/>
              </w:rPr>
            </w:pPr>
            <w:r w:rsidRPr="00A722CA">
              <w:rPr>
                <w:rFonts w:cs="Arial"/>
              </w:rPr>
              <w:t>Upon successful registration, the Candidate shall be taken to the Candidate Dashboard</w:t>
            </w:r>
            <w:r w:rsidR="009007DA" w:rsidRPr="00A722CA">
              <w:rPr>
                <w:rFonts w:cs="Arial"/>
              </w:rPr>
              <w:t xml:space="preserve"> where they shall be able to edit/complete their profile and further able to apply for the relevant opening by filling up the Application Form.</w:t>
            </w:r>
          </w:p>
        </w:tc>
        <w:tc>
          <w:tcPr>
            <w:tcW w:w="992" w:type="dxa"/>
          </w:tcPr>
          <w:p w14:paraId="7FA5DB9A" w14:textId="35124910" w:rsidR="003E53B6" w:rsidRPr="00A722CA" w:rsidRDefault="005B14D8" w:rsidP="00881F98">
            <w:pPr>
              <w:rPr>
                <w:rFonts w:cs="Arial"/>
              </w:rPr>
            </w:pPr>
            <w:r>
              <w:rPr>
                <w:rFonts w:cs="Arial"/>
              </w:rPr>
              <w:t>1</w:t>
            </w:r>
          </w:p>
        </w:tc>
        <w:tc>
          <w:tcPr>
            <w:tcW w:w="1985" w:type="dxa"/>
          </w:tcPr>
          <w:p w14:paraId="18E69B6F" w14:textId="002D4311" w:rsidR="003E53B6" w:rsidRPr="00A722CA" w:rsidRDefault="00312228" w:rsidP="00881F98">
            <w:pPr>
              <w:rPr>
                <w:rFonts w:cs="Arial"/>
              </w:rPr>
            </w:pPr>
            <w:r>
              <w:rPr>
                <w:rFonts w:cs="Arial"/>
              </w:rPr>
              <w:t>CA</w:t>
            </w:r>
          </w:p>
        </w:tc>
      </w:tr>
    </w:tbl>
    <w:p w14:paraId="4710F853" w14:textId="77777777" w:rsidR="00056BBF" w:rsidRPr="00A722CA" w:rsidRDefault="00056BBF" w:rsidP="00056BBF">
      <w:pPr>
        <w:rPr>
          <w:rFonts w:cs="Arial"/>
        </w:rPr>
      </w:pPr>
    </w:p>
    <w:p w14:paraId="71136450" w14:textId="70AD6755" w:rsidR="00056BBF" w:rsidRPr="00A722CA" w:rsidRDefault="004605BB" w:rsidP="00056BBF">
      <w:pPr>
        <w:pStyle w:val="Heading2"/>
        <w:rPr>
          <w:rFonts w:cs="Arial"/>
        </w:rPr>
      </w:pPr>
      <w:bookmarkStart w:id="183" w:name="_Toc19801110"/>
      <w:bookmarkStart w:id="184" w:name="_Toc20317965"/>
      <w:r w:rsidRPr="00A722CA">
        <w:rPr>
          <w:rFonts w:cs="Arial"/>
        </w:rPr>
        <w:t>Candidate Application (CAA)</w:t>
      </w:r>
      <w:bookmarkEnd w:id="183"/>
      <w:bookmarkEnd w:id="184"/>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28969F75" w14:textId="77777777" w:rsidTr="00881F98">
        <w:tc>
          <w:tcPr>
            <w:tcW w:w="1271" w:type="dxa"/>
            <w:shd w:val="clear" w:color="auto" w:fill="BFBFBF" w:themeFill="background1" w:themeFillShade="BF"/>
          </w:tcPr>
          <w:p w14:paraId="0FFC3AF0"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5A6DD5FD"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42B72BB8"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0814FF66" w14:textId="1AF51668" w:rsidR="00056BBF" w:rsidRPr="00A722CA" w:rsidRDefault="00312228" w:rsidP="00881F98">
            <w:pPr>
              <w:rPr>
                <w:rFonts w:cs="Arial"/>
                <w:b/>
              </w:rPr>
            </w:pPr>
            <w:r>
              <w:rPr>
                <w:rFonts w:cs="Arial"/>
                <w:b/>
              </w:rPr>
              <w:t>Business Process Reference</w:t>
            </w:r>
          </w:p>
        </w:tc>
      </w:tr>
      <w:tr w:rsidR="00056BBF" w:rsidRPr="00A722CA" w14:paraId="3BFF4301" w14:textId="77777777" w:rsidTr="00881F98">
        <w:tc>
          <w:tcPr>
            <w:tcW w:w="1271" w:type="dxa"/>
          </w:tcPr>
          <w:p w14:paraId="35701635" w14:textId="3505D1CE" w:rsidR="00056BBF" w:rsidRPr="00A722CA" w:rsidRDefault="006E4ECB" w:rsidP="00881F98">
            <w:pPr>
              <w:rPr>
                <w:rFonts w:cs="Arial"/>
              </w:rPr>
            </w:pPr>
            <w:r w:rsidRPr="00A722CA">
              <w:rPr>
                <w:rFonts w:cs="Arial"/>
              </w:rPr>
              <w:t>CAA</w:t>
            </w:r>
            <w:r w:rsidR="00056BBF" w:rsidRPr="00A722CA">
              <w:rPr>
                <w:rFonts w:cs="Arial"/>
              </w:rPr>
              <w:t xml:space="preserve"> </w:t>
            </w:r>
            <w:del w:id="185" w:author="Rishi Choudhary" w:date="2021-01-16T17:58: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23</w:delText>
              </w:r>
              <w:r w:rsidR="002211A4" w:rsidRPr="00A722CA" w:rsidDel="0062188C">
                <w:rPr>
                  <w:rFonts w:cs="Arial"/>
                  <w:noProof/>
                </w:rPr>
                <w:fldChar w:fldCharType="end"/>
              </w:r>
            </w:del>
            <w:ins w:id="186" w:author="Rishi Choudhary" w:date="2021-01-16T17:58:00Z">
              <w:r w:rsidR="0062188C">
                <w:rPr>
                  <w:rFonts w:cs="Arial"/>
                </w:rPr>
                <w:t>1</w:t>
              </w:r>
            </w:ins>
          </w:p>
        </w:tc>
        <w:tc>
          <w:tcPr>
            <w:tcW w:w="5103" w:type="dxa"/>
          </w:tcPr>
          <w:p w14:paraId="2810CCC4" w14:textId="33F91AC8" w:rsidR="00056BBF" w:rsidRPr="00A722CA" w:rsidRDefault="00BF4DA1" w:rsidP="00881F98">
            <w:pPr>
              <w:rPr>
                <w:rFonts w:cs="Arial"/>
              </w:rPr>
            </w:pPr>
            <w:r w:rsidRPr="00A722CA">
              <w:rPr>
                <w:rFonts w:cs="Arial"/>
              </w:rPr>
              <w:t>The Candidate shall fill up the Application Form to ensure eligibility for taking up the CBT.</w:t>
            </w:r>
          </w:p>
        </w:tc>
        <w:tc>
          <w:tcPr>
            <w:tcW w:w="992" w:type="dxa"/>
          </w:tcPr>
          <w:p w14:paraId="278C490E" w14:textId="0489BE89" w:rsidR="00056BBF" w:rsidRPr="00A722CA" w:rsidRDefault="00417300" w:rsidP="00881F98">
            <w:pPr>
              <w:rPr>
                <w:rFonts w:cs="Arial"/>
              </w:rPr>
            </w:pPr>
            <w:r>
              <w:rPr>
                <w:rFonts w:cs="Arial"/>
              </w:rPr>
              <w:t>1</w:t>
            </w:r>
          </w:p>
        </w:tc>
        <w:tc>
          <w:tcPr>
            <w:tcW w:w="1985" w:type="dxa"/>
          </w:tcPr>
          <w:p w14:paraId="4BDB6D5C" w14:textId="47695A5D" w:rsidR="00056BBF" w:rsidRPr="00A722CA" w:rsidRDefault="00312228" w:rsidP="00881F98">
            <w:pPr>
              <w:rPr>
                <w:rFonts w:cs="Arial"/>
              </w:rPr>
            </w:pPr>
            <w:r>
              <w:rPr>
                <w:rFonts w:cs="Arial"/>
              </w:rPr>
              <w:t>CA, CAD</w:t>
            </w:r>
          </w:p>
        </w:tc>
      </w:tr>
      <w:tr w:rsidR="00BF4DA1" w:rsidRPr="00A722CA" w14:paraId="3E19E27C" w14:textId="77777777" w:rsidTr="00881F98">
        <w:tc>
          <w:tcPr>
            <w:tcW w:w="1271" w:type="dxa"/>
          </w:tcPr>
          <w:p w14:paraId="5CAD2E7A" w14:textId="04E7B472" w:rsidR="00BF4DA1" w:rsidRPr="00A722CA" w:rsidRDefault="00BF4DA1" w:rsidP="00881F98">
            <w:pPr>
              <w:rPr>
                <w:rFonts w:cs="Arial"/>
              </w:rPr>
            </w:pPr>
            <w:r w:rsidRPr="00A722CA">
              <w:rPr>
                <w:rFonts w:cs="Arial"/>
              </w:rPr>
              <w:t>CAA 2</w:t>
            </w:r>
          </w:p>
        </w:tc>
        <w:tc>
          <w:tcPr>
            <w:tcW w:w="5103" w:type="dxa"/>
          </w:tcPr>
          <w:p w14:paraId="7ADCDA67" w14:textId="7B40589A" w:rsidR="00BF4DA1" w:rsidRPr="00A722CA" w:rsidRDefault="00C424A4" w:rsidP="00881F98">
            <w:pPr>
              <w:rPr>
                <w:rFonts w:cs="Arial"/>
              </w:rPr>
            </w:pPr>
            <w:r w:rsidRPr="00A722CA">
              <w:rPr>
                <w:rFonts w:cs="Arial"/>
              </w:rPr>
              <w:t xml:space="preserve">The Candidate shall fill all the mandatory fields marked in the Application, </w:t>
            </w:r>
            <w:r w:rsidR="00726668">
              <w:rPr>
                <w:rFonts w:cs="Arial"/>
              </w:rPr>
              <w:t xml:space="preserve">including </w:t>
            </w:r>
            <w:proofErr w:type="spellStart"/>
            <w:r w:rsidR="00726668">
              <w:rPr>
                <w:rFonts w:cs="Arial"/>
              </w:rPr>
              <w:t>Aadhaar</w:t>
            </w:r>
            <w:proofErr w:type="spellEnd"/>
            <w:r w:rsidR="00726668">
              <w:rPr>
                <w:rFonts w:cs="Arial"/>
              </w:rPr>
              <w:t xml:space="preserve"> Number if applicable, </w:t>
            </w:r>
            <w:r w:rsidRPr="00A722CA">
              <w:rPr>
                <w:rFonts w:cs="Arial"/>
              </w:rPr>
              <w:t>missing which the Candidate shall not be able to submit the form successfully for further consideration.</w:t>
            </w:r>
          </w:p>
        </w:tc>
        <w:tc>
          <w:tcPr>
            <w:tcW w:w="992" w:type="dxa"/>
          </w:tcPr>
          <w:p w14:paraId="05B3AAB1" w14:textId="335F3DF3" w:rsidR="00BF4DA1" w:rsidRPr="00A722CA" w:rsidRDefault="00417300" w:rsidP="00881F98">
            <w:pPr>
              <w:rPr>
                <w:rFonts w:cs="Arial"/>
              </w:rPr>
            </w:pPr>
            <w:r>
              <w:rPr>
                <w:rFonts w:cs="Arial"/>
              </w:rPr>
              <w:t>1</w:t>
            </w:r>
          </w:p>
        </w:tc>
        <w:tc>
          <w:tcPr>
            <w:tcW w:w="1985" w:type="dxa"/>
          </w:tcPr>
          <w:p w14:paraId="58A7F2C9" w14:textId="2FBC7FAC" w:rsidR="00BF4DA1" w:rsidRPr="00A722CA" w:rsidRDefault="00312228" w:rsidP="00881F98">
            <w:pPr>
              <w:rPr>
                <w:rFonts w:cs="Arial"/>
              </w:rPr>
            </w:pPr>
            <w:r>
              <w:rPr>
                <w:rFonts w:cs="Arial"/>
              </w:rPr>
              <w:t>CA, CAD</w:t>
            </w:r>
          </w:p>
        </w:tc>
      </w:tr>
      <w:tr w:rsidR="00B4087B" w:rsidRPr="00A722CA" w14:paraId="1FC4A518" w14:textId="77777777" w:rsidTr="00881F98">
        <w:tc>
          <w:tcPr>
            <w:tcW w:w="1271" w:type="dxa"/>
          </w:tcPr>
          <w:p w14:paraId="2D158FCA" w14:textId="66FA6331" w:rsidR="00B4087B" w:rsidRPr="00A722CA" w:rsidRDefault="00384668" w:rsidP="00881F98">
            <w:pPr>
              <w:rPr>
                <w:rFonts w:cs="Arial"/>
              </w:rPr>
            </w:pPr>
            <w:r w:rsidRPr="00A722CA">
              <w:rPr>
                <w:rFonts w:cs="Arial"/>
              </w:rPr>
              <w:t>CAA 3</w:t>
            </w:r>
          </w:p>
        </w:tc>
        <w:tc>
          <w:tcPr>
            <w:tcW w:w="5103" w:type="dxa"/>
          </w:tcPr>
          <w:p w14:paraId="2F39F11B" w14:textId="6DB680E0" w:rsidR="00B4087B" w:rsidRPr="00A722CA" w:rsidRDefault="003179C0" w:rsidP="00881F98">
            <w:pPr>
              <w:rPr>
                <w:rFonts w:cs="Arial"/>
              </w:rPr>
            </w:pPr>
            <w:r w:rsidRPr="00A722CA">
              <w:rPr>
                <w:rFonts w:cs="Arial"/>
              </w:rPr>
              <w:t>The Candidate shall make the best effort to fill all the optional fields to ensure higher probability of selection.</w:t>
            </w:r>
          </w:p>
        </w:tc>
        <w:tc>
          <w:tcPr>
            <w:tcW w:w="992" w:type="dxa"/>
          </w:tcPr>
          <w:p w14:paraId="5CE35F8A" w14:textId="6BD1F0E8" w:rsidR="00B4087B" w:rsidRPr="00A722CA" w:rsidRDefault="00417300" w:rsidP="00881F98">
            <w:pPr>
              <w:rPr>
                <w:rFonts w:cs="Arial"/>
              </w:rPr>
            </w:pPr>
            <w:r>
              <w:rPr>
                <w:rFonts w:cs="Arial"/>
              </w:rPr>
              <w:t>3</w:t>
            </w:r>
          </w:p>
        </w:tc>
        <w:tc>
          <w:tcPr>
            <w:tcW w:w="1985" w:type="dxa"/>
          </w:tcPr>
          <w:p w14:paraId="19D51CF5" w14:textId="6D7AB3D0" w:rsidR="00B4087B" w:rsidRPr="00A722CA" w:rsidRDefault="00312228" w:rsidP="00881F98">
            <w:pPr>
              <w:rPr>
                <w:rFonts w:cs="Arial"/>
              </w:rPr>
            </w:pPr>
            <w:r>
              <w:rPr>
                <w:rFonts w:cs="Arial"/>
              </w:rPr>
              <w:t>CA, CAD</w:t>
            </w:r>
          </w:p>
        </w:tc>
      </w:tr>
      <w:tr w:rsidR="00886FC7" w:rsidRPr="00A722CA" w14:paraId="0D5075E5" w14:textId="77777777" w:rsidTr="00881F98">
        <w:tc>
          <w:tcPr>
            <w:tcW w:w="1271" w:type="dxa"/>
          </w:tcPr>
          <w:p w14:paraId="0E8613D6" w14:textId="21EDB2C5" w:rsidR="00886FC7" w:rsidRPr="00A722CA" w:rsidRDefault="00384668" w:rsidP="00881F98">
            <w:pPr>
              <w:rPr>
                <w:rFonts w:cs="Arial"/>
              </w:rPr>
            </w:pPr>
            <w:r w:rsidRPr="00A722CA">
              <w:rPr>
                <w:rFonts w:cs="Arial"/>
              </w:rPr>
              <w:t>CAA 4</w:t>
            </w:r>
          </w:p>
        </w:tc>
        <w:tc>
          <w:tcPr>
            <w:tcW w:w="5103" w:type="dxa"/>
          </w:tcPr>
          <w:p w14:paraId="48B3B702" w14:textId="28781381" w:rsidR="00886FC7" w:rsidRPr="00A722CA" w:rsidRDefault="00886FC7" w:rsidP="00881F98">
            <w:pPr>
              <w:rPr>
                <w:rFonts w:cs="Arial"/>
              </w:rPr>
            </w:pPr>
            <w:r w:rsidRPr="00A722CA">
              <w:rPr>
                <w:rFonts w:cs="Arial"/>
              </w:rPr>
              <w:t>The Candidate shall upload all the required documents, including photograph, scanned copies of certificates and filled up Annexure Forms.</w:t>
            </w:r>
          </w:p>
        </w:tc>
        <w:tc>
          <w:tcPr>
            <w:tcW w:w="992" w:type="dxa"/>
          </w:tcPr>
          <w:p w14:paraId="31809F65" w14:textId="7013E7E5" w:rsidR="00886FC7" w:rsidRPr="00A722CA" w:rsidRDefault="00417300" w:rsidP="00881F98">
            <w:pPr>
              <w:rPr>
                <w:rFonts w:cs="Arial"/>
              </w:rPr>
            </w:pPr>
            <w:r>
              <w:rPr>
                <w:rFonts w:cs="Arial"/>
              </w:rPr>
              <w:t>1</w:t>
            </w:r>
          </w:p>
        </w:tc>
        <w:tc>
          <w:tcPr>
            <w:tcW w:w="1985" w:type="dxa"/>
          </w:tcPr>
          <w:p w14:paraId="2E6FAD19" w14:textId="17511399" w:rsidR="00886FC7" w:rsidRPr="00A722CA" w:rsidRDefault="00312228" w:rsidP="00881F98">
            <w:pPr>
              <w:rPr>
                <w:rFonts w:cs="Arial"/>
              </w:rPr>
            </w:pPr>
            <w:r>
              <w:rPr>
                <w:rFonts w:cs="Arial"/>
              </w:rPr>
              <w:t>CA, CAD</w:t>
            </w:r>
          </w:p>
        </w:tc>
      </w:tr>
      <w:tr w:rsidR="002F38AC" w:rsidRPr="00A722CA" w14:paraId="4F90BF0E" w14:textId="77777777" w:rsidTr="00881F98">
        <w:tc>
          <w:tcPr>
            <w:tcW w:w="1271" w:type="dxa"/>
          </w:tcPr>
          <w:p w14:paraId="3F4084CF" w14:textId="2E333DCD" w:rsidR="002F38AC" w:rsidRPr="00A722CA" w:rsidRDefault="00384668" w:rsidP="00881F98">
            <w:pPr>
              <w:rPr>
                <w:rFonts w:cs="Arial"/>
              </w:rPr>
            </w:pPr>
            <w:r w:rsidRPr="00A722CA">
              <w:rPr>
                <w:rFonts w:cs="Arial"/>
              </w:rPr>
              <w:t>CAA 5</w:t>
            </w:r>
          </w:p>
        </w:tc>
        <w:tc>
          <w:tcPr>
            <w:tcW w:w="5103" w:type="dxa"/>
          </w:tcPr>
          <w:p w14:paraId="2933D49D" w14:textId="26B8D45B" w:rsidR="002F38AC" w:rsidRPr="00A722CA" w:rsidRDefault="002F38AC" w:rsidP="00881F98">
            <w:pPr>
              <w:rPr>
                <w:rFonts w:cs="Arial"/>
              </w:rPr>
            </w:pPr>
            <w:r w:rsidRPr="00A722CA">
              <w:rPr>
                <w:rFonts w:cs="Arial"/>
              </w:rPr>
              <w:t>The Candidate shall fill in the choice for Exam Papers as required.</w:t>
            </w:r>
          </w:p>
        </w:tc>
        <w:tc>
          <w:tcPr>
            <w:tcW w:w="992" w:type="dxa"/>
          </w:tcPr>
          <w:p w14:paraId="44705597" w14:textId="46B42085" w:rsidR="002F38AC" w:rsidRPr="00A722CA" w:rsidRDefault="00417300" w:rsidP="00881F98">
            <w:pPr>
              <w:rPr>
                <w:rFonts w:cs="Arial"/>
              </w:rPr>
            </w:pPr>
            <w:r>
              <w:rPr>
                <w:rFonts w:cs="Arial"/>
              </w:rPr>
              <w:t>1</w:t>
            </w:r>
          </w:p>
        </w:tc>
        <w:tc>
          <w:tcPr>
            <w:tcW w:w="1985" w:type="dxa"/>
          </w:tcPr>
          <w:p w14:paraId="2490516E" w14:textId="1C6990C0" w:rsidR="002F38AC" w:rsidRPr="00A722CA" w:rsidRDefault="00312228" w:rsidP="00881F98">
            <w:pPr>
              <w:rPr>
                <w:rFonts w:cs="Arial"/>
              </w:rPr>
            </w:pPr>
            <w:r>
              <w:rPr>
                <w:rFonts w:cs="Arial"/>
              </w:rPr>
              <w:t>CA, CAD</w:t>
            </w:r>
          </w:p>
        </w:tc>
      </w:tr>
      <w:tr w:rsidR="002F38AC" w:rsidRPr="00A722CA" w14:paraId="43DE2CA3" w14:textId="77777777" w:rsidTr="00881F98">
        <w:tc>
          <w:tcPr>
            <w:tcW w:w="1271" w:type="dxa"/>
          </w:tcPr>
          <w:p w14:paraId="0E1060B3" w14:textId="2CD365F3" w:rsidR="002F38AC" w:rsidRPr="00A722CA" w:rsidRDefault="00384668" w:rsidP="00881F98">
            <w:pPr>
              <w:rPr>
                <w:rFonts w:cs="Arial"/>
              </w:rPr>
            </w:pPr>
            <w:r w:rsidRPr="00A722CA">
              <w:rPr>
                <w:rFonts w:cs="Arial"/>
              </w:rPr>
              <w:t>CAA 6</w:t>
            </w:r>
          </w:p>
        </w:tc>
        <w:tc>
          <w:tcPr>
            <w:tcW w:w="5103" w:type="dxa"/>
          </w:tcPr>
          <w:p w14:paraId="255A69A7" w14:textId="267EBA0A" w:rsidR="002F38AC" w:rsidRPr="00A722CA" w:rsidRDefault="002F38AC" w:rsidP="00881F98">
            <w:pPr>
              <w:rPr>
                <w:rFonts w:cs="Arial"/>
              </w:rPr>
            </w:pPr>
            <w:r w:rsidRPr="00A722CA">
              <w:rPr>
                <w:rFonts w:cs="Arial"/>
              </w:rPr>
              <w:t>The Candidate shall fill in the preferred language to take up the CBT.</w:t>
            </w:r>
          </w:p>
        </w:tc>
        <w:tc>
          <w:tcPr>
            <w:tcW w:w="992" w:type="dxa"/>
          </w:tcPr>
          <w:p w14:paraId="1893EF1B" w14:textId="0750708D" w:rsidR="002F38AC" w:rsidRPr="00A722CA" w:rsidRDefault="00417300" w:rsidP="00881F98">
            <w:pPr>
              <w:rPr>
                <w:rFonts w:cs="Arial"/>
              </w:rPr>
            </w:pPr>
            <w:r>
              <w:rPr>
                <w:rFonts w:cs="Arial"/>
              </w:rPr>
              <w:t>3</w:t>
            </w:r>
          </w:p>
        </w:tc>
        <w:tc>
          <w:tcPr>
            <w:tcW w:w="1985" w:type="dxa"/>
          </w:tcPr>
          <w:p w14:paraId="7E48A490" w14:textId="543C6EF8" w:rsidR="002F38AC" w:rsidRPr="00A722CA" w:rsidRDefault="00312228" w:rsidP="00881F98">
            <w:pPr>
              <w:rPr>
                <w:rFonts w:cs="Arial"/>
              </w:rPr>
            </w:pPr>
            <w:r>
              <w:rPr>
                <w:rFonts w:cs="Arial"/>
              </w:rPr>
              <w:t>CA, CAD</w:t>
            </w:r>
          </w:p>
        </w:tc>
      </w:tr>
      <w:tr w:rsidR="00763366" w:rsidRPr="00A722CA" w14:paraId="338336D1" w14:textId="77777777" w:rsidTr="00881F98">
        <w:tc>
          <w:tcPr>
            <w:tcW w:w="1271" w:type="dxa"/>
          </w:tcPr>
          <w:p w14:paraId="38079FBD" w14:textId="1BB9038F" w:rsidR="00763366" w:rsidRPr="00A722CA" w:rsidRDefault="00384668" w:rsidP="00881F98">
            <w:pPr>
              <w:rPr>
                <w:rFonts w:cs="Arial"/>
              </w:rPr>
            </w:pPr>
            <w:r w:rsidRPr="00A722CA">
              <w:rPr>
                <w:rFonts w:cs="Arial"/>
              </w:rPr>
              <w:t>CAA 7</w:t>
            </w:r>
          </w:p>
        </w:tc>
        <w:tc>
          <w:tcPr>
            <w:tcW w:w="5103" w:type="dxa"/>
          </w:tcPr>
          <w:p w14:paraId="1787DCEB" w14:textId="7C61B12D" w:rsidR="00763366" w:rsidRPr="00A722CA" w:rsidRDefault="00763366" w:rsidP="00881F98">
            <w:pPr>
              <w:rPr>
                <w:rFonts w:cs="Arial"/>
              </w:rPr>
            </w:pPr>
            <w:r w:rsidRPr="00A722CA">
              <w:rPr>
                <w:rFonts w:cs="Arial"/>
              </w:rPr>
              <w:t xml:space="preserve">The Candidate shall provide a list of </w:t>
            </w:r>
            <w:r w:rsidR="006F4F5E">
              <w:rPr>
                <w:rFonts w:cs="Arial"/>
              </w:rPr>
              <w:t xml:space="preserve">Test </w:t>
            </w:r>
            <w:proofErr w:type="spellStart"/>
            <w:r w:rsidR="006F4F5E">
              <w:rPr>
                <w:rFonts w:cs="Arial"/>
              </w:rPr>
              <w:t>Center</w:t>
            </w:r>
            <w:proofErr w:type="spellEnd"/>
            <w:r w:rsidRPr="00A722CA">
              <w:rPr>
                <w:rFonts w:cs="Arial"/>
              </w:rPr>
              <w:t xml:space="preserve"> Cities in an order of preference.</w:t>
            </w:r>
          </w:p>
        </w:tc>
        <w:tc>
          <w:tcPr>
            <w:tcW w:w="992" w:type="dxa"/>
          </w:tcPr>
          <w:p w14:paraId="5232F33E" w14:textId="33FA89B8" w:rsidR="00763366" w:rsidRPr="00A722CA" w:rsidRDefault="00417300" w:rsidP="00881F98">
            <w:pPr>
              <w:rPr>
                <w:rFonts w:cs="Arial"/>
              </w:rPr>
            </w:pPr>
            <w:r>
              <w:rPr>
                <w:rFonts w:cs="Arial"/>
              </w:rPr>
              <w:t>1</w:t>
            </w:r>
          </w:p>
        </w:tc>
        <w:tc>
          <w:tcPr>
            <w:tcW w:w="1985" w:type="dxa"/>
          </w:tcPr>
          <w:p w14:paraId="07AA837E" w14:textId="2D79F36A" w:rsidR="00763366" w:rsidRPr="00A722CA" w:rsidRDefault="00312228" w:rsidP="00881F98">
            <w:pPr>
              <w:rPr>
                <w:rFonts w:cs="Arial"/>
              </w:rPr>
            </w:pPr>
            <w:r>
              <w:rPr>
                <w:rFonts w:cs="Arial"/>
              </w:rPr>
              <w:t>CA, CAD</w:t>
            </w:r>
          </w:p>
        </w:tc>
      </w:tr>
      <w:tr w:rsidR="004B0B39" w:rsidRPr="00A722CA" w14:paraId="1FD4D2F1" w14:textId="77777777" w:rsidTr="00881F98">
        <w:tc>
          <w:tcPr>
            <w:tcW w:w="1271" w:type="dxa"/>
          </w:tcPr>
          <w:p w14:paraId="2BA1C20D" w14:textId="5D4943E5" w:rsidR="004B0B39" w:rsidRPr="00A722CA" w:rsidRDefault="00384668" w:rsidP="00881F98">
            <w:pPr>
              <w:rPr>
                <w:rFonts w:cs="Arial"/>
              </w:rPr>
            </w:pPr>
            <w:r w:rsidRPr="00A722CA">
              <w:rPr>
                <w:rFonts w:cs="Arial"/>
              </w:rPr>
              <w:t>CAA 8</w:t>
            </w:r>
          </w:p>
        </w:tc>
        <w:tc>
          <w:tcPr>
            <w:tcW w:w="5103" w:type="dxa"/>
          </w:tcPr>
          <w:p w14:paraId="779E3D31" w14:textId="498A4DDF" w:rsidR="004B0B39" w:rsidRPr="00A722CA" w:rsidRDefault="004B0B39" w:rsidP="00881F98">
            <w:pPr>
              <w:rPr>
                <w:rFonts w:cs="Arial"/>
              </w:rPr>
            </w:pPr>
            <w:r w:rsidRPr="00A722CA">
              <w:rPr>
                <w:rFonts w:cs="Arial"/>
              </w:rPr>
              <w:t>The Candidate shall be able to save the Application in draft state in case he/she wants to complete the process later. In this case, the form shall be saved with partially filled data and may remain invalidated.</w:t>
            </w:r>
          </w:p>
        </w:tc>
        <w:tc>
          <w:tcPr>
            <w:tcW w:w="992" w:type="dxa"/>
          </w:tcPr>
          <w:p w14:paraId="0C9E8427" w14:textId="2D823009" w:rsidR="004B0B39" w:rsidRPr="00A722CA" w:rsidRDefault="00417300" w:rsidP="00881F98">
            <w:pPr>
              <w:rPr>
                <w:rFonts w:cs="Arial"/>
              </w:rPr>
            </w:pPr>
            <w:r>
              <w:rPr>
                <w:rFonts w:cs="Arial"/>
              </w:rPr>
              <w:t>1</w:t>
            </w:r>
          </w:p>
        </w:tc>
        <w:tc>
          <w:tcPr>
            <w:tcW w:w="1985" w:type="dxa"/>
          </w:tcPr>
          <w:p w14:paraId="38408FAE" w14:textId="3A7C02C0" w:rsidR="004B0B39" w:rsidRPr="00A722CA" w:rsidRDefault="00312228" w:rsidP="00881F98">
            <w:pPr>
              <w:rPr>
                <w:rFonts w:cs="Arial"/>
              </w:rPr>
            </w:pPr>
            <w:r>
              <w:rPr>
                <w:rFonts w:cs="Arial"/>
              </w:rPr>
              <w:t>CA, CAD</w:t>
            </w:r>
          </w:p>
        </w:tc>
      </w:tr>
      <w:tr w:rsidR="003E4B56" w:rsidRPr="00A722CA" w14:paraId="43BFC000" w14:textId="77777777" w:rsidTr="00881F98">
        <w:tc>
          <w:tcPr>
            <w:tcW w:w="1271" w:type="dxa"/>
          </w:tcPr>
          <w:p w14:paraId="00027C5C" w14:textId="73AC2A0F" w:rsidR="003E4B56" w:rsidRPr="00A722CA" w:rsidRDefault="003E4B56" w:rsidP="003E4B56">
            <w:pPr>
              <w:rPr>
                <w:rFonts w:cs="Arial"/>
              </w:rPr>
            </w:pPr>
            <w:r w:rsidRPr="00A722CA">
              <w:rPr>
                <w:rFonts w:cs="Arial"/>
              </w:rPr>
              <w:lastRenderedPageBreak/>
              <w:t>CAA 9</w:t>
            </w:r>
          </w:p>
        </w:tc>
        <w:tc>
          <w:tcPr>
            <w:tcW w:w="5103" w:type="dxa"/>
          </w:tcPr>
          <w:p w14:paraId="7A697D0E" w14:textId="3A55E0E3" w:rsidR="003E4B56" w:rsidRPr="00A722CA" w:rsidRDefault="003E4B56" w:rsidP="003E4B56">
            <w:pPr>
              <w:rPr>
                <w:rFonts w:cs="Arial"/>
              </w:rPr>
            </w:pPr>
            <w:r>
              <w:rPr>
                <w:rFonts w:cs="Arial"/>
              </w:rPr>
              <w:t>The Candidate Application shall be checked for being a d</w:t>
            </w:r>
            <w:r w:rsidRPr="00A722CA">
              <w:rPr>
                <w:rFonts w:cs="Arial"/>
              </w:rPr>
              <w:t xml:space="preserve">uplicate </w:t>
            </w:r>
            <w:r>
              <w:rPr>
                <w:rFonts w:cs="Arial"/>
              </w:rPr>
              <w:t xml:space="preserve">entry based on attributes like </w:t>
            </w:r>
            <w:r w:rsidRPr="00A722CA">
              <w:rPr>
                <w:rFonts w:cs="Arial"/>
              </w:rPr>
              <w:t>Name, DOB, Parent Name, Phone Number, Email etc.</w:t>
            </w:r>
            <w:r>
              <w:rPr>
                <w:rFonts w:cs="Arial"/>
              </w:rPr>
              <w:t>, and shall be flagged for manual scrutiny if the matching confidence is above a pre-configured threshold.</w:t>
            </w:r>
          </w:p>
        </w:tc>
        <w:tc>
          <w:tcPr>
            <w:tcW w:w="992" w:type="dxa"/>
          </w:tcPr>
          <w:p w14:paraId="3BEF85A9" w14:textId="4F3707A2" w:rsidR="003E4B56" w:rsidRPr="00A722CA" w:rsidRDefault="00417300" w:rsidP="003E4B56">
            <w:pPr>
              <w:rPr>
                <w:rFonts w:cs="Arial"/>
              </w:rPr>
            </w:pPr>
            <w:r>
              <w:rPr>
                <w:rFonts w:cs="Arial"/>
              </w:rPr>
              <w:t>2</w:t>
            </w:r>
          </w:p>
        </w:tc>
        <w:tc>
          <w:tcPr>
            <w:tcW w:w="1985" w:type="dxa"/>
          </w:tcPr>
          <w:p w14:paraId="6EE78AAB" w14:textId="01D7835A" w:rsidR="00B4060F" w:rsidRPr="00B4060F" w:rsidRDefault="00B4060F">
            <w:pPr>
              <w:rPr>
                <w:rFonts w:cs="Arial"/>
              </w:rPr>
            </w:pPr>
            <w:r>
              <w:rPr>
                <w:rFonts w:cs="Arial"/>
              </w:rPr>
              <w:t>CA, CAD</w:t>
            </w:r>
          </w:p>
        </w:tc>
      </w:tr>
      <w:tr w:rsidR="003E4B56" w:rsidRPr="00A722CA" w14:paraId="7F6C10DE" w14:textId="77777777" w:rsidTr="00881F98">
        <w:tc>
          <w:tcPr>
            <w:tcW w:w="1271" w:type="dxa"/>
          </w:tcPr>
          <w:p w14:paraId="7EA62B8A" w14:textId="4AD6FB11" w:rsidR="003E4B56" w:rsidRPr="00A722CA" w:rsidRDefault="003E4B56" w:rsidP="003E4B56">
            <w:pPr>
              <w:rPr>
                <w:rFonts w:cs="Arial"/>
              </w:rPr>
            </w:pPr>
            <w:r w:rsidRPr="00A722CA">
              <w:rPr>
                <w:rFonts w:cs="Arial"/>
              </w:rPr>
              <w:t>CAA 10</w:t>
            </w:r>
          </w:p>
        </w:tc>
        <w:tc>
          <w:tcPr>
            <w:tcW w:w="5103" w:type="dxa"/>
          </w:tcPr>
          <w:p w14:paraId="47E14AA3" w14:textId="13510E5D" w:rsidR="003E4B56" w:rsidRPr="00A722CA" w:rsidRDefault="003E4B56" w:rsidP="003E4B56">
            <w:pPr>
              <w:rPr>
                <w:rFonts w:cs="Arial"/>
              </w:rPr>
            </w:pPr>
            <w:r w:rsidRPr="00A722CA">
              <w:rPr>
                <w:rFonts w:cs="Arial"/>
              </w:rPr>
              <w:t>Once all data is filled and validated</w:t>
            </w:r>
            <w:r w:rsidR="00726668" w:rsidRPr="00A722CA">
              <w:rPr>
                <w:rFonts w:cs="Arial"/>
              </w:rPr>
              <w:t xml:space="preserve">, </w:t>
            </w:r>
            <w:r w:rsidR="00726668">
              <w:rPr>
                <w:rFonts w:cs="Arial"/>
              </w:rPr>
              <w:t xml:space="preserve">including </w:t>
            </w:r>
            <w:proofErr w:type="spellStart"/>
            <w:r w:rsidR="00726668">
              <w:rPr>
                <w:rFonts w:cs="Arial"/>
              </w:rPr>
              <w:t>Aadhaar</w:t>
            </w:r>
            <w:proofErr w:type="spellEnd"/>
            <w:r w:rsidR="00726668">
              <w:rPr>
                <w:rFonts w:cs="Arial"/>
              </w:rPr>
              <w:t xml:space="preserve"> Number if applicable</w:t>
            </w:r>
            <w:r w:rsidR="00212014">
              <w:rPr>
                <w:rFonts w:cs="Arial"/>
              </w:rPr>
              <w:t xml:space="preserve"> and profile photo for not being an obvious fake (e.g. landscape, cartoons, eminent personalities)</w:t>
            </w:r>
            <w:r w:rsidRPr="00A722CA">
              <w:rPr>
                <w:rFonts w:cs="Arial"/>
              </w:rPr>
              <w:t>, the Candidate shall be required to make the payment of fee by using one of the Payment Gateways and subsequently choosing a mode of payment (Credit Card, Debit Card, UPI etc.)</w:t>
            </w:r>
          </w:p>
        </w:tc>
        <w:tc>
          <w:tcPr>
            <w:tcW w:w="992" w:type="dxa"/>
          </w:tcPr>
          <w:p w14:paraId="28F932A5" w14:textId="0D2CA553" w:rsidR="003E4B56" w:rsidRPr="00A722CA" w:rsidRDefault="00417300" w:rsidP="003E4B56">
            <w:pPr>
              <w:rPr>
                <w:rFonts w:cs="Arial"/>
              </w:rPr>
            </w:pPr>
            <w:r>
              <w:rPr>
                <w:rFonts w:cs="Arial"/>
              </w:rPr>
              <w:t>2</w:t>
            </w:r>
          </w:p>
        </w:tc>
        <w:tc>
          <w:tcPr>
            <w:tcW w:w="1985" w:type="dxa"/>
          </w:tcPr>
          <w:p w14:paraId="7B18BF33" w14:textId="4282400A" w:rsidR="003E4B56" w:rsidRPr="00A722CA" w:rsidRDefault="003E4B56" w:rsidP="003E4B56">
            <w:pPr>
              <w:rPr>
                <w:rFonts w:cs="Arial"/>
              </w:rPr>
            </w:pPr>
            <w:r>
              <w:rPr>
                <w:rFonts w:cs="Arial"/>
              </w:rPr>
              <w:t>CA, CAD</w:t>
            </w:r>
          </w:p>
        </w:tc>
      </w:tr>
      <w:tr w:rsidR="003E4B56" w:rsidRPr="00A722CA" w14:paraId="2B4F6EB3" w14:textId="77777777" w:rsidTr="00881F98">
        <w:tc>
          <w:tcPr>
            <w:tcW w:w="1271" w:type="dxa"/>
          </w:tcPr>
          <w:p w14:paraId="7D878D1A" w14:textId="346A8E6C" w:rsidR="003E4B56" w:rsidRPr="00A722CA" w:rsidRDefault="003E4B56" w:rsidP="003E4B56">
            <w:pPr>
              <w:rPr>
                <w:rFonts w:cs="Arial"/>
              </w:rPr>
            </w:pPr>
            <w:r w:rsidRPr="00A722CA">
              <w:rPr>
                <w:rFonts w:cs="Arial"/>
              </w:rPr>
              <w:t>CAA 11</w:t>
            </w:r>
          </w:p>
        </w:tc>
        <w:tc>
          <w:tcPr>
            <w:tcW w:w="5103" w:type="dxa"/>
          </w:tcPr>
          <w:p w14:paraId="543D12CF" w14:textId="2E6D9654" w:rsidR="003E4B56" w:rsidRPr="00A722CA" w:rsidRDefault="003E4B56" w:rsidP="003E4B56">
            <w:pPr>
              <w:rPr>
                <w:rFonts w:cs="Arial"/>
              </w:rPr>
            </w:pPr>
            <w:r w:rsidRPr="00A722CA">
              <w:rPr>
                <w:rFonts w:cs="Arial"/>
              </w:rPr>
              <w:t>Upon successful payment, a receipt would be generated for the fee paid (PDF), and available for download from the Dashboard at any later point of time.</w:t>
            </w:r>
          </w:p>
        </w:tc>
        <w:tc>
          <w:tcPr>
            <w:tcW w:w="992" w:type="dxa"/>
          </w:tcPr>
          <w:p w14:paraId="46076C7C" w14:textId="04CF21F8" w:rsidR="003E4B56" w:rsidRPr="00A722CA" w:rsidRDefault="00417300" w:rsidP="003E4B56">
            <w:pPr>
              <w:rPr>
                <w:rFonts w:cs="Arial"/>
              </w:rPr>
            </w:pPr>
            <w:r>
              <w:rPr>
                <w:rFonts w:cs="Arial"/>
              </w:rPr>
              <w:t>1</w:t>
            </w:r>
          </w:p>
        </w:tc>
        <w:tc>
          <w:tcPr>
            <w:tcW w:w="1985" w:type="dxa"/>
          </w:tcPr>
          <w:p w14:paraId="25D9B05C" w14:textId="19DF93A1" w:rsidR="003E4B56" w:rsidRPr="00A722CA" w:rsidRDefault="003E4B56" w:rsidP="003E4B56">
            <w:pPr>
              <w:rPr>
                <w:rFonts w:cs="Arial"/>
              </w:rPr>
            </w:pPr>
            <w:r>
              <w:rPr>
                <w:rFonts w:cs="Arial"/>
              </w:rPr>
              <w:t>CA, CAD</w:t>
            </w:r>
          </w:p>
        </w:tc>
      </w:tr>
      <w:tr w:rsidR="003E4B56" w:rsidRPr="00A722CA" w14:paraId="069BAEFD" w14:textId="77777777" w:rsidTr="00881F98">
        <w:tc>
          <w:tcPr>
            <w:tcW w:w="1271" w:type="dxa"/>
          </w:tcPr>
          <w:p w14:paraId="73F60D74" w14:textId="76E69781" w:rsidR="003E4B56" w:rsidRPr="00A722CA" w:rsidRDefault="003E4B56" w:rsidP="003E4B56">
            <w:pPr>
              <w:rPr>
                <w:rFonts w:cs="Arial"/>
              </w:rPr>
            </w:pPr>
            <w:r>
              <w:rPr>
                <w:rFonts w:cs="Arial"/>
              </w:rPr>
              <w:t>CAA 12</w:t>
            </w:r>
          </w:p>
        </w:tc>
        <w:tc>
          <w:tcPr>
            <w:tcW w:w="5103" w:type="dxa"/>
          </w:tcPr>
          <w:p w14:paraId="416F0FCE" w14:textId="614B3248" w:rsidR="003E4B56" w:rsidRPr="00A722CA" w:rsidRDefault="003E4B56" w:rsidP="003E4B56">
            <w:pPr>
              <w:rPr>
                <w:rFonts w:cs="Arial"/>
              </w:rPr>
            </w:pPr>
            <w:r w:rsidRPr="00A722CA">
              <w:rPr>
                <w:rFonts w:cs="Arial"/>
              </w:rPr>
              <w:t xml:space="preserve">If the CBT were configured to allow the Candidate to choose a time-slot and </w:t>
            </w:r>
            <w:proofErr w:type="spellStart"/>
            <w:r w:rsidRPr="00A722CA">
              <w:rPr>
                <w:rFonts w:cs="Arial"/>
              </w:rPr>
              <w:t>center</w:t>
            </w:r>
            <w:proofErr w:type="spellEnd"/>
            <w:r w:rsidRPr="00A722CA">
              <w:rPr>
                <w:rFonts w:cs="Arial"/>
              </w:rPr>
              <w:t xml:space="preserve"> manually, the System shall make a provision for the same at this stage.</w:t>
            </w:r>
          </w:p>
        </w:tc>
        <w:tc>
          <w:tcPr>
            <w:tcW w:w="992" w:type="dxa"/>
          </w:tcPr>
          <w:p w14:paraId="5CBE24A1" w14:textId="0E192ED7" w:rsidR="003E4B56" w:rsidRPr="00A722CA" w:rsidRDefault="00417300" w:rsidP="003E4B56">
            <w:pPr>
              <w:rPr>
                <w:rFonts w:cs="Arial"/>
              </w:rPr>
            </w:pPr>
            <w:r>
              <w:rPr>
                <w:rFonts w:cs="Arial"/>
              </w:rPr>
              <w:t>3</w:t>
            </w:r>
          </w:p>
        </w:tc>
        <w:tc>
          <w:tcPr>
            <w:tcW w:w="1985" w:type="dxa"/>
          </w:tcPr>
          <w:p w14:paraId="059029AE" w14:textId="312F52B8" w:rsidR="003E4B56" w:rsidRPr="00A722CA" w:rsidRDefault="003E4B56" w:rsidP="003E4B56">
            <w:pPr>
              <w:rPr>
                <w:rFonts w:cs="Arial"/>
              </w:rPr>
            </w:pPr>
            <w:r>
              <w:rPr>
                <w:rFonts w:cs="Arial"/>
              </w:rPr>
              <w:t>CA, CAD</w:t>
            </w:r>
          </w:p>
        </w:tc>
      </w:tr>
    </w:tbl>
    <w:p w14:paraId="4ABA5C5F" w14:textId="77777777" w:rsidR="00056BBF" w:rsidRPr="00A722CA" w:rsidRDefault="00056BBF" w:rsidP="00056BBF">
      <w:pPr>
        <w:rPr>
          <w:rFonts w:cs="Arial"/>
        </w:rPr>
      </w:pPr>
    </w:p>
    <w:p w14:paraId="6A768EA3" w14:textId="389C0911" w:rsidR="00056BBF" w:rsidRPr="00A722CA" w:rsidRDefault="0078684D" w:rsidP="00056BBF">
      <w:pPr>
        <w:pStyle w:val="Heading2"/>
        <w:rPr>
          <w:rFonts w:cs="Arial"/>
        </w:rPr>
      </w:pPr>
      <w:bookmarkStart w:id="187" w:name="_Toc19801111"/>
      <w:bookmarkStart w:id="188" w:name="_Toc20317966"/>
      <w:r w:rsidRPr="00A722CA">
        <w:rPr>
          <w:rFonts w:cs="Arial"/>
        </w:rPr>
        <w:t>Candidate Application Payments</w:t>
      </w:r>
      <w:r w:rsidR="00056BBF" w:rsidRPr="00A722CA">
        <w:rPr>
          <w:rFonts w:cs="Arial"/>
        </w:rPr>
        <w:t xml:space="preserve"> </w:t>
      </w:r>
      <w:r w:rsidR="00A359DB" w:rsidRPr="00A722CA">
        <w:rPr>
          <w:rFonts w:cs="Arial"/>
        </w:rPr>
        <w:t xml:space="preserve">&amp; Reconciliation </w:t>
      </w:r>
      <w:r w:rsidR="00056BBF" w:rsidRPr="00A722CA">
        <w:rPr>
          <w:rFonts w:cs="Arial"/>
        </w:rPr>
        <w:t>(</w:t>
      </w:r>
      <w:r w:rsidRPr="00A722CA">
        <w:rPr>
          <w:rFonts w:cs="Arial"/>
        </w:rPr>
        <w:t>CAP</w:t>
      </w:r>
      <w:r w:rsidR="00A359DB" w:rsidRPr="00A722CA">
        <w:rPr>
          <w:rFonts w:cs="Arial"/>
        </w:rPr>
        <w:t>R</w:t>
      </w:r>
      <w:r w:rsidR="00056BBF" w:rsidRPr="00A722CA">
        <w:rPr>
          <w:rFonts w:cs="Arial"/>
        </w:rPr>
        <w:t>)</w:t>
      </w:r>
      <w:bookmarkEnd w:id="187"/>
      <w:bookmarkEnd w:id="188"/>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497B96FB" w14:textId="77777777" w:rsidTr="00881F98">
        <w:tc>
          <w:tcPr>
            <w:tcW w:w="1271" w:type="dxa"/>
            <w:shd w:val="clear" w:color="auto" w:fill="BFBFBF" w:themeFill="background1" w:themeFillShade="BF"/>
          </w:tcPr>
          <w:p w14:paraId="614AF328"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135F2D9C"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4565789D"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60D0E8B0" w14:textId="2D1FFA96" w:rsidR="00056BBF" w:rsidRPr="00A722CA" w:rsidRDefault="00772E8C" w:rsidP="00881F98">
            <w:pPr>
              <w:rPr>
                <w:rFonts w:cs="Arial"/>
                <w:b/>
              </w:rPr>
            </w:pPr>
            <w:r>
              <w:rPr>
                <w:rFonts w:cs="Arial"/>
                <w:b/>
              </w:rPr>
              <w:t>Business Process Reference</w:t>
            </w:r>
          </w:p>
        </w:tc>
      </w:tr>
      <w:tr w:rsidR="0056140F" w:rsidRPr="00A722CA" w14:paraId="5D4F34C2" w14:textId="77777777" w:rsidTr="00881F98">
        <w:tc>
          <w:tcPr>
            <w:tcW w:w="1271" w:type="dxa"/>
          </w:tcPr>
          <w:p w14:paraId="255BFC5E" w14:textId="2379DD2C" w:rsidR="0056140F" w:rsidRPr="00A722CA" w:rsidRDefault="0056140F" w:rsidP="0056140F">
            <w:pPr>
              <w:rPr>
                <w:rFonts w:cs="Arial"/>
              </w:rPr>
            </w:pPr>
            <w:r w:rsidRPr="00A722CA">
              <w:rPr>
                <w:rFonts w:cs="Arial"/>
              </w:rPr>
              <w:t xml:space="preserve">CAPR </w:t>
            </w:r>
            <w:del w:id="189" w:author="Rishi Choudhary" w:date="2021-01-16T17:58:00Z">
              <w:r w:rsidR="00EC7F7A" w:rsidRPr="00A722CA" w:rsidDel="0062188C">
                <w:rPr>
                  <w:rFonts w:cs="Arial"/>
                  <w:noProof/>
                </w:rPr>
                <w:fldChar w:fldCharType="begin"/>
              </w:r>
              <w:r w:rsidR="00EC7F7A" w:rsidRPr="00A722CA" w:rsidDel="0062188C">
                <w:rPr>
                  <w:rFonts w:cs="Arial"/>
                  <w:noProof/>
                </w:rPr>
                <w:delInstrText xml:space="preserve"> SEQ  RBAC \* MERGEFORMAT </w:delInstrText>
              </w:r>
              <w:r w:rsidR="00EC7F7A" w:rsidRPr="00A722CA" w:rsidDel="0062188C">
                <w:rPr>
                  <w:rFonts w:cs="Arial"/>
                  <w:noProof/>
                </w:rPr>
                <w:fldChar w:fldCharType="separate"/>
              </w:r>
              <w:r w:rsidR="00465B0B" w:rsidDel="0062188C">
                <w:rPr>
                  <w:rFonts w:cs="Arial"/>
                  <w:noProof/>
                </w:rPr>
                <w:delText>24</w:delText>
              </w:r>
              <w:r w:rsidR="00EC7F7A" w:rsidRPr="00A722CA" w:rsidDel="0062188C">
                <w:rPr>
                  <w:rFonts w:cs="Arial"/>
                  <w:noProof/>
                </w:rPr>
                <w:fldChar w:fldCharType="end"/>
              </w:r>
            </w:del>
            <w:ins w:id="190" w:author="Rishi Choudhary" w:date="2021-01-16T17:58:00Z">
              <w:r w:rsidR="0062188C">
                <w:rPr>
                  <w:rFonts w:cs="Arial"/>
                  <w:noProof/>
                </w:rPr>
                <w:t>1</w:t>
              </w:r>
            </w:ins>
          </w:p>
        </w:tc>
        <w:tc>
          <w:tcPr>
            <w:tcW w:w="5103" w:type="dxa"/>
          </w:tcPr>
          <w:p w14:paraId="54ED6C2D" w14:textId="6BAE0AF9" w:rsidR="0056140F" w:rsidRPr="00A722CA" w:rsidRDefault="0056140F" w:rsidP="0056140F">
            <w:pPr>
              <w:rPr>
                <w:rFonts w:cs="Arial"/>
              </w:rPr>
            </w:pPr>
            <w:r w:rsidRPr="00A722CA">
              <w:rPr>
                <w:rFonts w:cs="Arial"/>
              </w:rPr>
              <w:t>In case of payment failure and amount not deduction from Candidate, the Candidate shall be able to retry making a payment. All payment attempts shall be listed in the ‘Payment History’ showing the details for each Transaction.</w:t>
            </w:r>
          </w:p>
        </w:tc>
        <w:tc>
          <w:tcPr>
            <w:tcW w:w="992" w:type="dxa"/>
          </w:tcPr>
          <w:p w14:paraId="335BE5DF" w14:textId="3B05AF79" w:rsidR="0056140F" w:rsidRPr="00A722CA" w:rsidRDefault="001A1B44" w:rsidP="0056140F">
            <w:pPr>
              <w:rPr>
                <w:rFonts w:cs="Arial"/>
              </w:rPr>
            </w:pPr>
            <w:r>
              <w:rPr>
                <w:rFonts w:cs="Arial"/>
              </w:rPr>
              <w:t>1</w:t>
            </w:r>
          </w:p>
        </w:tc>
        <w:tc>
          <w:tcPr>
            <w:tcW w:w="1985" w:type="dxa"/>
          </w:tcPr>
          <w:p w14:paraId="678E6896" w14:textId="194F6A7B" w:rsidR="0056140F" w:rsidRPr="00A722CA" w:rsidRDefault="00312228" w:rsidP="0056140F">
            <w:pPr>
              <w:rPr>
                <w:rFonts w:cs="Arial"/>
              </w:rPr>
            </w:pPr>
            <w:r>
              <w:rPr>
                <w:rFonts w:cs="Arial"/>
              </w:rPr>
              <w:t>CA, CAD</w:t>
            </w:r>
          </w:p>
        </w:tc>
      </w:tr>
      <w:tr w:rsidR="0056140F" w:rsidRPr="00A722CA" w14:paraId="66D5585A" w14:textId="77777777" w:rsidTr="00881F98">
        <w:tc>
          <w:tcPr>
            <w:tcW w:w="1271" w:type="dxa"/>
          </w:tcPr>
          <w:p w14:paraId="2B2AD42A" w14:textId="0DF006A5" w:rsidR="0056140F" w:rsidRPr="00A722CA" w:rsidRDefault="0056140F" w:rsidP="0056140F">
            <w:pPr>
              <w:rPr>
                <w:rFonts w:cs="Arial"/>
              </w:rPr>
            </w:pPr>
            <w:r w:rsidRPr="00A722CA">
              <w:rPr>
                <w:rFonts w:cs="Arial"/>
              </w:rPr>
              <w:t>CAPR 2</w:t>
            </w:r>
          </w:p>
        </w:tc>
        <w:tc>
          <w:tcPr>
            <w:tcW w:w="5103" w:type="dxa"/>
          </w:tcPr>
          <w:p w14:paraId="251A0848" w14:textId="21AB4F5C" w:rsidR="0056140F" w:rsidRPr="00A722CA" w:rsidRDefault="0056140F" w:rsidP="0056140F">
            <w:pPr>
              <w:rPr>
                <w:rFonts w:cs="Arial"/>
              </w:rPr>
            </w:pPr>
            <w:r w:rsidRPr="00A722CA">
              <w:rPr>
                <w:rFonts w:cs="Arial"/>
              </w:rPr>
              <w:t>In case the payment status is returned as failed but the amount gets deducted from Candidate, the Candidate shall be able to raise a ticket/dispute in the ‘Help Desk’ section of the Candidate Dashboard for further tracking and closure.</w:t>
            </w:r>
          </w:p>
        </w:tc>
        <w:tc>
          <w:tcPr>
            <w:tcW w:w="992" w:type="dxa"/>
          </w:tcPr>
          <w:p w14:paraId="72BC6E65" w14:textId="64297565" w:rsidR="0056140F" w:rsidRPr="00A722CA" w:rsidRDefault="001A1B44" w:rsidP="0056140F">
            <w:pPr>
              <w:rPr>
                <w:rFonts w:cs="Arial"/>
              </w:rPr>
            </w:pPr>
            <w:r>
              <w:rPr>
                <w:rFonts w:cs="Arial"/>
              </w:rPr>
              <w:t>1</w:t>
            </w:r>
          </w:p>
        </w:tc>
        <w:tc>
          <w:tcPr>
            <w:tcW w:w="1985" w:type="dxa"/>
          </w:tcPr>
          <w:p w14:paraId="41E41A64" w14:textId="16B4AB78" w:rsidR="0056140F" w:rsidRPr="00A722CA" w:rsidRDefault="00312228" w:rsidP="0056140F">
            <w:pPr>
              <w:rPr>
                <w:rFonts w:cs="Arial"/>
              </w:rPr>
            </w:pPr>
            <w:r>
              <w:rPr>
                <w:rFonts w:cs="Arial"/>
              </w:rPr>
              <w:t>CA, CAD</w:t>
            </w:r>
          </w:p>
        </w:tc>
      </w:tr>
      <w:tr w:rsidR="0080017B" w:rsidRPr="00A722CA" w14:paraId="45E19521" w14:textId="77777777" w:rsidTr="00881F98">
        <w:tc>
          <w:tcPr>
            <w:tcW w:w="1271" w:type="dxa"/>
          </w:tcPr>
          <w:p w14:paraId="7A94C595" w14:textId="67FFE7DA" w:rsidR="0080017B" w:rsidRPr="00A722CA" w:rsidRDefault="0080017B" w:rsidP="0080017B">
            <w:pPr>
              <w:rPr>
                <w:rFonts w:cs="Arial"/>
              </w:rPr>
            </w:pPr>
            <w:r w:rsidRPr="00A722CA">
              <w:rPr>
                <w:rFonts w:cs="Arial"/>
              </w:rPr>
              <w:t>CAPR 3</w:t>
            </w:r>
          </w:p>
        </w:tc>
        <w:tc>
          <w:tcPr>
            <w:tcW w:w="5103" w:type="dxa"/>
          </w:tcPr>
          <w:p w14:paraId="386CEA21" w14:textId="48EB3627" w:rsidR="0080017B" w:rsidRPr="00A722CA" w:rsidRDefault="00B015C6" w:rsidP="00B015C6">
            <w:pPr>
              <w:rPr>
                <w:rFonts w:cs="Arial"/>
              </w:rPr>
            </w:pPr>
            <w:r w:rsidRPr="00A722CA">
              <w:rPr>
                <w:rFonts w:cs="Arial"/>
              </w:rPr>
              <w:t>Auto-reconciliation shall be attempted by the System upon receiving data from bank through batch jobs run once or more times per day</w:t>
            </w:r>
          </w:p>
        </w:tc>
        <w:tc>
          <w:tcPr>
            <w:tcW w:w="992" w:type="dxa"/>
          </w:tcPr>
          <w:p w14:paraId="455EB759" w14:textId="258985A0" w:rsidR="0080017B" w:rsidRPr="00A722CA" w:rsidRDefault="001A1B44" w:rsidP="0080017B">
            <w:pPr>
              <w:rPr>
                <w:rFonts w:cs="Arial"/>
              </w:rPr>
            </w:pPr>
            <w:r>
              <w:rPr>
                <w:rFonts w:cs="Arial"/>
              </w:rPr>
              <w:t>3</w:t>
            </w:r>
          </w:p>
        </w:tc>
        <w:tc>
          <w:tcPr>
            <w:tcW w:w="1985" w:type="dxa"/>
          </w:tcPr>
          <w:p w14:paraId="5DACB67C" w14:textId="2C22CDF5" w:rsidR="0080017B" w:rsidRPr="00A722CA" w:rsidRDefault="00312228" w:rsidP="0080017B">
            <w:pPr>
              <w:rPr>
                <w:rFonts w:cs="Arial"/>
              </w:rPr>
            </w:pPr>
            <w:r>
              <w:rPr>
                <w:rFonts w:cs="Arial"/>
              </w:rPr>
              <w:t>CA, CAD</w:t>
            </w:r>
          </w:p>
        </w:tc>
      </w:tr>
      <w:tr w:rsidR="00B015C6" w:rsidRPr="00A722CA" w14:paraId="1323B13F" w14:textId="77777777" w:rsidTr="00881F98">
        <w:tc>
          <w:tcPr>
            <w:tcW w:w="1271" w:type="dxa"/>
          </w:tcPr>
          <w:p w14:paraId="3158E44A" w14:textId="761C6E2A" w:rsidR="00B015C6" w:rsidRPr="00A722CA" w:rsidRDefault="00B015C6" w:rsidP="00B015C6">
            <w:pPr>
              <w:rPr>
                <w:rFonts w:cs="Arial"/>
              </w:rPr>
            </w:pPr>
            <w:r w:rsidRPr="00A722CA">
              <w:rPr>
                <w:rFonts w:cs="Arial"/>
              </w:rPr>
              <w:t>CAPR 4</w:t>
            </w:r>
          </w:p>
        </w:tc>
        <w:tc>
          <w:tcPr>
            <w:tcW w:w="5103" w:type="dxa"/>
          </w:tcPr>
          <w:p w14:paraId="3A3AC6E5" w14:textId="23B585E2" w:rsidR="00B015C6" w:rsidRPr="00A722CA" w:rsidRDefault="00B015C6" w:rsidP="00B015C6">
            <w:pPr>
              <w:rPr>
                <w:rFonts w:cs="Arial"/>
              </w:rPr>
            </w:pPr>
            <w:r w:rsidRPr="00A722CA">
              <w:rPr>
                <w:rFonts w:cs="Arial"/>
              </w:rPr>
              <w:t>The Payment Dispute Ticket shall be assigned to the Accounts Team within EDUTEST. They shall be able to view the Reconciliation History fetched from the payment gateway and be able to map payments that are traceable against payments recorded within the System.</w:t>
            </w:r>
          </w:p>
        </w:tc>
        <w:tc>
          <w:tcPr>
            <w:tcW w:w="992" w:type="dxa"/>
          </w:tcPr>
          <w:p w14:paraId="7BED1B20" w14:textId="27D80E1D" w:rsidR="00B015C6" w:rsidRPr="00A722CA" w:rsidRDefault="001A1B44" w:rsidP="00B015C6">
            <w:pPr>
              <w:rPr>
                <w:rFonts w:cs="Arial"/>
              </w:rPr>
            </w:pPr>
            <w:r>
              <w:rPr>
                <w:rFonts w:cs="Arial"/>
              </w:rPr>
              <w:t>3</w:t>
            </w:r>
          </w:p>
        </w:tc>
        <w:tc>
          <w:tcPr>
            <w:tcW w:w="1985" w:type="dxa"/>
          </w:tcPr>
          <w:p w14:paraId="523695F5" w14:textId="4E440A68" w:rsidR="00B015C6" w:rsidRPr="00A722CA" w:rsidRDefault="00312228" w:rsidP="00B015C6">
            <w:pPr>
              <w:rPr>
                <w:rFonts w:cs="Arial"/>
              </w:rPr>
            </w:pPr>
            <w:r>
              <w:rPr>
                <w:rFonts w:cs="Arial"/>
              </w:rPr>
              <w:t>CA, CAD</w:t>
            </w:r>
          </w:p>
        </w:tc>
      </w:tr>
      <w:tr w:rsidR="00B015C6" w:rsidRPr="00A722CA" w14:paraId="37BD07BB" w14:textId="77777777" w:rsidTr="00881F98">
        <w:tc>
          <w:tcPr>
            <w:tcW w:w="1271" w:type="dxa"/>
          </w:tcPr>
          <w:p w14:paraId="06204270" w14:textId="27BD0C44" w:rsidR="00B015C6" w:rsidRPr="00A722CA" w:rsidRDefault="00B015C6" w:rsidP="00B015C6">
            <w:pPr>
              <w:rPr>
                <w:rFonts w:cs="Arial"/>
              </w:rPr>
            </w:pPr>
            <w:r w:rsidRPr="00A722CA">
              <w:rPr>
                <w:rFonts w:cs="Arial"/>
              </w:rPr>
              <w:lastRenderedPageBreak/>
              <w:t>CAPR 5</w:t>
            </w:r>
          </w:p>
        </w:tc>
        <w:tc>
          <w:tcPr>
            <w:tcW w:w="5103" w:type="dxa"/>
          </w:tcPr>
          <w:p w14:paraId="1EA1636F" w14:textId="4192921A" w:rsidR="00B015C6" w:rsidRPr="00A722CA" w:rsidRDefault="0074470F" w:rsidP="00B015C6">
            <w:pPr>
              <w:rPr>
                <w:rFonts w:cs="Arial"/>
              </w:rPr>
            </w:pPr>
            <w:r w:rsidRPr="00A722CA">
              <w:rPr>
                <w:rFonts w:cs="Arial"/>
              </w:rPr>
              <w:t xml:space="preserve">Unmapped payments shall be tried for manual reconciliation by scanning through the </w:t>
            </w:r>
            <w:r w:rsidR="00B015C6" w:rsidRPr="00A722CA">
              <w:rPr>
                <w:rFonts w:cs="Arial"/>
              </w:rPr>
              <w:t>Transaction Logs</w:t>
            </w:r>
          </w:p>
        </w:tc>
        <w:tc>
          <w:tcPr>
            <w:tcW w:w="992" w:type="dxa"/>
          </w:tcPr>
          <w:p w14:paraId="30705B43" w14:textId="26A230D9" w:rsidR="00B015C6" w:rsidRPr="00A722CA" w:rsidRDefault="001A1B44" w:rsidP="00B015C6">
            <w:pPr>
              <w:rPr>
                <w:rFonts w:cs="Arial"/>
              </w:rPr>
            </w:pPr>
            <w:r>
              <w:rPr>
                <w:rFonts w:cs="Arial"/>
              </w:rPr>
              <w:t>1</w:t>
            </w:r>
          </w:p>
        </w:tc>
        <w:tc>
          <w:tcPr>
            <w:tcW w:w="1985" w:type="dxa"/>
          </w:tcPr>
          <w:p w14:paraId="6169ED2F" w14:textId="2350042C" w:rsidR="00B015C6" w:rsidRPr="00A722CA" w:rsidRDefault="00312228" w:rsidP="00B015C6">
            <w:pPr>
              <w:rPr>
                <w:rFonts w:cs="Arial"/>
              </w:rPr>
            </w:pPr>
            <w:r>
              <w:rPr>
                <w:rFonts w:cs="Arial"/>
              </w:rPr>
              <w:t>CA, CAD</w:t>
            </w:r>
          </w:p>
        </w:tc>
      </w:tr>
    </w:tbl>
    <w:p w14:paraId="42A7D064" w14:textId="77777777" w:rsidR="00056BBF" w:rsidRPr="00A722CA" w:rsidRDefault="00056BBF" w:rsidP="00056BBF">
      <w:pPr>
        <w:rPr>
          <w:rFonts w:cs="Arial"/>
        </w:rPr>
      </w:pPr>
    </w:p>
    <w:p w14:paraId="3AF264F8" w14:textId="714A746C" w:rsidR="00056BBF" w:rsidRPr="00A722CA" w:rsidRDefault="00C302F6" w:rsidP="00056BBF">
      <w:pPr>
        <w:pStyle w:val="Heading2"/>
        <w:rPr>
          <w:rFonts w:cs="Arial"/>
        </w:rPr>
      </w:pPr>
      <w:bookmarkStart w:id="191" w:name="_Toc19801112"/>
      <w:bookmarkStart w:id="192" w:name="_Toc20317967"/>
      <w:r w:rsidRPr="00A722CA">
        <w:rPr>
          <w:rFonts w:cs="Arial"/>
        </w:rPr>
        <w:t xml:space="preserve">Candidate </w:t>
      </w:r>
      <w:proofErr w:type="spellStart"/>
      <w:r w:rsidRPr="00A722CA">
        <w:rPr>
          <w:rFonts w:cs="Arial"/>
        </w:rPr>
        <w:t>Center</w:t>
      </w:r>
      <w:proofErr w:type="spellEnd"/>
      <w:r w:rsidRPr="00A722CA">
        <w:rPr>
          <w:rFonts w:cs="Arial"/>
        </w:rPr>
        <w:t xml:space="preserve"> Allocation (aka Assessment Planning)</w:t>
      </w:r>
      <w:r w:rsidR="00056BBF" w:rsidRPr="00A722CA">
        <w:rPr>
          <w:rFonts w:cs="Arial"/>
        </w:rPr>
        <w:t xml:space="preserve"> (</w:t>
      </w:r>
      <w:r w:rsidRPr="00A722CA">
        <w:rPr>
          <w:rFonts w:cs="Arial"/>
        </w:rPr>
        <w:t>CCA</w:t>
      </w:r>
      <w:r w:rsidR="00056BBF" w:rsidRPr="00A722CA">
        <w:rPr>
          <w:rFonts w:cs="Arial"/>
        </w:rPr>
        <w:t>)</w:t>
      </w:r>
      <w:bookmarkEnd w:id="191"/>
      <w:bookmarkEnd w:id="192"/>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4AAD18C6" w14:textId="77777777" w:rsidTr="00881F98">
        <w:tc>
          <w:tcPr>
            <w:tcW w:w="1271" w:type="dxa"/>
            <w:shd w:val="clear" w:color="auto" w:fill="BFBFBF" w:themeFill="background1" w:themeFillShade="BF"/>
          </w:tcPr>
          <w:p w14:paraId="0018535E"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4042E563"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6166CF32"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40279C89" w14:textId="29CFDB83" w:rsidR="00056BBF" w:rsidRPr="00A722CA" w:rsidRDefault="00FA0FA9" w:rsidP="00881F98">
            <w:pPr>
              <w:rPr>
                <w:rFonts w:cs="Arial"/>
                <w:b/>
              </w:rPr>
            </w:pPr>
            <w:r>
              <w:rPr>
                <w:rFonts w:cs="Arial"/>
                <w:b/>
              </w:rPr>
              <w:t>Business Process Reference</w:t>
            </w:r>
          </w:p>
        </w:tc>
      </w:tr>
      <w:tr w:rsidR="00056BBF" w:rsidRPr="00A722CA" w14:paraId="71A9E36A" w14:textId="77777777" w:rsidTr="00881F98">
        <w:tc>
          <w:tcPr>
            <w:tcW w:w="1271" w:type="dxa"/>
          </w:tcPr>
          <w:p w14:paraId="6D9C3812" w14:textId="0902254F" w:rsidR="00056BBF" w:rsidRPr="00A722CA" w:rsidRDefault="00FA0FA9" w:rsidP="00881F98">
            <w:pPr>
              <w:rPr>
                <w:rFonts w:cs="Arial"/>
              </w:rPr>
            </w:pPr>
            <w:r>
              <w:rPr>
                <w:rFonts w:cs="Arial"/>
              </w:rPr>
              <w:t>CCA</w:t>
            </w:r>
            <w:r w:rsidR="00056BBF" w:rsidRPr="00A722CA">
              <w:rPr>
                <w:rFonts w:cs="Arial"/>
              </w:rPr>
              <w:t xml:space="preserve"> </w:t>
            </w:r>
            <w:del w:id="193" w:author="Rishi Choudhary" w:date="2021-01-16T17:58: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25</w:delText>
              </w:r>
              <w:r w:rsidR="002211A4" w:rsidRPr="00A722CA" w:rsidDel="0062188C">
                <w:rPr>
                  <w:rFonts w:cs="Arial"/>
                  <w:noProof/>
                </w:rPr>
                <w:fldChar w:fldCharType="end"/>
              </w:r>
            </w:del>
            <w:ins w:id="194" w:author="Rishi Choudhary" w:date="2021-01-16T17:58:00Z">
              <w:r w:rsidR="0062188C">
                <w:rPr>
                  <w:rFonts w:cs="Arial"/>
                </w:rPr>
                <w:t>1</w:t>
              </w:r>
            </w:ins>
          </w:p>
        </w:tc>
        <w:tc>
          <w:tcPr>
            <w:tcW w:w="5103" w:type="dxa"/>
          </w:tcPr>
          <w:p w14:paraId="1D200A12" w14:textId="54E7BBAE" w:rsidR="00056BBF" w:rsidRPr="00A722CA" w:rsidRDefault="00C25D29" w:rsidP="00C25D29">
            <w:pPr>
              <w:rPr>
                <w:rFonts w:cs="Arial"/>
              </w:rPr>
            </w:pPr>
            <w:r w:rsidRPr="00A722CA">
              <w:rPr>
                <w:rFonts w:cs="Arial"/>
              </w:rPr>
              <w:t>The Operations Team short lists the</w:t>
            </w:r>
            <w:r w:rsidR="00B015C6" w:rsidRPr="00A722CA">
              <w:rPr>
                <w:rFonts w:cs="Arial"/>
              </w:rPr>
              <w:t xml:space="preserve"> Centres based on projected total number of candidates</w:t>
            </w:r>
            <w:r w:rsidRPr="00A722CA">
              <w:rPr>
                <w:rFonts w:cs="Arial"/>
              </w:rPr>
              <w:t>.</w:t>
            </w:r>
          </w:p>
        </w:tc>
        <w:tc>
          <w:tcPr>
            <w:tcW w:w="992" w:type="dxa"/>
          </w:tcPr>
          <w:p w14:paraId="712F0E02" w14:textId="196B2C36" w:rsidR="00056BBF" w:rsidRPr="00A722CA" w:rsidRDefault="007B5C2B" w:rsidP="00881F98">
            <w:pPr>
              <w:rPr>
                <w:rFonts w:cs="Arial"/>
              </w:rPr>
            </w:pPr>
            <w:r>
              <w:rPr>
                <w:rFonts w:cs="Arial"/>
              </w:rPr>
              <w:t>1</w:t>
            </w:r>
          </w:p>
        </w:tc>
        <w:tc>
          <w:tcPr>
            <w:tcW w:w="1985" w:type="dxa"/>
          </w:tcPr>
          <w:p w14:paraId="353948C8" w14:textId="2C366A7E" w:rsidR="00056BBF" w:rsidRPr="00A722CA" w:rsidRDefault="00FA0FA9" w:rsidP="00881F98">
            <w:pPr>
              <w:rPr>
                <w:rFonts w:cs="Arial"/>
              </w:rPr>
            </w:pPr>
            <w:r>
              <w:rPr>
                <w:rFonts w:cs="Arial"/>
              </w:rPr>
              <w:t>CEAP</w:t>
            </w:r>
          </w:p>
        </w:tc>
      </w:tr>
      <w:tr w:rsidR="00D60CD8" w:rsidRPr="00A722CA" w14:paraId="26562914" w14:textId="77777777" w:rsidTr="00881F98">
        <w:tc>
          <w:tcPr>
            <w:tcW w:w="1271" w:type="dxa"/>
          </w:tcPr>
          <w:p w14:paraId="7A450B43" w14:textId="1CE45BF3" w:rsidR="00D60CD8" w:rsidRPr="00A722CA" w:rsidRDefault="00D60CD8" w:rsidP="00D60CD8">
            <w:pPr>
              <w:rPr>
                <w:rFonts w:cs="Arial"/>
              </w:rPr>
            </w:pPr>
            <w:r>
              <w:rPr>
                <w:rFonts w:cs="Arial"/>
              </w:rPr>
              <w:t>CCA 2</w:t>
            </w:r>
          </w:p>
        </w:tc>
        <w:tc>
          <w:tcPr>
            <w:tcW w:w="5103" w:type="dxa"/>
          </w:tcPr>
          <w:p w14:paraId="45CDF05E" w14:textId="595B9BAA" w:rsidR="00D60CD8" w:rsidRPr="00A722CA" w:rsidRDefault="00D60CD8" w:rsidP="00D60CD8">
            <w:pPr>
              <w:rPr>
                <w:rFonts w:cs="Arial"/>
              </w:rPr>
            </w:pPr>
            <w:r w:rsidRPr="00A722CA">
              <w:rPr>
                <w:rFonts w:cs="Arial"/>
              </w:rPr>
              <w:t>After cut-off date for Application, the exact set of seats required for conducting the CBT is available.</w:t>
            </w:r>
          </w:p>
        </w:tc>
        <w:tc>
          <w:tcPr>
            <w:tcW w:w="992" w:type="dxa"/>
          </w:tcPr>
          <w:p w14:paraId="088B16B3" w14:textId="3F8BCBD0" w:rsidR="00D60CD8" w:rsidRPr="00A722CA" w:rsidRDefault="007B5C2B" w:rsidP="00D60CD8">
            <w:pPr>
              <w:rPr>
                <w:rFonts w:cs="Arial"/>
              </w:rPr>
            </w:pPr>
            <w:r>
              <w:rPr>
                <w:rFonts w:cs="Arial"/>
              </w:rPr>
              <w:t>1</w:t>
            </w:r>
          </w:p>
        </w:tc>
        <w:tc>
          <w:tcPr>
            <w:tcW w:w="1985" w:type="dxa"/>
          </w:tcPr>
          <w:p w14:paraId="5AF28E9E" w14:textId="63EC475A" w:rsidR="00D60CD8" w:rsidRPr="00A722CA" w:rsidRDefault="00D60CD8" w:rsidP="00D60CD8">
            <w:pPr>
              <w:rPr>
                <w:rFonts w:cs="Arial"/>
              </w:rPr>
            </w:pPr>
            <w:r>
              <w:rPr>
                <w:rFonts w:cs="Arial"/>
              </w:rPr>
              <w:t>CEAP</w:t>
            </w:r>
          </w:p>
        </w:tc>
      </w:tr>
      <w:tr w:rsidR="00D60CD8" w:rsidRPr="00A722CA" w14:paraId="3B0F104B" w14:textId="77777777" w:rsidTr="00881F98">
        <w:tc>
          <w:tcPr>
            <w:tcW w:w="1271" w:type="dxa"/>
          </w:tcPr>
          <w:p w14:paraId="04C02F2E" w14:textId="074F1AA4" w:rsidR="00D60CD8" w:rsidRPr="00A722CA" w:rsidRDefault="00D60CD8" w:rsidP="00D60CD8">
            <w:pPr>
              <w:rPr>
                <w:rFonts w:cs="Arial"/>
              </w:rPr>
            </w:pPr>
            <w:r>
              <w:rPr>
                <w:rFonts w:cs="Arial"/>
              </w:rPr>
              <w:t>CCA 3</w:t>
            </w:r>
          </w:p>
        </w:tc>
        <w:tc>
          <w:tcPr>
            <w:tcW w:w="5103" w:type="dxa"/>
          </w:tcPr>
          <w:p w14:paraId="4BF0EAFB" w14:textId="36E936E2" w:rsidR="00D60CD8" w:rsidRPr="00A722CA" w:rsidRDefault="00D60CD8" w:rsidP="00D60CD8">
            <w:pPr>
              <w:rPr>
                <w:rFonts w:cs="Arial"/>
              </w:rPr>
            </w:pPr>
            <w:r w:rsidRPr="00A722CA">
              <w:rPr>
                <w:rFonts w:cs="Arial"/>
              </w:rPr>
              <w:t xml:space="preserve">The System shall allocate each candidate </w:t>
            </w:r>
            <w:r w:rsidR="00220E0B">
              <w:rPr>
                <w:rFonts w:cs="Arial"/>
              </w:rPr>
              <w:t xml:space="preserve">in a random order </w:t>
            </w:r>
            <w:r w:rsidRPr="00A722CA">
              <w:rPr>
                <w:rFonts w:cs="Arial"/>
              </w:rPr>
              <w:t>to a centre as per the below rules:</w:t>
            </w:r>
          </w:p>
          <w:p w14:paraId="52535801" w14:textId="10B7CD88" w:rsidR="00D60CD8" w:rsidRPr="00A722CA" w:rsidRDefault="00D60CD8" w:rsidP="00D60CD8">
            <w:pPr>
              <w:pStyle w:val="ListParagraph"/>
              <w:numPr>
                <w:ilvl w:val="0"/>
                <w:numId w:val="5"/>
              </w:numPr>
              <w:rPr>
                <w:rFonts w:cs="Arial"/>
              </w:rPr>
            </w:pPr>
            <w:r w:rsidRPr="00A722CA">
              <w:rPr>
                <w:rFonts w:cs="Arial"/>
              </w:rPr>
              <w:t>Preference given to Physically Challenged Candidates, followed by Female Candidates and then lastly to Male and Transgender Candidates for their first choice of preference.</w:t>
            </w:r>
          </w:p>
          <w:p w14:paraId="2D2EB806" w14:textId="77777777" w:rsidR="00D60CD8" w:rsidRPr="00A722CA" w:rsidRDefault="00D60CD8" w:rsidP="00D60CD8">
            <w:pPr>
              <w:pStyle w:val="ListParagraph"/>
              <w:numPr>
                <w:ilvl w:val="0"/>
                <w:numId w:val="5"/>
              </w:numPr>
              <w:rPr>
                <w:rFonts w:cs="Arial"/>
              </w:rPr>
            </w:pPr>
            <w:r w:rsidRPr="00A722CA">
              <w:rPr>
                <w:rFonts w:cs="Arial"/>
              </w:rPr>
              <w:t>If any candidate remains unallocated after the first-choice round, all further choices (i.e. second choice onwards) for candidates are tried for allocation in the above preference order.</w:t>
            </w:r>
          </w:p>
          <w:p w14:paraId="48BB5E5B" w14:textId="2FF2BF88" w:rsidR="00D60CD8" w:rsidRDefault="008E04D6" w:rsidP="00D60CD8">
            <w:pPr>
              <w:pStyle w:val="ListParagraph"/>
              <w:numPr>
                <w:ilvl w:val="0"/>
                <w:numId w:val="5"/>
              </w:numPr>
              <w:rPr>
                <w:rFonts w:cs="Arial"/>
              </w:rPr>
            </w:pPr>
            <w:r>
              <w:rPr>
                <w:rFonts w:cs="Arial"/>
              </w:rPr>
              <w:t>A list of all u</w:t>
            </w:r>
            <w:r w:rsidR="00D60CD8" w:rsidRPr="00A722CA">
              <w:rPr>
                <w:rFonts w:cs="Arial"/>
              </w:rPr>
              <w:t xml:space="preserve">nallocated candidates, i.e. those who could not be automatically allocated a </w:t>
            </w:r>
            <w:proofErr w:type="spellStart"/>
            <w:r w:rsidR="00D60CD8" w:rsidRPr="00A722CA">
              <w:rPr>
                <w:rFonts w:cs="Arial"/>
              </w:rPr>
              <w:t>Center</w:t>
            </w:r>
            <w:proofErr w:type="spellEnd"/>
            <w:r w:rsidR="00D60CD8" w:rsidRPr="00A722CA">
              <w:rPr>
                <w:rFonts w:cs="Arial"/>
              </w:rPr>
              <w:t xml:space="preserve">, </w:t>
            </w:r>
            <w:r>
              <w:rPr>
                <w:rFonts w:cs="Arial"/>
              </w:rPr>
              <w:t>shall be prepared by the System</w:t>
            </w:r>
            <w:r w:rsidR="00D60CD8" w:rsidRPr="00A722CA">
              <w:rPr>
                <w:rFonts w:cs="Arial"/>
              </w:rPr>
              <w:t>.</w:t>
            </w:r>
          </w:p>
          <w:p w14:paraId="7C47FD29" w14:textId="131C9008" w:rsidR="008E04D6" w:rsidRDefault="008E04D6" w:rsidP="00D60CD8">
            <w:pPr>
              <w:pStyle w:val="ListParagraph"/>
              <w:numPr>
                <w:ilvl w:val="0"/>
                <w:numId w:val="5"/>
              </w:numPr>
              <w:rPr>
                <w:rFonts w:cs="Arial"/>
              </w:rPr>
            </w:pPr>
            <w:r>
              <w:rPr>
                <w:rFonts w:cs="Arial"/>
              </w:rPr>
              <w:t xml:space="preserve">The System shall initiate another cycle of automatic seat allocation (in case of unallocated candidates remain) such that the </w:t>
            </w:r>
            <w:del w:id="195" w:author="Rishi Choudhary" w:date="2021-01-16T20:49:00Z">
              <w:r w:rsidDel="003015CA">
                <w:rPr>
                  <w:rFonts w:cs="Arial"/>
                </w:rPr>
                <w:delText>first choice</w:delText>
              </w:r>
            </w:del>
            <w:ins w:id="196" w:author="Rishi Choudhary" w:date="2021-01-16T20:49:00Z">
              <w:r w:rsidR="003015CA">
                <w:rPr>
                  <w:rFonts w:cs="Arial"/>
                </w:rPr>
                <w:t>first-choice</w:t>
              </w:r>
            </w:ins>
            <w:r>
              <w:rPr>
                <w:rFonts w:cs="Arial"/>
              </w:rPr>
              <w:t xml:space="preserve"> allocation of few Candidates are revoked, </w:t>
            </w:r>
            <w:r w:rsidR="00283515">
              <w:rPr>
                <w:rFonts w:cs="Arial"/>
              </w:rPr>
              <w:t>and allocation given to their second or third choice city, so as to ensure that the previously unallocated candidates get allocated to the vacated cities from one of their given choices.</w:t>
            </w:r>
          </w:p>
          <w:p w14:paraId="6771FEF2" w14:textId="6887D5FB" w:rsidR="00880D9D" w:rsidRPr="00A722CA" w:rsidRDefault="00880D9D" w:rsidP="00D60CD8">
            <w:pPr>
              <w:pStyle w:val="ListParagraph"/>
              <w:numPr>
                <w:ilvl w:val="0"/>
                <w:numId w:val="5"/>
              </w:numPr>
              <w:rPr>
                <w:rFonts w:cs="Arial"/>
              </w:rPr>
            </w:pPr>
            <w:r>
              <w:rPr>
                <w:rFonts w:cs="Arial"/>
              </w:rPr>
              <w:t>There could be an additional level of preference</w:t>
            </w:r>
            <w:r w:rsidR="00156C61">
              <w:rPr>
                <w:rFonts w:cs="Arial"/>
              </w:rPr>
              <w:t xml:space="preserve"> gi</w:t>
            </w:r>
            <w:del w:id="197" w:author="Rishi Choudhary" w:date="2021-01-16T20:49:00Z">
              <w:r w:rsidR="00156C61" w:rsidDel="00692501">
                <w:rPr>
                  <w:rFonts w:cs="Arial"/>
                </w:rPr>
                <w:delText>n</w:delText>
              </w:r>
            </w:del>
            <w:r w:rsidR="00156C61">
              <w:rPr>
                <w:rFonts w:cs="Arial"/>
              </w:rPr>
              <w:t>ven as per the state (e.g. Madhya Pradesh, Gujarat etc.)</w:t>
            </w:r>
          </w:p>
          <w:p w14:paraId="5BDEA9FD" w14:textId="00BDB2EA" w:rsidR="00D60CD8" w:rsidRPr="00A722CA" w:rsidRDefault="00294C23" w:rsidP="00D60CD8">
            <w:pPr>
              <w:pStyle w:val="ListParagraph"/>
              <w:numPr>
                <w:ilvl w:val="0"/>
                <w:numId w:val="5"/>
              </w:numPr>
              <w:rPr>
                <w:rFonts w:cs="Arial"/>
              </w:rPr>
            </w:pPr>
            <w:r>
              <w:rPr>
                <w:rFonts w:cs="Arial"/>
              </w:rPr>
              <w:t>Schedule for a</w:t>
            </w:r>
            <w:r w:rsidR="00D60CD8" w:rsidRPr="00A722CA">
              <w:rPr>
                <w:rFonts w:cs="Arial"/>
              </w:rPr>
              <w:t xml:space="preserve">ll exam papers for any </w:t>
            </w:r>
            <w:r w:rsidR="00824C33">
              <w:rPr>
                <w:rFonts w:cs="Arial"/>
              </w:rPr>
              <w:t xml:space="preserve">given </w:t>
            </w:r>
            <w:r w:rsidR="00D60CD8" w:rsidRPr="00A722CA">
              <w:rPr>
                <w:rFonts w:cs="Arial"/>
              </w:rPr>
              <w:t>candidate shall be allocated to the same Centre</w:t>
            </w:r>
          </w:p>
        </w:tc>
        <w:tc>
          <w:tcPr>
            <w:tcW w:w="992" w:type="dxa"/>
          </w:tcPr>
          <w:p w14:paraId="082C242F" w14:textId="7116CD3E" w:rsidR="00D60CD8" w:rsidRPr="00A722CA" w:rsidRDefault="007B5C2B" w:rsidP="00D60CD8">
            <w:pPr>
              <w:rPr>
                <w:rFonts w:cs="Arial"/>
              </w:rPr>
            </w:pPr>
            <w:r>
              <w:rPr>
                <w:rFonts w:cs="Arial"/>
              </w:rPr>
              <w:t>1</w:t>
            </w:r>
          </w:p>
        </w:tc>
        <w:tc>
          <w:tcPr>
            <w:tcW w:w="1985" w:type="dxa"/>
          </w:tcPr>
          <w:p w14:paraId="2074C750" w14:textId="3EA02749" w:rsidR="00D60CD8" w:rsidRPr="00A722CA" w:rsidRDefault="00D60CD8" w:rsidP="00D60CD8">
            <w:pPr>
              <w:rPr>
                <w:rFonts w:cs="Arial"/>
              </w:rPr>
            </w:pPr>
            <w:r>
              <w:rPr>
                <w:rFonts w:cs="Arial"/>
              </w:rPr>
              <w:t>CEAP</w:t>
            </w:r>
          </w:p>
        </w:tc>
      </w:tr>
      <w:tr w:rsidR="00D60CD8" w:rsidRPr="00A722CA" w14:paraId="4088504D" w14:textId="77777777" w:rsidTr="00881F98">
        <w:tc>
          <w:tcPr>
            <w:tcW w:w="1271" w:type="dxa"/>
          </w:tcPr>
          <w:p w14:paraId="21FD43E6" w14:textId="08856A5E" w:rsidR="00D60CD8" w:rsidRPr="00A722CA" w:rsidRDefault="00D60CD8" w:rsidP="00D60CD8">
            <w:pPr>
              <w:rPr>
                <w:rFonts w:cs="Arial"/>
              </w:rPr>
            </w:pPr>
            <w:r>
              <w:rPr>
                <w:rFonts w:cs="Arial"/>
              </w:rPr>
              <w:t>CCA 4</w:t>
            </w:r>
          </w:p>
        </w:tc>
        <w:tc>
          <w:tcPr>
            <w:tcW w:w="5103" w:type="dxa"/>
          </w:tcPr>
          <w:p w14:paraId="0C2285EE" w14:textId="755D861F" w:rsidR="00D60CD8" w:rsidRPr="00A722CA" w:rsidRDefault="00D60CD8" w:rsidP="00D60CD8">
            <w:pPr>
              <w:rPr>
                <w:rFonts w:cs="Arial"/>
              </w:rPr>
            </w:pPr>
            <w:r w:rsidRPr="00A722CA">
              <w:rPr>
                <w:rFonts w:cs="Arial"/>
              </w:rPr>
              <w:t xml:space="preserve">In case of last-minute change in Centre allocation, offline measures shall be taken to transport candidates to the new Centre; new physical </w:t>
            </w:r>
            <w:r w:rsidRPr="00A722CA">
              <w:rPr>
                <w:rFonts w:cs="Arial"/>
              </w:rPr>
              <w:lastRenderedPageBreak/>
              <w:t xml:space="preserve">Centre carries the previously assigned Centre’s details in </w:t>
            </w:r>
            <w:r w:rsidR="00A75EA5">
              <w:rPr>
                <w:rFonts w:cs="Arial"/>
              </w:rPr>
              <w:t>the System</w:t>
            </w:r>
            <w:r w:rsidRPr="00A722CA">
              <w:rPr>
                <w:rFonts w:cs="Arial"/>
              </w:rPr>
              <w:t xml:space="preserve">, i.e. Centre change remains transparent to </w:t>
            </w:r>
            <w:r w:rsidR="00A75EA5">
              <w:rPr>
                <w:rFonts w:cs="Arial"/>
              </w:rPr>
              <w:t>the System</w:t>
            </w:r>
            <w:r w:rsidRPr="00A722CA">
              <w:rPr>
                <w:rFonts w:cs="Arial"/>
              </w:rPr>
              <w:t>.</w:t>
            </w:r>
          </w:p>
        </w:tc>
        <w:tc>
          <w:tcPr>
            <w:tcW w:w="992" w:type="dxa"/>
          </w:tcPr>
          <w:p w14:paraId="2378B7DB" w14:textId="12CCA5D5" w:rsidR="00D60CD8" w:rsidRPr="00A722CA" w:rsidRDefault="007B5C2B" w:rsidP="00D60CD8">
            <w:pPr>
              <w:rPr>
                <w:rFonts w:cs="Arial"/>
              </w:rPr>
            </w:pPr>
            <w:r>
              <w:rPr>
                <w:rFonts w:cs="Arial"/>
              </w:rPr>
              <w:lastRenderedPageBreak/>
              <w:t>1</w:t>
            </w:r>
          </w:p>
        </w:tc>
        <w:tc>
          <w:tcPr>
            <w:tcW w:w="1985" w:type="dxa"/>
          </w:tcPr>
          <w:p w14:paraId="69320F78" w14:textId="210FE840" w:rsidR="00D60CD8" w:rsidRPr="00A722CA" w:rsidRDefault="00D60CD8" w:rsidP="00D60CD8">
            <w:pPr>
              <w:rPr>
                <w:rFonts w:cs="Arial"/>
              </w:rPr>
            </w:pPr>
            <w:r>
              <w:rPr>
                <w:rFonts w:cs="Arial"/>
              </w:rPr>
              <w:t>CEAP</w:t>
            </w:r>
          </w:p>
        </w:tc>
      </w:tr>
    </w:tbl>
    <w:p w14:paraId="6B48303B" w14:textId="77777777" w:rsidR="007017E6" w:rsidRPr="00A722CA" w:rsidRDefault="007017E6" w:rsidP="007017E6">
      <w:pPr>
        <w:rPr>
          <w:rFonts w:cs="Arial"/>
        </w:rPr>
      </w:pPr>
    </w:p>
    <w:p w14:paraId="4B6F3C3F" w14:textId="76082DA4" w:rsidR="007017E6" w:rsidRPr="00A722CA" w:rsidRDefault="007017E6" w:rsidP="007017E6">
      <w:pPr>
        <w:pStyle w:val="Heading2"/>
        <w:rPr>
          <w:rFonts w:cs="Arial"/>
        </w:rPr>
      </w:pPr>
      <w:bookmarkStart w:id="198" w:name="_Toc19801113"/>
      <w:bookmarkStart w:id="199" w:name="_Toc20317968"/>
      <w:proofErr w:type="spellStart"/>
      <w:r>
        <w:rPr>
          <w:rFonts w:cs="Arial"/>
        </w:rPr>
        <w:t>Center</w:t>
      </w:r>
      <w:proofErr w:type="spellEnd"/>
      <w:r>
        <w:rPr>
          <w:rFonts w:cs="Arial"/>
        </w:rPr>
        <w:t xml:space="preserve"> Team</w:t>
      </w:r>
      <w:r w:rsidRPr="00A722CA">
        <w:rPr>
          <w:rFonts w:cs="Arial"/>
        </w:rPr>
        <w:t xml:space="preserve"> Preparation (C</w:t>
      </w:r>
      <w:r>
        <w:rPr>
          <w:rFonts w:cs="Arial"/>
        </w:rPr>
        <w:t>T</w:t>
      </w:r>
      <w:r w:rsidRPr="00A722CA">
        <w:rPr>
          <w:rFonts w:cs="Arial"/>
        </w:rPr>
        <w:t>PRP)</w:t>
      </w:r>
      <w:bookmarkEnd w:id="198"/>
      <w:bookmarkEnd w:id="199"/>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7017E6" w:rsidRPr="00A722CA" w14:paraId="09B01880" w14:textId="77777777" w:rsidTr="0005298C">
        <w:tc>
          <w:tcPr>
            <w:tcW w:w="1271" w:type="dxa"/>
            <w:shd w:val="clear" w:color="auto" w:fill="BFBFBF" w:themeFill="background1" w:themeFillShade="BF"/>
          </w:tcPr>
          <w:p w14:paraId="05671D9F" w14:textId="77777777" w:rsidR="007017E6" w:rsidRPr="00A722CA" w:rsidRDefault="007017E6" w:rsidP="0005298C">
            <w:pPr>
              <w:rPr>
                <w:rFonts w:cs="Arial"/>
                <w:b/>
              </w:rPr>
            </w:pPr>
            <w:r w:rsidRPr="00A722CA">
              <w:rPr>
                <w:rFonts w:cs="Arial"/>
                <w:b/>
              </w:rPr>
              <w:t>ID</w:t>
            </w:r>
          </w:p>
        </w:tc>
        <w:tc>
          <w:tcPr>
            <w:tcW w:w="5103" w:type="dxa"/>
            <w:shd w:val="clear" w:color="auto" w:fill="BFBFBF" w:themeFill="background1" w:themeFillShade="BF"/>
          </w:tcPr>
          <w:p w14:paraId="5FE82358" w14:textId="77777777" w:rsidR="007017E6" w:rsidRPr="00A722CA" w:rsidRDefault="007017E6" w:rsidP="0005298C">
            <w:pPr>
              <w:rPr>
                <w:rFonts w:cs="Arial"/>
                <w:b/>
              </w:rPr>
            </w:pPr>
            <w:r w:rsidRPr="00A722CA">
              <w:rPr>
                <w:rFonts w:cs="Arial"/>
                <w:b/>
              </w:rPr>
              <w:t>Requirement</w:t>
            </w:r>
          </w:p>
        </w:tc>
        <w:tc>
          <w:tcPr>
            <w:tcW w:w="992" w:type="dxa"/>
            <w:shd w:val="clear" w:color="auto" w:fill="BFBFBF" w:themeFill="background1" w:themeFillShade="BF"/>
          </w:tcPr>
          <w:p w14:paraId="67A0C4DA" w14:textId="77777777" w:rsidR="007017E6" w:rsidRPr="00A722CA" w:rsidRDefault="007017E6" w:rsidP="0005298C">
            <w:pPr>
              <w:rPr>
                <w:rFonts w:cs="Arial"/>
                <w:b/>
              </w:rPr>
            </w:pPr>
            <w:r w:rsidRPr="00A722CA">
              <w:rPr>
                <w:rFonts w:cs="Arial"/>
                <w:b/>
              </w:rPr>
              <w:t>Priority</w:t>
            </w:r>
          </w:p>
        </w:tc>
        <w:tc>
          <w:tcPr>
            <w:tcW w:w="1985" w:type="dxa"/>
            <w:shd w:val="clear" w:color="auto" w:fill="BFBFBF" w:themeFill="background1" w:themeFillShade="BF"/>
          </w:tcPr>
          <w:p w14:paraId="1DACCFE4" w14:textId="77777777" w:rsidR="007017E6" w:rsidRPr="00A722CA" w:rsidRDefault="007017E6" w:rsidP="0005298C">
            <w:pPr>
              <w:rPr>
                <w:rFonts w:cs="Arial"/>
                <w:b/>
              </w:rPr>
            </w:pPr>
            <w:r>
              <w:rPr>
                <w:rFonts w:cs="Arial"/>
                <w:b/>
              </w:rPr>
              <w:t>Business Process Reference</w:t>
            </w:r>
          </w:p>
        </w:tc>
      </w:tr>
      <w:tr w:rsidR="007017E6" w:rsidRPr="00A722CA" w14:paraId="596E593C" w14:textId="77777777" w:rsidTr="0005298C">
        <w:tc>
          <w:tcPr>
            <w:tcW w:w="1271" w:type="dxa"/>
          </w:tcPr>
          <w:p w14:paraId="43A8A298" w14:textId="120CEADC" w:rsidR="007017E6" w:rsidRPr="00A722CA" w:rsidRDefault="007017E6" w:rsidP="0005298C">
            <w:pPr>
              <w:rPr>
                <w:rFonts w:cs="Arial"/>
              </w:rPr>
            </w:pPr>
            <w:r w:rsidRPr="00A722CA">
              <w:rPr>
                <w:rFonts w:cs="Arial"/>
              </w:rPr>
              <w:t>C</w:t>
            </w:r>
            <w:r>
              <w:rPr>
                <w:rFonts w:cs="Arial"/>
              </w:rPr>
              <w:t>T</w:t>
            </w:r>
            <w:r w:rsidRPr="00A722CA">
              <w:rPr>
                <w:rFonts w:cs="Arial"/>
              </w:rPr>
              <w:t xml:space="preserve">PRP </w:t>
            </w:r>
            <w:del w:id="200" w:author="Rishi Choudhary" w:date="2021-01-16T17:58:00Z">
              <w:r w:rsidRPr="00A722CA" w:rsidDel="0062188C">
                <w:rPr>
                  <w:rFonts w:cs="Arial"/>
                </w:rPr>
                <w:fldChar w:fldCharType="begin"/>
              </w:r>
              <w:r w:rsidRPr="00A722CA" w:rsidDel="0062188C">
                <w:rPr>
                  <w:rFonts w:cs="Arial"/>
                </w:rPr>
                <w:delInstrText xml:space="preserve"> SEQ  RBAC \* MERGEFORMAT </w:delInstrText>
              </w:r>
              <w:r w:rsidRPr="00A722CA" w:rsidDel="0062188C">
                <w:rPr>
                  <w:rFonts w:cs="Arial"/>
                </w:rPr>
                <w:fldChar w:fldCharType="separate"/>
              </w:r>
              <w:r w:rsidR="00465B0B" w:rsidDel="0062188C">
                <w:rPr>
                  <w:rFonts w:cs="Arial"/>
                  <w:noProof/>
                </w:rPr>
                <w:delText>26</w:delText>
              </w:r>
              <w:r w:rsidRPr="00A722CA" w:rsidDel="0062188C">
                <w:rPr>
                  <w:rFonts w:cs="Arial"/>
                  <w:noProof/>
                </w:rPr>
                <w:fldChar w:fldCharType="end"/>
              </w:r>
            </w:del>
            <w:ins w:id="201" w:author="Rishi Choudhary" w:date="2021-01-16T17:58:00Z">
              <w:r w:rsidR="0062188C">
                <w:rPr>
                  <w:rFonts w:cs="Arial"/>
                </w:rPr>
                <w:t>1</w:t>
              </w:r>
            </w:ins>
          </w:p>
        </w:tc>
        <w:tc>
          <w:tcPr>
            <w:tcW w:w="5103" w:type="dxa"/>
          </w:tcPr>
          <w:p w14:paraId="37726E9F" w14:textId="1A3FA6A4" w:rsidR="007017E6" w:rsidRPr="00A722CA" w:rsidRDefault="007017E6" w:rsidP="0005298C">
            <w:pPr>
              <w:rPr>
                <w:rFonts w:cs="Arial"/>
              </w:rPr>
            </w:pPr>
            <w:r w:rsidRPr="00A722CA">
              <w:rPr>
                <w:rFonts w:cs="Arial"/>
              </w:rPr>
              <w:t xml:space="preserve">Upon finalization of a </w:t>
            </w:r>
            <w:proofErr w:type="spellStart"/>
            <w:r w:rsidRPr="00A722CA">
              <w:rPr>
                <w:rFonts w:cs="Arial"/>
              </w:rPr>
              <w:t>Center</w:t>
            </w:r>
            <w:proofErr w:type="spellEnd"/>
            <w:r w:rsidRPr="00A722CA">
              <w:rPr>
                <w:rFonts w:cs="Arial"/>
              </w:rPr>
              <w:t xml:space="preserve"> for being selected to conduct the CBT, the</w:t>
            </w:r>
            <w:r w:rsidR="00E760F2">
              <w:rPr>
                <w:rFonts w:cs="Arial"/>
              </w:rPr>
              <w:t xml:space="preserve"> Team of temporarily hired HR shall be hired and trained</w:t>
            </w:r>
            <w:r w:rsidRPr="00A722CA">
              <w:rPr>
                <w:rFonts w:cs="Arial"/>
              </w:rPr>
              <w:t>.</w:t>
            </w:r>
          </w:p>
        </w:tc>
        <w:tc>
          <w:tcPr>
            <w:tcW w:w="992" w:type="dxa"/>
          </w:tcPr>
          <w:p w14:paraId="3C0A9597" w14:textId="13735D55" w:rsidR="007017E6" w:rsidRPr="00A722CA" w:rsidRDefault="007B5C2B" w:rsidP="0005298C">
            <w:pPr>
              <w:rPr>
                <w:rFonts w:cs="Arial"/>
              </w:rPr>
            </w:pPr>
            <w:r>
              <w:rPr>
                <w:rFonts w:cs="Arial"/>
              </w:rPr>
              <w:t>4</w:t>
            </w:r>
          </w:p>
        </w:tc>
        <w:tc>
          <w:tcPr>
            <w:tcW w:w="1985" w:type="dxa"/>
          </w:tcPr>
          <w:p w14:paraId="7D1994CC" w14:textId="77777777" w:rsidR="007017E6" w:rsidRPr="00A722CA" w:rsidRDefault="007017E6" w:rsidP="0005298C">
            <w:pPr>
              <w:rPr>
                <w:rFonts w:cs="Arial"/>
              </w:rPr>
            </w:pPr>
            <w:r>
              <w:rPr>
                <w:rFonts w:cs="Arial"/>
              </w:rPr>
              <w:t>CEPP, CEAP</w:t>
            </w:r>
          </w:p>
        </w:tc>
      </w:tr>
      <w:tr w:rsidR="007017E6" w:rsidRPr="00A722CA" w14:paraId="1BA750F1" w14:textId="77777777" w:rsidTr="0005298C">
        <w:tc>
          <w:tcPr>
            <w:tcW w:w="1271" w:type="dxa"/>
          </w:tcPr>
          <w:p w14:paraId="796227D6" w14:textId="1D54241B" w:rsidR="007017E6" w:rsidRPr="00A722CA" w:rsidRDefault="007017E6" w:rsidP="0005298C">
            <w:pPr>
              <w:rPr>
                <w:rFonts w:cs="Arial"/>
              </w:rPr>
            </w:pPr>
            <w:r w:rsidRPr="00A722CA">
              <w:rPr>
                <w:rFonts w:cs="Arial"/>
              </w:rPr>
              <w:t>C</w:t>
            </w:r>
            <w:r>
              <w:rPr>
                <w:rFonts w:cs="Arial"/>
              </w:rPr>
              <w:t>T</w:t>
            </w:r>
            <w:r w:rsidRPr="00A722CA">
              <w:rPr>
                <w:rFonts w:cs="Arial"/>
              </w:rPr>
              <w:t>PRP 2</w:t>
            </w:r>
          </w:p>
        </w:tc>
        <w:tc>
          <w:tcPr>
            <w:tcW w:w="5103" w:type="dxa"/>
          </w:tcPr>
          <w:p w14:paraId="459F432A" w14:textId="62D5EA7E" w:rsidR="007017E6" w:rsidRPr="00A722CA" w:rsidRDefault="00555C48" w:rsidP="0005298C">
            <w:pPr>
              <w:rPr>
                <w:rFonts w:cs="Arial"/>
              </w:rPr>
            </w:pPr>
            <w:r>
              <w:rPr>
                <w:rFonts w:cs="Arial"/>
              </w:rPr>
              <w:t>Each hire shall be handed over training material to go through so that he/she is made aware of all key processes and made equipped to handle different situations that may emerge during the conduct of CBT.</w:t>
            </w:r>
          </w:p>
        </w:tc>
        <w:tc>
          <w:tcPr>
            <w:tcW w:w="992" w:type="dxa"/>
          </w:tcPr>
          <w:p w14:paraId="09E07701" w14:textId="4BD04352" w:rsidR="007017E6" w:rsidRPr="00A722CA" w:rsidRDefault="007B5C2B" w:rsidP="0005298C">
            <w:pPr>
              <w:rPr>
                <w:rFonts w:cs="Arial"/>
              </w:rPr>
            </w:pPr>
            <w:r>
              <w:rPr>
                <w:rFonts w:cs="Arial"/>
              </w:rPr>
              <w:t>4</w:t>
            </w:r>
          </w:p>
        </w:tc>
        <w:tc>
          <w:tcPr>
            <w:tcW w:w="1985" w:type="dxa"/>
          </w:tcPr>
          <w:p w14:paraId="0342258D" w14:textId="77777777" w:rsidR="007017E6" w:rsidRPr="00A722CA" w:rsidRDefault="007017E6" w:rsidP="0005298C">
            <w:pPr>
              <w:rPr>
                <w:rFonts w:cs="Arial"/>
              </w:rPr>
            </w:pPr>
            <w:r>
              <w:rPr>
                <w:rFonts w:cs="Arial"/>
              </w:rPr>
              <w:t>CEPP</w:t>
            </w:r>
          </w:p>
        </w:tc>
      </w:tr>
      <w:tr w:rsidR="007017E6" w:rsidRPr="00A722CA" w14:paraId="5E0D25B7" w14:textId="77777777" w:rsidTr="0005298C">
        <w:tc>
          <w:tcPr>
            <w:tcW w:w="1271" w:type="dxa"/>
          </w:tcPr>
          <w:p w14:paraId="7CD8E24D" w14:textId="6F7E99EE" w:rsidR="007017E6" w:rsidRPr="00A722CA" w:rsidRDefault="007017E6" w:rsidP="0005298C">
            <w:pPr>
              <w:rPr>
                <w:rFonts w:cs="Arial"/>
              </w:rPr>
            </w:pPr>
            <w:r w:rsidRPr="00A722CA">
              <w:rPr>
                <w:rFonts w:cs="Arial"/>
              </w:rPr>
              <w:t>C</w:t>
            </w:r>
            <w:r>
              <w:rPr>
                <w:rFonts w:cs="Arial"/>
              </w:rPr>
              <w:t>T</w:t>
            </w:r>
            <w:r w:rsidRPr="00A722CA">
              <w:rPr>
                <w:rFonts w:cs="Arial"/>
              </w:rPr>
              <w:t>PRP 3</w:t>
            </w:r>
          </w:p>
        </w:tc>
        <w:tc>
          <w:tcPr>
            <w:tcW w:w="5103" w:type="dxa"/>
          </w:tcPr>
          <w:p w14:paraId="276E9005" w14:textId="001C1488" w:rsidR="007017E6" w:rsidRPr="00A722CA" w:rsidRDefault="00A51FB4" w:rsidP="0005298C">
            <w:pPr>
              <w:rPr>
                <w:rFonts w:cs="Arial"/>
              </w:rPr>
            </w:pPr>
            <w:r w:rsidRPr="00A722CA">
              <w:rPr>
                <w:rFonts w:cs="Arial"/>
              </w:rPr>
              <w:t>A</w:t>
            </w:r>
            <w:r>
              <w:rPr>
                <w:rFonts w:cs="Arial"/>
              </w:rPr>
              <w:t>n Online</w:t>
            </w:r>
            <w:r w:rsidRPr="00A722CA">
              <w:rPr>
                <w:rFonts w:cs="Arial"/>
              </w:rPr>
              <w:t xml:space="preserve">-Test shall be conducted to </w:t>
            </w:r>
            <w:r>
              <w:rPr>
                <w:rFonts w:cs="Arial"/>
              </w:rPr>
              <w:t xml:space="preserve">evaluate </w:t>
            </w:r>
            <w:r w:rsidRPr="00A722CA">
              <w:rPr>
                <w:rFonts w:cs="Arial"/>
              </w:rPr>
              <w:t>the</w:t>
            </w:r>
            <w:r>
              <w:rPr>
                <w:rFonts w:cs="Arial"/>
              </w:rPr>
              <w:t xml:space="preserve"> preparedness of these HR</w:t>
            </w:r>
            <w:r w:rsidRPr="00A722CA">
              <w:rPr>
                <w:rFonts w:cs="Arial"/>
              </w:rPr>
              <w:t>.</w:t>
            </w:r>
          </w:p>
        </w:tc>
        <w:tc>
          <w:tcPr>
            <w:tcW w:w="992" w:type="dxa"/>
          </w:tcPr>
          <w:p w14:paraId="5797E6F5" w14:textId="0FB37889" w:rsidR="007017E6" w:rsidRPr="00A722CA" w:rsidRDefault="007B5C2B" w:rsidP="0005298C">
            <w:pPr>
              <w:rPr>
                <w:rFonts w:cs="Arial"/>
              </w:rPr>
            </w:pPr>
            <w:r>
              <w:rPr>
                <w:rFonts w:cs="Arial"/>
              </w:rPr>
              <w:t>4</w:t>
            </w:r>
          </w:p>
        </w:tc>
        <w:tc>
          <w:tcPr>
            <w:tcW w:w="1985" w:type="dxa"/>
          </w:tcPr>
          <w:p w14:paraId="7984285B" w14:textId="77777777" w:rsidR="007017E6" w:rsidRPr="00A722CA" w:rsidRDefault="007017E6" w:rsidP="0005298C">
            <w:pPr>
              <w:rPr>
                <w:rFonts w:cs="Arial"/>
              </w:rPr>
            </w:pPr>
            <w:r>
              <w:rPr>
                <w:rFonts w:cs="Arial"/>
              </w:rPr>
              <w:t>CEPP</w:t>
            </w:r>
          </w:p>
        </w:tc>
      </w:tr>
      <w:tr w:rsidR="007017E6" w:rsidRPr="00A722CA" w14:paraId="1EEDB654" w14:textId="77777777" w:rsidTr="0005298C">
        <w:tc>
          <w:tcPr>
            <w:tcW w:w="1271" w:type="dxa"/>
          </w:tcPr>
          <w:p w14:paraId="396CC4A8" w14:textId="59775C07" w:rsidR="007017E6" w:rsidRPr="00A722CA" w:rsidRDefault="007017E6" w:rsidP="0005298C">
            <w:pPr>
              <w:rPr>
                <w:rFonts w:cs="Arial"/>
              </w:rPr>
            </w:pPr>
            <w:r w:rsidRPr="00A722CA">
              <w:rPr>
                <w:rFonts w:cs="Arial"/>
              </w:rPr>
              <w:t>C</w:t>
            </w:r>
            <w:r>
              <w:rPr>
                <w:rFonts w:cs="Arial"/>
              </w:rPr>
              <w:t>T</w:t>
            </w:r>
            <w:r w:rsidRPr="00A722CA">
              <w:rPr>
                <w:rFonts w:cs="Arial"/>
              </w:rPr>
              <w:t>PRP 4</w:t>
            </w:r>
          </w:p>
        </w:tc>
        <w:tc>
          <w:tcPr>
            <w:tcW w:w="5103" w:type="dxa"/>
          </w:tcPr>
          <w:p w14:paraId="1CC13F72" w14:textId="259E1E83" w:rsidR="007017E6" w:rsidRPr="00A722CA" w:rsidRDefault="00A51FB4" w:rsidP="0005298C">
            <w:pPr>
              <w:rPr>
                <w:rFonts w:cs="Arial"/>
              </w:rPr>
            </w:pPr>
            <w:r>
              <w:rPr>
                <w:rFonts w:cs="Arial"/>
              </w:rPr>
              <w:t>Based on the results of the Online-Test, an HR may need to take the same again if satisfactory result do</w:t>
            </w:r>
            <w:r w:rsidR="0094214E">
              <w:rPr>
                <w:rFonts w:cs="Arial"/>
              </w:rPr>
              <w:t>es</w:t>
            </w:r>
            <w:r>
              <w:rPr>
                <w:rFonts w:cs="Arial"/>
              </w:rPr>
              <w:t xml:space="preserve"> not come out of first attempt.</w:t>
            </w:r>
          </w:p>
        </w:tc>
        <w:tc>
          <w:tcPr>
            <w:tcW w:w="992" w:type="dxa"/>
          </w:tcPr>
          <w:p w14:paraId="3CABA6CC" w14:textId="7323C7C7" w:rsidR="007017E6" w:rsidRPr="00A722CA" w:rsidRDefault="007B5C2B" w:rsidP="0005298C">
            <w:pPr>
              <w:rPr>
                <w:rFonts w:cs="Arial"/>
              </w:rPr>
            </w:pPr>
            <w:r>
              <w:rPr>
                <w:rFonts w:cs="Arial"/>
              </w:rPr>
              <w:t>4</w:t>
            </w:r>
          </w:p>
        </w:tc>
        <w:tc>
          <w:tcPr>
            <w:tcW w:w="1985" w:type="dxa"/>
          </w:tcPr>
          <w:p w14:paraId="202AA44C" w14:textId="77777777" w:rsidR="007017E6" w:rsidRPr="00A722CA" w:rsidRDefault="007017E6" w:rsidP="0005298C">
            <w:pPr>
              <w:rPr>
                <w:rFonts w:cs="Arial"/>
              </w:rPr>
            </w:pPr>
            <w:r>
              <w:rPr>
                <w:rFonts w:cs="Arial"/>
              </w:rPr>
              <w:t>CEPP</w:t>
            </w:r>
          </w:p>
        </w:tc>
      </w:tr>
      <w:tr w:rsidR="007017E6" w:rsidRPr="00A722CA" w14:paraId="53E6B456" w14:textId="77777777" w:rsidTr="0005298C">
        <w:tc>
          <w:tcPr>
            <w:tcW w:w="1271" w:type="dxa"/>
          </w:tcPr>
          <w:p w14:paraId="20786944" w14:textId="00D56C71" w:rsidR="007017E6" w:rsidRPr="00A722CA" w:rsidRDefault="007017E6" w:rsidP="0005298C">
            <w:pPr>
              <w:rPr>
                <w:rFonts w:cs="Arial"/>
              </w:rPr>
            </w:pPr>
            <w:r w:rsidRPr="00A722CA">
              <w:rPr>
                <w:rFonts w:cs="Arial"/>
              </w:rPr>
              <w:t>C</w:t>
            </w:r>
            <w:r>
              <w:rPr>
                <w:rFonts w:cs="Arial"/>
              </w:rPr>
              <w:t>T</w:t>
            </w:r>
            <w:r w:rsidRPr="00A722CA">
              <w:rPr>
                <w:rFonts w:cs="Arial"/>
              </w:rPr>
              <w:t>PRP 5</w:t>
            </w:r>
          </w:p>
        </w:tc>
        <w:tc>
          <w:tcPr>
            <w:tcW w:w="5103" w:type="dxa"/>
          </w:tcPr>
          <w:p w14:paraId="466B2ABF" w14:textId="08CEAD7F" w:rsidR="007017E6" w:rsidRPr="00A722CA" w:rsidRDefault="00A51FB4" w:rsidP="0005298C">
            <w:pPr>
              <w:rPr>
                <w:rFonts w:cs="Arial"/>
              </w:rPr>
            </w:pPr>
            <w:r>
              <w:rPr>
                <w:rFonts w:cs="Arial"/>
              </w:rPr>
              <w:t xml:space="preserve">There shall not be any restriction on where and exactly when the Online-Test should be completed by the HR barring that it should be completed at least ‘X’ number of days before the start of the </w:t>
            </w:r>
            <w:proofErr w:type="spellStart"/>
            <w:r>
              <w:rPr>
                <w:rFonts w:cs="Arial"/>
              </w:rPr>
              <w:t>Center</w:t>
            </w:r>
            <w:proofErr w:type="spellEnd"/>
            <w:r>
              <w:rPr>
                <w:rFonts w:cs="Arial"/>
              </w:rPr>
              <w:t xml:space="preserve"> Preparation process.</w:t>
            </w:r>
          </w:p>
        </w:tc>
        <w:tc>
          <w:tcPr>
            <w:tcW w:w="992" w:type="dxa"/>
          </w:tcPr>
          <w:p w14:paraId="1853C173" w14:textId="3EB41D59" w:rsidR="007017E6" w:rsidRPr="00A722CA" w:rsidRDefault="007B5C2B" w:rsidP="0005298C">
            <w:pPr>
              <w:rPr>
                <w:rFonts w:cs="Arial"/>
              </w:rPr>
            </w:pPr>
            <w:r>
              <w:rPr>
                <w:rFonts w:cs="Arial"/>
              </w:rPr>
              <w:t>4</w:t>
            </w:r>
          </w:p>
        </w:tc>
        <w:tc>
          <w:tcPr>
            <w:tcW w:w="1985" w:type="dxa"/>
          </w:tcPr>
          <w:p w14:paraId="60310702" w14:textId="77777777" w:rsidR="007017E6" w:rsidRPr="00A722CA" w:rsidRDefault="007017E6" w:rsidP="0005298C">
            <w:pPr>
              <w:rPr>
                <w:rFonts w:cs="Arial"/>
              </w:rPr>
            </w:pPr>
            <w:r>
              <w:rPr>
                <w:rFonts w:cs="Arial"/>
              </w:rPr>
              <w:t>CEPP</w:t>
            </w:r>
          </w:p>
        </w:tc>
      </w:tr>
    </w:tbl>
    <w:p w14:paraId="1D8653A5" w14:textId="77777777" w:rsidR="00056BBF" w:rsidRPr="00A722CA" w:rsidRDefault="00056BBF" w:rsidP="00056BBF">
      <w:pPr>
        <w:rPr>
          <w:rFonts w:cs="Arial"/>
        </w:rPr>
      </w:pPr>
    </w:p>
    <w:p w14:paraId="4543976A" w14:textId="7D5E2BD8" w:rsidR="00056BBF" w:rsidRPr="00A722CA" w:rsidRDefault="005A3A46" w:rsidP="00056BBF">
      <w:pPr>
        <w:pStyle w:val="Heading2"/>
        <w:rPr>
          <w:rFonts w:cs="Arial"/>
        </w:rPr>
      </w:pPr>
      <w:bookmarkStart w:id="202" w:name="_Toc19801114"/>
      <w:bookmarkStart w:id="203" w:name="_Toc20317969"/>
      <w:proofErr w:type="spellStart"/>
      <w:r w:rsidRPr="00A722CA">
        <w:rPr>
          <w:rFonts w:cs="Arial"/>
        </w:rPr>
        <w:t>Center</w:t>
      </w:r>
      <w:proofErr w:type="spellEnd"/>
      <w:r w:rsidRPr="00A722CA">
        <w:rPr>
          <w:rFonts w:cs="Arial"/>
        </w:rPr>
        <w:t xml:space="preserve"> Preparation</w:t>
      </w:r>
      <w:r w:rsidR="00056BBF" w:rsidRPr="00A722CA">
        <w:rPr>
          <w:rFonts w:cs="Arial"/>
        </w:rPr>
        <w:t xml:space="preserve"> (</w:t>
      </w:r>
      <w:r w:rsidRPr="00A722CA">
        <w:rPr>
          <w:rFonts w:cs="Arial"/>
        </w:rPr>
        <w:t>CPREP</w:t>
      </w:r>
      <w:r w:rsidR="00056BBF" w:rsidRPr="00A722CA">
        <w:rPr>
          <w:rFonts w:cs="Arial"/>
        </w:rPr>
        <w:t>)</w:t>
      </w:r>
      <w:bookmarkEnd w:id="202"/>
      <w:bookmarkEnd w:id="203"/>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799F6451" w14:textId="77777777" w:rsidTr="00881F98">
        <w:tc>
          <w:tcPr>
            <w:tcW w:w="1271" w:type="dxa"/>
            <w:shd w:val="clear" w:color="auto" w:fill="BFBFBF" w:themeFill="background1" w:themeFillShade="BF"/>
          </w:tcPr>
          <w:p w14:paraId="4D14995F"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2A4C9F84"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589041CD"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31392DD0" w14:textId="25525D17" w:rsidR="00056BBF" w:rsidRPr="00A722CA" w:rsidRDefault="006F00C7" w:rsidP="00881F98">
            <w:pPr>
              <w:rPr>
                <w:rFonts w:cs="Arial"/>
                <w:b/>
              </w:rPr>
            </w:pPr>
            <w:r>
              <w:rPr>
                <w:rFonts w:cs="Arial"/>
                <w:b/>
              </w:rPr>
              <w:t>Business Process Reference</w:t>
            </w:r>
          </w:p>
        </w:tc>
      </w:tr>
      <w:tr w:rsidR="00056BBF" w:rsidRPr="00A722CA" w14:paraId="19603DF0" w14:textId="77777777" w:rsidTr="00881F98">
        <w:tc>
          <w:tcPr>
            <w:tcW w:w="1271" w:type="dxa"/>
          </w:tcPr>
          <w:p w14:paraId="72D87CDF" w14:textId="6181A984" w:rsidR="00056BBF" w:rsidRPr="00A722CA" w:rsidRDefault="00195A6B" w:rsidP="00881F98">
            <w:pPr>
              <w:rPr>
                <w:rFonts w:cs="Arial"/>
              </w:rPr>
            </w:pPr>
            <w:r w:rsidRPr="00A722CA">
              <w:rPr>
                <w:rFonts w:cs="Arial"/>
              </w:rPr>
              <w:t>CPREP</w:t>
            </w:r>
            <w:r w:rsidR="00056BBF" w:rsidRPr="00A722CA">
              <w:rPr>
                <w:rFonts w:cs="Arial"/>
              </w:rPr>
              <w:t xml:space="preserve"> </w:t>
            </w:r>
            <w:del w:id="204" w:author="Rishi Choudhary" w:date="2021-01-16T17:58: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27</w:delText>
              </w:r>
              <w:r w:rsidR="002211A4" w:rsidRPr="00A722CA" w:rsidDel="0062188C">
                <w:rPr>
                  <w:rFonts w:cs="Arial"/>
                  <w:noProof/>
                </w:rPr>
                <w:fldChar w:fldCharType="end"/>
              </w:r>
            </w:del>
            <w:ins w:id="205" w:author="Rishi Choudhary" w:date="2021-01-16T17:58:00Z">
              <w:r w:rsidR="0062188C">
                <w:rPr>
                  <w:rFonts w:cs="Arial"/>
                </w:rPr>
                <w:t>1</w:t>
              </w:r>
            </w:ins>
          </w:p>
        </w:tc>
        <w:tc>
          <w:tcPr>
            <w:tcW w:w="5103" w:type="dxa"/>
          </w:tcPr>
          <w:p w14:paraId="763B642E" w14:textId="256630F3" w:rsidR="00056BBF" w:rsidRPr="00A722CA" w:rsidRDefault="00E74456" w:rsidP="007E1493">
            <w:pPr>
              <w:rPr>
                <w:rFonts w:cs="Arial"/>
              </w:rPr>
            </w:pPr>
            <w:r w:rsidRPr="00A722CA">
              <w:rPr>
                <w:rFonts w:cs="Arial"/>
              </w:rPr>
              <w:t xml:space="preserve">Upon finalization of a </w:t>
            </w:r>
            <w:proofErr w:type="spellStart"/>
            <w:r w:rsidRPr="00A722CA">
              <w:rPr>
                <w:rFonts w:cs="Arial"/>
              </w:rPr>
              <w:t>Center</w:t>
            </w:r>
            <w:proofErr w:type="spellEnd"/>
            <w:r w:rsidRPr="00A722CA">
              <w:rPr>
                <w:rFonts w:cs="Arial"/>
              </w:rPr>
              <w:t xml:space="preserve"> for being selected to conduct the CBT, the </w:t>
            </w:r>
            <w:proofErr w:type="spellStart"/>
            <w:r w:rsidRPr="00A722CA">
              <w:rPr>
                <w:rFonts w:cs="Arial"/>
              </w:rPr>
              <w:t>Center</w:t>
            </w:r>
            <w:proofErr w:type="spellEnd"/>
            <w:r w:rsidRPr="00A722CA">
              <w:rPr>
                <w:rFonts w:cs="Arial"/>
              </w:rPr>
              <w:t xml:space="preserve"> shall need to be re-audited and sanitized if deemed so by the IT Team.</w:t>
            </w:r>
          </w:p>
        </w:tc>
        <w:tc>
          <w:tcPr>
            <w:tcW w:w="992" w:type="dxa"/>
          </w:tcPr>
          <w:p w14:paraId="5F7F2B93" w14:textId="34B481F8" w:rsidR="00056BBF" w:rsidRPr="00A722CA" w:rsidRDefault="0084395F" w:rsidP="00881F98">
            <w:pPr>
              <w:rPr>
                <w:rFonts w:cs="Arial"/>
              </w:rPr>
            </w:pPr>
            <w:r>
              <w:rPr>
                <w:rFonts w:cs="Arial"/>
              </w:rPr>
              <w:t>1</w:t>
            </w:r>
          </w:p>
        </w:tc>
        <w:tc>
          <w:tcPr>
            <w:tcW w:w="1985" w:type="dxa"/>
          </w:tcPr>
          <w:p w14:paraId="2CB791C7" w14:textId="375D27BF" w:rsidR="00056BBF" w:rsidRPr="00A722CA" w:rsidRDefault="00434E47" w:rsidP="00881F98">
            <w:pPr>
              <w:rPr>
                <w:rFonts w:cs="Arial"/>
              </w:rPr>
            </w:pPr>
            <w:r>
              <w:rPr>
                <w:rFonts w:cs="Arial"/>
              </w:rPr>
              <w:t>CEPP, CEAP</w:t>
            </w:r>
          </w:p>
        </w:tc>
      </w:tr>
      <w:tr w:rsidR="007E1493" w:rsidRPr="00A722CA" w14:paraId="7520B8D5" w14:textId="77777777" w:rsidTr="00881F98">
        <w:tc>
          <w:tcPr>
            <w:tcW w:w="1271" w:type="dxa"/>
          </w:tcPr>
          <w:p w14:paraId="4E0F558F" w14:textId="60B7121B" w:rsidR="007E1493" w:rsidRPr="00A722CA" w:rsidRDefault="007C34F6" w:rsidP="00881F98">
            <w:pPr>
              <w:rPr>
                <w:rFonts w:cs="Arial"/>
              </w:rPr>
            </w:pPr>
            <w:r w:rsidRPr="00A722CA">
              <w:rPr>
                <w:rFonts w:cs="Arial"/>
              </w:rPr>
              <w:t>CPREP 2</w:t>
            </w:r>
          </w:p>
        </w:tc>
        <w:tc>
          <w:tcPr>
            <w:tcW w:w="5103" w:type="dxa"/>
          </w:tcPr>
          <w:p w14:paraId="3D5240EA" w14:textId="208A3D4F" w:rsidR="007E1493" w:rsidRPr="00A722CA" w:rsidRDefault="00E74456" w:rsidP="00E74456">
            <w:pPr>
              <w:rPr>
                <w:rFonts w:cs="Arial"/>
              </w:rPr>
            </w:pPr>
            <w:r w:rsidRPr="00A722CA">
              <w:rPr>
                <w:rFonts w:cs="Arial"/>
              </w:rPr>
              <w:t xml:space="preserve">The IT Team shall visit the </w:t>
            </w:r>
            <w:proofErr w:type="spellStart"/>
            <w:r w:rsidRPr="00A722CA">
              <w:rPr>
                <w:rFonts w:cs="Arial"/>
              </w:rPr>
              <w:t>Center</w:t>
            </w:r>
            <w:proofErr w:type="spellEnd"/>
            <w:r w:rsidRPr="00A722CA">
              <w:rPr>
                <w:rFonts w:cs="Arial"/>
              </w:rPr>
              <w:t xml:space="preserve"> and ensure that the MOTA is installed/available on the Candidate Computers</w:t>
            </w:r>
          </w:p>
        </w:tc>
        <w:tc>
          <w:tcPr>
            <w:tcW w:w="992" w:type="dxa"/>
          </w:tcPr>
          <w:p w14:paraId="1791356A" w14:textId="0BEAC8A9" w:rsidR="007E1493" w:rsidRPr="00A722CA" w:rsidRDefault="0084395F" w:rsidP="00881F98">
            <w:pPr>
              <w:rPr>
                <w:rFonts w:cs="Arial"/>
              </w:rPr>
            </w:pPr>
            <w:r>
              <w:rPr>
                <w:rFonts w:cs="Arial"/>
              </w:rPr>
              <w:t>1</w:t>
            </w:r>
          </w:p>
        </w:tc>
        <w:tc>
          <w:tcPr>
            <w:tcW w:w="1985" w:type="dxa"/>
          </w:tcPr>
          <w:p w14:paraId="38BAE645" w14:textId="2EF16AAE" w:rsidR="007E1493" w:rsidRPr="00A722CA" w:rsidRDefault="00D274CA" w:rsidP="00881F98">
            <w:pPr>
              <w:rPr>
                <w:rFonts w:cs="Arial"/>
              </w:rPr>
            </w:pPr>
            <w:r>
              <w:rPr>
                <w:rFonts w:cs="Arial"/>
              </w:rPr>
              <w:t>CEPP</w:t>
            </w:r>
          </w:p>
        </w:tc>
      </w:tr>
      <w:tr w:rsidR="007E1493" w:rsidRPr="00A722CA" w14:paraId="1735D77A" w14:textId="77777777" w:rsidTr="00881F98">
        <w:tc>
          <w:tcPr>
            <w:tcW w:w="1271" w:type="dxa"/>
          </w:tcPr>
          <w:p w14:paraId="74C46E48" w14:textId="271B376A" w:rsidR="007E1493" w:rsidRPr="00A722CA" w:rsidRDefault="007C34F6" w:rsidP="00881F98">
            <w:pPr>
              <w:rPr>
                <w:rFonts w:cs="Arial"/>
              </w:rPr>
            </w:pPr>
            <w:r w:rsidRPr="00A722CA">
              <w:rPr>
                <w:rFonts w:cs="Arial"/>
              </w:rPr>
              <w:t>CPREP 3</w:t>
            </w:r>
          </w:p>
        </w:tc>
        <w:tc>
          <w:tcPr>
            <w:tcW w:w="5103" w:type="dxa"/>
          </w:tcPr>
          <w:p w14:paraId="2EC7BA84" w14:textId="45FBBFCE" w:rsidR="007E1493" w:rsidRPr="00A722CA" w:rsidRDefault="0053417F" w:rsidP="0053417F">
            <w:pPr>
              <w:rPr>
                <w:rFonts w:cs="Arial"/>
              </w:rPr>
            </w:pPr>
            <w:r w:rsidRPr="00A722CA">
              <w:rPr>
                <w:rFonts w:cs="Arial"/>
              </w:rPr>
              <w:t>Re-scan of the Computers shall be performed on need basis.</w:t>
            </w:r>
          </w:p>
        </w:tc>
        <w:tc>
          <w:tcPr>
            <w:tcW w:w="992" w:type="dxa"/>
          </w:tcPr>
          <w:p w14:paraId="3F4B2542" w14:textId="4920AC66" w:rsidR="007E1493" w:rsidRPr="00A722CA" w:rsidRDefault="0084395F" w:rsidP="00881F98">
            <w:pPr>
              <w:rPr>
                <w:rFonts w:cs="Arial"/>
              </w:rPr>
            </w:pPr>
            <w:r>
              <w:rPr>
                <w:rFonts w:cs="Arial"/>
              </w:rPr>
              <w:t>1</w:t>
            </w:r>
          </w:p>
        </w:tc>
        <w:tc>
          <w:tcPr>
            <w:tcW w:w="1985" w:type="dxa"/>
          </w:tcPr>
          <w:p w14:paraId="40E11D82" w14:textId="7E9673D8" w:rsidR="007E1493" w:rsidRPr="00A722CA" w:rsidRDefault="00D274CA" w:rsidP="00881F98">
            <w:pPr>
              <w:rPr>
                <w:rFonts w:cs="Arial"/>
              </w:rPr>
            </w:pPr>
            <w:r>
              <w:rPr>
                <w:rFonts w:cs="Arial"/>
              </w:rPr>
              <w:t>CEPP</w:t>
            </w:r>
          </w:p>
        </w:tc>
      </w:tr>
      <w:tr w:rsidR="0053417F" w:rsidRPr="00A722CA" w14:paraId="70A82D49" w14:textId="77777777" w:rsidTr="00881F98">
        <w:tc>
          <w:tcPr>
            <w:tcW w:w="1271" w:type="dxa"/>
          </w:tcPr>
          <w:p w14:paraId="248950BD" w14:textId="5C232D7E" w:rsidR="0053417F" w:rsidRPr="00A722CA" w:rsidRDefault="007C34F6" w:rsidP="00881F98">
            <w:pPr>
              <w:rPr>
                <w:rFonts w:cs="Arial"/>
              </w:rPr>
            </w:pPr>
            <w:r w:rsidRPr="00A722CA">
              <w:rPr>
                <w:rFonts w:cs="Arial"/>
              </w:rPr>
              <w:t>CPREP 4</w:t>
            </w:r>
          </w:p>
        </w:tc>
        <w:tc>
          <w:tcPr>
            <w:tcW w:w="5103" w:type="dxa"/>
          </w:tcPr>
          <w:p w14:paraId="42EB2BF1" w14:textId="17D38147" w:rsidR="0053417F" w:rsidRPr="00A722CA" w:rsidRDefault="0053417F" w:rsidP="0053417F">
            <w:pPr>
              <w:rPr>
                <w:rFonts w:cs="Arial"/>
              </w:rPr>
            </w:pPr>
            <w:r w:rsidRPr="00A722CA">
              <w:rPr>
                <w:rFonts w:cs="Arial"/>
              </w:rPr>
              <w:t>A Mock-Test shall be conducted to ensure the CBT can be conducted flawlessly during the actual schedule.</w:t>
            </w:r>
          </w:p>
        </w:tc>
        <w:tc>
          <w:tcPr>
            <w:tcW w:w="992" w:type="dxa"/>
          </w:tcPr>
          <w:p w14:paraId="530188C1" w14:textId="058296F5" w:rsidR="0053417F" w:rsidRPr="00A722CA" w:rsidRDefault="0084395F" w:rsidP="00881F98">
            <w:pPr>
              <w:rPr>
                <w:rFonts w:cs="Arial"/>
              </w:rPr>
            </w:pPr>
            <w:r>
              <w:rPr>
                <w:rFonts w:cs="Arial"/>
              </w:rPr>
              <w:t>1</w:t>
            </w:r>
          </w:p>
        </w:tc>
        <w:tc>
          <w:tcPr>
            <w:tcW w:w="1985" w:type="dxa"/>
          </w:tcPr>
          <w:p w14:paraId="7CE82389" w14:textId="6CE70F1E" w:rsidR="0053417F" w:rsidRPr="00A722CA" w:rsidRDefault="00D274CA" w:rsidP="00881F98">
            <w:pPr>
              <w:rPr>
                <w:rFonts w:cs="Arial"/>
              </w:rPr>
            </w:pPr>
            <w:r>
              <w:rPr>
                <w:rFonts w:cs="Arial"/>
              </w:rPr>
              <w:t>CEPP</w:t>
            </w:r>
          </w:p>
        </w:tc>
      </w:tr>
      <w:tr w:rsidR="0053417F" w:rsidRPr="00A722CA" w14:paraId="26CE0FAF" w14:textId="77777777" w:rsidTr="00881F98">
        <w:tc>
          <w:tcPr>
            <w:tcW w:w="1271" w:type="dxa"/>
          </w:tcPr>
          <w:p w14:paraId="168658BA" w14:textId="5D07B1DC" w:rsidR="0053417F" w:rsidRPr="00A722CA" w:rsidRDefault="007C34F6" w:rsidP="00881F98">
            <w:pPr>
              <w:rPr>
                <w:rFonts w:cs="Arial"/>
              </w:rPr>
            </w:pPr>
            <w:r w:rsidRPr="00A722CA">
              <w:rPr>
                <w:rFonts w:cs="Arial"/>
              </w:rPr>
              <w:lastRenderedPageBreak/>
              <w:t>CPREP 5</w:t>
            </w:r>
          </w:p>
        </w:tc>
        <w:tc>
          <w:tcPr>
            <w:tcW w:w="5103" w:type="dxa"/>
          </w:tcPr>
          <w:p w14:paraId="3B06A772" w14:textId="61262B93" w:rsidR="0053417F" w:rsidRPr="00A722CA" w:rsidRDefault="00D17AF8" w:rsidP="0053417F">
            <w:pPr>
              <w:rPr>
                <w:rFonts w:cs="Arial"/>
              </w:rPr>
            </w:pPr>
            <w:r w:rsidRPr="00A722CA">
              <w:rPr>
                <w:rFonts w:cs="Arial"/>
              </w:rPr>
              <w:t>Mapping of Computer Number and password (to come out of Kiosk Mode).</w:t>
            </w:r>
          </w:p>
        </w:tc>
        <w:tc>
          <w:tcPr>
            <w:tcW w:w="992" w:type="dxa"/>
          </w:tcPr>
          <w:p w14:paraId="09528C05" w14:textId="7DE5D691" w:rsidR="0053417F" w:rsidRPr="00A722CA" w:rsidRDefault="0084395F" w:rsidP="00881F98">
            <w:pPr>
              <w:rPr>
                <w:rFonts w:cs="Arial"/>
              </w:rPr>
            </w:pPr>
            <w:r>
              <w:rPr>
                <w:rFonts w:cs="Arial"/>
              </w:rPr>
              <w:t>1</w:t>
            </w:r>
          </w:p>
        </w:tc>
        <w:tc>
          <w:tcPr>
            <w:tcW w:w="1985" w:type="dxa"/>
          </w:tcPr>
          <w:p w14:paraId="3ED259DC" w14:textId="773BD03B" w:rsidR="0053417F" w:rsidRPr="00A722CA" w:rsidRDefault="00D274CA" w:rsidP="00881F98">
            <w:pPr>
              <w:rPr>
                <w:rFonts w:cs="Arial"/>
              </w:rPr>
            </w:pPr>
            <w:r>
              <w:rPr>
                <w:rFonts w:cs="Arial"/>
              </w:rPr>
              <w:t>CEPP</w:t>
            </w:r>
          </w:p>
        </w:tc>
      </w:tr>
      <w:tr w:rsidR="007E1493" w:rsidRPr="00A722CA" w14:paraId="4B6B2CFD" w14:textId="77777777" w:rsidTr="00881F98">
        <w:tc>
          <w:tcPr>
            <w:tcW w:w="1271" w:type="dxa"/>
          </w:tcPr>
          <w:p w14:paraId="148201B3" w14:textId="0E707574" w:rsidR="007E1493" w:rsidRPr="00A722CA" w:rsidRDefault="007C34F6" w:rsidP="00881F98">
            <w:pPr>
              <w:rPr>
                <w:rFonts w:cs="Arial"/>
              </w:rPr>
            </w:pPr>
            <w:r w:rsidRPr="00A722CA">
              <w:rPr>
                <w:rFonts w:cs="Arial"/>
              </w:rPr>
              <w:t>CPREP 6</w:t>
            </w:r>
          </w:p>
        </w:tc>
        <w:tc>
          <w:tcPr>
            <w:tcW w:w="5103" w:type="dxa"/>
          </w:tcPr>
          <w:p w14:paraId="5A87DA96" w14:textId="10629F44" w:rsidR="007E1493" w:rsidRPr="00A722CA" w:rsidRDefault="00D17AF8" w:rsidP="007E1493">
            <w:pPr>
              <w:rPr>
                <w:rFonts w:cs="Arial"/>
              </w:rPr>
            </w:pPr>
            <w:r w:rsidRPr="00A722CA">
              <w:rPr>
                <w:rFonts w:cs="Arial"/>
              </w:rPr>
              <w:t>The System shall generate pseudo username and passwords for the pre-allocated list of Candidates.</w:t>
            </w:r>
          </w:p>
        </w:tc>
        <w:tc>
          <w:tcPr>
            <w:tcW w:w="992" w:type="dxa"/>
          </w:tcPr>
          <w:p w14:paraId="28D98CED" w14:textId="75658743" w:rsidR="007E1493" w:rsidRPr="00A722CA" w:rsidRDefault="0084395F" w:rsidP="00881F98">
            <w:pPr>
              <w:rPr>
                <w:rFonts w:cs="Arial"/>
              </w:rPr>
            </w:pPr>
            <w:r>
              <w:rPr>
                <w:rFonts w:cs="Arial"/>
              </w:rPr>
              <w:t>1</w:t>
            </w:r>
          </w:p>
        </w:tc>
        <w:tc>
          <w:tcPr>
            <w:tcW w:w="1985" w:type="dxa"/>
          </w:tcPr>
          <w:p w14:paraId="3D00312C" w14:textId="5E76F438" w:rsidR="007E1493" w:rsidRPr="00A722CA" w:rsidRDefault="00D274CA" w:rsidP="00881F98">
            <w:pPr>
              <w:rPr>
                <w:rFonts w:cs="Arial"/>
              </w:rPr>
            </w:pPr>
            <w:r>
              <w:rPr>
                <w:rFonts w:cs="Arial"/>
              </w:rPr>
              <w:t>CEPP, CEAP</w:t>
            </w:r>
          </w:p>
        </w:tc>
      </w:tr>
      <w:tr w:rsidR="0089199F" w:rsidRPr="00A722CA" w14:paraId="18D69875" w14:textId="77777777" w:rsidTr="00881F98">
        <w:tc>
          <w:tcPr>
            <w:tcW w:w="1271" w:type="dxa"/>
          </w:tcPr>
          <w:p w14:paraId="3C498195" w14:textId="02844C3A" w:rsidR="0089199F" w:rsidRPr="00A722CA" w:rsidRDefault="007C34F6" w:rsidP="00881F98">
            <w:pPr>
              <w:rPr>
                <w:rFonts w:cs="Arial"/>
              </w:rPr>
            </w:pPr>
            <w:r w:rsidRPr="00A722CA">
              <w:rPr>
                <w:rFonts w:cs="Arial"/>
              </w:rPr>
              <w:t>CPREP 7</w:t>
            </w:r>
          </w:p>
        </w:tc>
        <w:tc>
          <w:tcPr>
            <w:tcW w:w="5103" w:type="dxa"/>
          </w:tcPr>
          <w:p w14:paraId="6AFCF589" w14:textId="3A61D1D7" w:rsidR="0089199F" w:rsidRPr="00A722CA" w:rsidRDefault="00A75EA5" w:rsidP="007E1493">
            <w:pPr>
              <w:rPr>
                <w:rFonts w:cs="Arial"/>
              </w:rPr>
            </w:pPr>
            <w:r>
              <w:rPr>
                <w:rFonts w:cs="Arial"/>
              </w:rPr>
              <w:t>The System</w:t>
            </w:r>
            <w:r w:rsidR="00D274CA">
              <w:rPr>
                <w:rFonts w:cs="Arial"/>
              </w:rPr>
              <w:t xml:space="preserve"> shall perform the </w:t>
            </w:r>
            <w:r w:rsidR="0089199F" w:rsidRPr="00A722CA">
              <w:rPr>
                <w:rFonts w:cs="Arial"/>
              </w:rPr>
              <w:t>Mapping of Candidate details (name, photo and roll number)</w:t>
            </w:r>
          </w:p>
        </w:tc>
        <w:tc>
          <w:tcPr>
            <w:tcW w:w="992" w:type="dxa"/>
          </w:tcPr>
          <w:p w14:paraId="056482C2" w14:textId="530308A7" w:rsidR="0089199F" w:rsidRPr="00A722CA" w:rsidRDefault="0084395F" w:rsidP="00881F98">
            <w:pPr>
              <w:rPr>
                <w:rFonts w:cs="Arial"/>
              </w:rPr>
            </w:pPr>
            <w:r>
              <w:rPr>
                <w:rFonts w:cs="Arial"/>
              </w:rPr>
              <w:t>3</w:t>
            </w:r>
          </w:p>
        </w:tc>
        <w:tc>
          <w:tcPr>
            <w:tcW w:w="1985" w:type="dxa"/>
          </w:tcPr>
          <w:p w14:paraId="7BF8F4DC" w14:textId="1483E33C" w:rsidR="0089199F" w:rsidRPr="00A722CA" w:rsidRDefault="00D274CA" w:rsidP="00881F98">
            <w:pPr>
              <w:rPr>
                <w:rFonts w:cs="Arial"/>
              </w:rPr>
            </w:pPr>
            <w:r>
              <w:rPr>
                <w:rFonts w:cs="Arial"/>
              </w:rPr>
              <w:t>CEPP, CEAP</w:t>
            </w:r>
          </w:p>
        </w:tc>
      </w:tr>
      <w:tr w:rsidR="007E1493" w:rsidRPr="00A722CA" w14:paraId="4BCADB7C" w14:textId="77777777" w:rsidTr="00881F98">
        <w:tc>
          <w:tcPr>
            <w:tcW w:w="1271" w:type="dxa"/>
          </w:tcPr>
          <w:p w14:paraId="786D9185" w14:textId="66914D3B" w:rsidR="007E1493" w:rsidRPr="00A722CA" w:rsidRDefault="007C34F6" w:rsidP="00881F98">
            <w:pPr>
              <w:rPr>
                <w:rFonts w:cs="Arial"/>
              </w:rPr>
            </w:pPr>
            <w:r w:rsidRPr="00A722CA">
              <w:rPr>
                <w:rFonts w:cs="Arial"/>
              </w:rPr>
              <w:t>CPREP 8</w:t>
            </w:r>
          </w:p>
        </w:tc>
        <w:tc>
          <w:tcPr>
            <w:tcW w:w="5103" w:type="dxa"/>
          </w:tcPr>
          <w:p w14:paraId="1E748F02" w14:textId="5F9D1E2B" w:rsidR="007E1493" w:rsidRPr="00A722CA" w:rsidRDefault="0089199F" w:rsidP="007E1493">
            <w:pPr>
              <w:rPr>
                <w:rFonts w:cs="Arial"/>
              </w:rPr>
            </w:pPr>
            <w:r w:rsidRPr="00A722CA">
              <w:rPr>
                <w:rFonts w:cs="Arial"/>
              </w:rPr>
              <w:t>Quick Sanity Check shall be done just before starting the Exam.</w:t>
            </w:r>
          </w:p>
        </w:tc>
        <w:tc>
          <w:tcPr>
            <w:tcW w:w="992" w:type="dxa"/>
          </w:tcPr>
          <w:p w14:paraId="789F0495" w14:textId="366FDD7D" w:rsidR="007E1493" w:rsidRPr="00A722CA" w:rsidRDefault="0084395F" w:rsidP="00881F98">
            <w:pPr>
              <w:rPr>
                <w:rFonts w:cs="Arial"/>
              </w:rPr>
            </w:pPr>
            <w:r>
              <w:rPr>
                <w:rFonts w:cs="Arial"/>
              </w:rPr>
              <w:t>1</w:t>
            </w:r>
          </w:p>
        </w:tc>
        <w:tc>
          <w:tcPr>
            <w:tcW w:w="1985" w:type="dxa"/>
          </w:tcPr>
          <w:p w14:paraId="077FC590" w14:textId="22B134F0" w:rsidR="007E1493" w:rsidRPr="00A722CA" w:rsidRDefault="00D274CA" w:rsidP="00881F98">
            <w:pPr>
              <w:rPr>
                <w:rFonts w:cs="Arial"/>
              </w:rPr>
            </w:pPr>
            <w:r>
              <w:rPr>
                <w:rFonts w:cs="Arial"/>
              </w:rPr>
              <w:t>CEPP</w:t>
            </w:r>
          </w:p>
        </w:tc>
      </w:tr>
      <w:tr w:rsidR="000F4967" w:rsidRPr="00A722CA" w14:paraId="1DA5530B" w14:textId="77777777" w:rsidTr="00881F98">
        <w:tc>
          <w:tcPr>
            <w:tcW w:w="1271" w:type="dxa"/>
          </w:tcPr>
          <w:p w14:paraId="4DEC4ACB" w14:textId="7B2EAF5F" w:rsidR="000F4967" w:rsidRPr="00A722CA" w:rsidRDefault="007C34F6" w:rsidP="00881F98">
            <w:pPr>
              <w:rPr>
                <w:rFonts w:cs="Arial"/>
              </w:rPr>
            </w:pPr>
            <w:r w:rsidRPr="00A722CA">
              <w:rPr>
                <w:rFonts w:cs="Arial"/>
              </w:rPr>
              <w:t>CPREP 9</w:t>
            </w:r>
          </w:p>
        </w:tc>
        <w:tc>
          <w:tcPr>
            <w:tcW w:w="5103" w:type="dxa"/>
          </w:tcPr>
          <w:p w14:paraId="7CFE2E1A" w14:textId="758559C1" w:rsidR="000F4967" w:rsidRPr="00A722CA" w:rsidRDefault="000F4967" w:rsidP="007E1493">
            <w:pPr>
              <w:rPr>
                <w:rFonts w:cs="Arial"/>
              </w:rPr>
            </w:pPr>
            <w:r w:rsidRPr="00A722CA">
              <w:rPr>
                <w:rFonts w:cs="Arial"/>
              </w:rPr>
              <w:t>The Mock-Test shall be kicked-off by the IT Team manually and random inputs shall be given to each of the Candidate Computer to ensure that the clicks are getting recorded as expected.</w:t>
            </w:r>
          </w:p>
        </w:tc>
        <w:tc>
          <w:tcPr>
            <w:tcW w:w="992" w:type="dxa"/>
          </w:tcPr>
          <w:p w14:paraId="3E3B8BEA" w14:textId="7C90D0AF" w:rsidR="000F4967" w:rsidRPr="00A722CA" w:rsidRDefault="0084395F" w:rsidP="00881F98">
            <w:pPr>
              <w:rPr>
                <w:rFonts w:cs="Arial"/>
              </w:rPr>
            </w:pPr>
            <w:r>
              <w:rPr>
                <w:rFonts w:cs="Arial"/>
              </w:rPr>
              <w:t>1</w:t>
            </w:r>
          </w:p>
        </w:tc>
        <w:tc>
          <w:tcPr>
            <w:tcW w:w="1985" w:type="dxa"/>
          </w:tcPr>
          <w:p w14:paraId="0D735C37" w14:textId="2FD3192E" w:rsidR="000F4967" w:rsidRPr="00A722CA" w:rsidRDefault="00D274CA" w:rsidP="00881F98">
            <w:pPr>
              <w:rPr>
                <w:rFonts w:cs="Arial"/>
              </w:rPr>
            </w:pPr>
            <w:r>
              <w:rPr>
                <w:rFonts w:cs="Arial"/>
              </w:rPr>
              <w:t>CEPP</w:t>
            </w:r>
          </w:p>
        </w:tc>
      </w:tr>
      <w:tr w:rsidR="00655235" w:rsidRPr="00A722CA" w14:paraId="13D915F5" w14:textId="77777777" w:rsidTr="00881F98">
        <w:tc>
          <w:tcPr>
            <w:tcW w:w="1271" w:type="dxa"/>
          </w:tcPr>
          <w:p w14:paraId="5A442379" w14:textId="228FACDB" w:rsidR="00655235" w:rsidRPr="00A722CA" w:rsidRDefault="00655235" w:rsidP="00655235">
            <w:pPr>
              <w:rPr>
                <w:rFonts w:cs="Arial"/>
              </w:rPr>
            </w:pPr>
            <w:r w:rsidRPr="00A722CA">
              <w:rPr>
                <w:rFonts w:cs="Arial"/>
              </w:rPr>
              <w:t>CPREP 10</w:t>
            </w:r>
          </w:p>
        </w:tc>
        <w:tc>
          <w:tcPr>
            <w:tcW w:w="5103" w:type="dxa"/>
          </w:tcPr>
          <w:p w14:paraId="0311D258" w14:textId="11199DFB" w:rsidR="00655235" w:rsidRPr="00A722CA" w:rsidRDefault="00655235" w:rsidP="00655235">
            <w:pPr>
              <w:rPr>
                <w:rFonts w:cs="Arial"/>
              </w:rPr>
            </w:pPr>
            <w:r>
              <w:rPr>
                <w:rFonts w:cs="Arial"/>
              </w:rPr>
              <w:t>The System shall have a provision to automate the mock test responses, i.e. random clicks shall be simulated on Candidate Console with random interval similar to a live test. This shall help the IT Team to complete the mock test with lesser manual effort.</w:t>
            </w:r>
          </w:p>
        </w:tc>
        <w:tc>
          <w:tcPr>
            <w:tcW w:w="992" w:type="dxa"/>
          </w:tcPr>
          <w:p w14:paraId="5DBF3755" w14:textId="65E4F32A" w:rsidR="00655235" w:rsidRDefault="0058458F" w:rsidP="00655235">
            <w:pPr>
              <w:rPr>
                <w:rFonts w:cs="Arial"/>
              </w:rPr>
            </w:pPr>
            <w:r>
              <w:rPr>
                <w:rFonts w:cs="Arial"/>
              </w:rPr>
              <w:t>3</w:t>
            </w:r>
          </w:p>
        </w:tc>
        <w:tc>
          <w:tcPr>
            <w:tcW w:w="1985" w:type="dxa"/>
          </w:tcPr>
          <w:p w14:paraId="0BBAAF05" w14:textId="2722E764" w:rsidR="00655235" w:rsidRDefault="00655235" w:rsidP="00655235">
            <w:pPr>
              <w:rPr>
                <w:rFonts w:cs="Arial"/>
              </w:rPr>
            </w:pPr>
            <w:r>
              <w:rPr>
                <w:rFonts w:cs="Arial"/>
              </w:rPr>
              <w:t>CEPP</w:t>
            </w:r>
          </w:p>
        </w:tc>
      </w:tr>
      <w:tr w:rsidR="00655235" w:rsidRPr="00A722CA" w14:paraId="7F46E0B6" w14:textId="77777777" w:rsidTr="00881F98">
        <w:tc>
          <w:tcPr>
            <w:tcW w:w="1271" w:type="dxa"/>
          </w:tcPr>
          <w:p w14:paraId="36BD6BD7" w14:textId="0AE6B93C" w:rsidR="00655235" w:rsidRPr="00A722CA" w:rsidRDefault="00655235" w:rsidP="00655235">
            <w:pPr>
              <w:rPr>
                <w:rFonts w:cs="Arial"/>
              </w:rPr>
            </w:pPr>
            <w:r w:rsidRPr="00A722CA">
              <w:rPr>
                <w:rFonts w:cs="Arial"/>
              </w:rPr>
              <w:t>CPREP 11</w:t>
            </w:r>
          </w:p>
        </w:tc>
        <w:tc>
          <w:tcPr>
            <w:tcW w:w="5103" w:type="dxa"/>
          </w:tcPr>
          <w:p w14:paraId="1BDEEB2D" w14:textId="3130603F" w:rsidR="00655235" w:rsidRPr="00A722CA" w:rsidRDefault="00655235" w:rsidP="00655235">
            <w:pPr>
              <w:rPr>
                <w:rFonts w:cs="Arial"/>
              </w:rPr>
            </w:pPr>
            <w:r w:rsidRPr="00A722CA">
              <w:rPr>
                <w:rFonts w:cs="Arial"/>
              </w:rPr>
              <w:t>Once the Mock-Test is submitted, end to end System validation is done to ensure the responses are captured properly and subsequently the test results are generated to satisfaction.</w:t>
            </w:r>
          </w:p>
        </w:tc>
        <w:tc>
          <w:tcPr>
            <w:tcW w:w="992" w:type="dxa"/>
          </w:tcPr>
          <w:p w14:paraId="51F0EF8B" w14:textId="5AA2C654" w:rsidR="00655235" w:rsidRPr="00A722CA" w:rsidRDefault="00655235" w:rsidP="00655235">
            <w:pPr>
              <w:rPr>
                <w:rFonts w:cs="Arial"/>
              </w:rPr>
            </w:pPr>
            <w:r>
              <w:rPr>
                <w:rFonts w:cs="Arial"/>
              </w:rPr>
              <w:t>1</w:t>
            </w:r>
          </w:p>
        </w:tc>
        <w:tc>
          <w:tcPr>
            <w:tcW w:w="1985" w:type="dxa"/>
          </w:tcPr>
          <w:p w14:paraId="23228B4D" w14:textId="12DA681C" w:rsidR="00655235" w:rsidRPr="00A722CA" w:rsidRDefault="00655235" w:rsidP="00655235">
            <w:pPr>
              <w:rPr>
                <w:rFonts w:cs="Arial"/>
              </w:rPr>
            </w:pPr>
            <w:r>
              <w:rPr>
                <w:rFonts w:cs="Arial"/>
              </w:rPr>
              <w:t>CEPP</w:t>
            </w:r>
          </w:p>
        </w:tc>
      </w:tr>
      <w:tr w:rsidR="00655235" w:rsidRPr="00A722CA" w14:paraId="30623661" w14:textId="77777777" w:rsidTr="00881F98">
        <w:tc>
          <w:tcPr>
            <w:tcW w:w="1271" w:type="dxa"/>
          </w:tcPr>
          <w:p w14:paraId="642ACAAF" w14:textId="505CDB08" w:rsidR="00655235" w:rsidRPr="00A722CA" w:rsidRDefault="00655235" w:rsidP="00655235">
            <w:pPr>
              <w:rPr>
                <w:rFonts w:cs="Arial"/>
              </w:rPr>
            </w:pPr>
            <w:r w:rsidRPr="00A722CA">
              <w:rPr>
                <w:rFonts w:cs="Arial"/>
              </w:rPr>
              <w:t>CPREP 1</w:t>
            </w:r>
            <w:r>
              <w:rPr>
                <w:rFonts w:cs="Arial"/>
              </w:rPr>
              <w:t>2</w:t>
            </w:r>
          </w:p>
        </w:tc>
        <w:tc>
          <w:tcPr>
            <w:tcW w:w="5103" w:type="dxa"/>
          </w:tcPr>
          <w:p w14:paraId="58AE98C7" w14:textId="0DC097F0" w:rsidR="00655235" w:rsidRPr="00A722CA" w:rsidRDefault="00655235" w:rsidP="00655235">
            <w:pPr>
              <w:rPr>
                <w:rFonts w:cs="Arial"/>
              </w:rPr>
            </w:pPr>
            <w:r w:rsidRPr="00A722CA">
              <w:rPr>
                <w:rFonts w:cs="Arial"/>
              </w:rPr>
              <w:t xml:space="preserve">Once the Mock-Test validation is complete, the Candidate Computers and the Local </w:t>
            </w:r>
            <w:proofErr w:type="spellStart"/>
            <w:r w:rsidRPr="00A722CA">
              <w:rPr>
                <w:rFonts w:cs="Arial"/>
              </w:rPr>
              <w:t>Center</w:t>
            </w:r>
            <w:proofErr w:type="spellEnd"/>
            <w:r w:rsidRPr="00A722CA">
              <w:rPr>
                <w:rFonts w:cs="Arial"/>
              </w:rPr>
              <w:t xml:space="preserve"> Server (LCS) are cleansed to remove the Mock-Test data and make it ready to accept real CBT data.</w:t>
            </w:r>
          </w:p>
        </w:tc>
        <w:tc>
          <w:tcPr>
            <w:tcW w:w="992" w:type="dxa"/>
          </w:tcPr>
          <w:p w14:paraId="3D27F823" w14:textId="319F6EFD" w:rsidR="00655235" w:rsidRPr="00A722CA" w:rsidRDefault="00655235" w:rsidP="00655235">
            <w:pPr>
              <w:rPr>
                <w:rFonts w:cs="Arial"/>
              </w:rPr>
            </w:pPr>
            <w:r>
              <w:rPr>
                <w:rFonts w:cs="Arial"/>
              </w:rPr>
              <w:t>1</w:t>
            </w:r>
          </w:p>
        </w:tc>
        <w:tc>
          <w:tcPr>
            <w:tcW w:w="1985" w:type="dxa"/>
          </w:tcPr>
          <w:p w14:paraId="41673B7E" w14:textId="5FD8B789" w:rsidR="00655235" w:rsidRPr="00A722CA" w:rsidRDefault="00655235" w:rsidP="00655235">
            <w:pPr>
              <w:rPr>
                <w:rFonts w:cs="Arial"/>
              </w:rPr>
            </w:pPr>
            <w:r>
              <w:rPr>
                <w:rFonts w:cs="Arial"/>
              </w:rPr>
              <w:t>CEPP</w:t>
            </w:r>
          </w:p>
        </w:tc>
      </w:tr>
    </w:tbl>
    <w:p w14:paraId="1C34CDF9" w14:textId="77777777" w:rsidR="00056BBF" w:rsidRPr="00A722CA" w:rsidRDefault="00056BBF" w:rsidP="00056BBF">
      <w:pPr>
        <w:rPr>
          <w:rFonts w:cs="Arial"/>
        </w:rPr>
      </w:pPr>
    </w:p>
    <w:p w14:paraId="30CE7C42" w14:textId="0F76864A" w:rsidR="00056BBF" w:rsidRPr="00A722CA" w:rsidRDefault="009A2CC0" w:rsidP="00056BBF">
      <w:pPr>
        <w:pStyle w:val="Heading2"/>
        <w:rPr>
          <w:rFonts w:cs="Arial"/>
        </w:rPr>
      </w:pPr>
      <w:bookmarkStart w:id="206" w:name="_Toc19801115"/>
      <w:bookmarkStart w:id="207" w:name="_Toc20317970"/>
      <w:r w:rsidRPr="00A722CA">
        <w:rPr>
          <w:rFonts w:cs="Arial"/>
        </w:rPr>
        <w:t xml:space="preserve">Candidate Registration at </w:t>
      </w:r>
      <w:proofErr w:type="spellStart"/>
      <w:r w:rsidRPr="00A722CA">
        <w:rPr>
          <w:rFonts w:cs="Arial"/>
        </w:rPr>
        <w:t>Center</w:t>
      </w:r>
      <w:proofErr w:type="spellEnd"/>
      <w:r w:rsidR="00056BBF" w:rsidRPr="00A722CA">
        <w:rPr>
          <w:rFonts w:cs="Arial"/>
        </w:rPr>
        <w:t xml:space="preserve"> (</w:t>
      </w:r>
      <w:r w:rsidRPr="00A722CA">
        <w:rPr>
          <w:rFonts w:cs="Arial"/>
        </w:rPr>
        <w:t>CREGC</w:t>
      </w:r>
      <w:r w:rsidR="00056BBF" w:rsidRPr="00A722CA">
        <w:rPr>
          <w:rFonts w:cs="Arial"/>
        </w:rPr>
        <w:t>)</w:t>
      </w:r>
      <w:bookmarkEnd w:id="206"/>
      <w:bookmarkEnd w:id="207"/>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3E1EC81C" w14:textId="77777777" w:rsidTr="00881F98">
        <w:tc>
          <w:tcPr>
            <w:tcW w:w="1271" w:type="dxa"/>
            <w:shd w:val="clear" w:color="auto" w:fill="BFBFBF" w:themeFill="background1" w:themeFillShade="BF"/>
          </w:tcPr>
          <w:p w14:paraId="7C81CFA8"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1B085E83"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2B1E9272"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4EE4E47F" w14:textId="5494A2D2" w:rsidR="00056BBF" w:rsidRPr="00A722CA" w:rsidRDefault="00892735" w:rsidP="00881F98">
            <w:pPr>
              <w:rPr>
                <w:rFonts w:cs="Arial"/>
                <w:b/>
              </w:rPr>
            </w:pPr>
            <w:r>
              <w:rPr>
                <w:rFonts w:cs="Arial"/>
                <w:b/>
              </w:rPr>
              <w:t>Business Process Reference</w:t>
            </w:r>
          </w:p>
        </w:tc>
      </w:tr>
      <w:tr w:rsidR="00056BBF" w:rsidRPr="00A722CA" w14:paraId="080544D0" w14:textId="77777777" w:rsidTr="00881F98">
        <w:tc>
          <w:tcPr>
            <w:tcW w:w="1271" w:type="dxa"/>
          </w:tcPr>
          <w:p w14:paraId="3DEFAA32" w14:textId="4F0B43F6" w:rsidR="00056BBF" w:rsidRPr="00A722CA" w:rsidRDefault="00D31144" w:rsidP="00881F98">
            <w:pPr>
              <w:rPr>
                <w:rFonts w:cs="Arial"/>
              </w:rPr>
            </w:pPr>
            <w:r w:rsidRPr="00A722CA">
              <w:rPr>
                <w:rFonts w:cs="Arial"/>
              </w:rPr>
              <w:t xml:space="preserve">CREGC </w:t>
            </w:r>
            <w:del w:id="208" w:author="Rishi Choudhary" w:date="2021-01-16T17:58: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28</w:delText>
              </w:r>
              <w:r w:rsidR="002211A4" w:rsidRPr="00A722CA" w:rsidDel="0062188C">
                <w:rPr>
                  <w:rFonts w:cs="Arial"/>
                  <w:noProof/>
                </w:rPr>
                <w:fldChar w:fldCharType="end"/>
              </w:r>
            </w:del>
            <w:ins w:id="209" w:author="Rishi Choudhary" w:date="2021-01-16T17:58:00Z">
              <w:r w:rsidR="0062188C">
                <w:rPr>
                  <w:rFonts w:cs="Arial"/>
                </w:rPr>
                <w:t>1</w:t>
              </w:r>
            </w:ins>
          </w:p>
        </w:tc>
        <w:tc>
          <w:tcPr>
            <w:tcW w:w="5103" w:type="dxa"/>
          </w:tcPr>
          <w:p w14:paraId="2E6119B4" w14:textId="5A033AF7" w:rsidR="00056BBF" w:rsidRPr="00A722CA" w:rsidRDefault="00D31144" w:rsidP="00881F98">
            <w:pPr>
              <w:rPr>
                <w:rFonts w:cs="Arial"/>
              </w:rPr>
            </w:pPr>
            <w:r w:rsidRPr="00A722CA">
              <w:rPr>
                <w:rFonts w:cs="Arial"/>
              </w:rPr>
              <w:t xml:space="preserve">Each Candidate upon reaching the </w:t>
            </w:r>
            <w:r w:rsidR="006F4F5E">
              <w:rPr>
                <w:rFonts w:cs="Arial"/>
              </w:rPr>
              <w:t xml:space="preserve">Test </w:t>
            </w:r>
            <w:proofErr w:type="spellStart"/>
            <w:r w:rsidR="006F4F5E">
              <w:rPr>
                <w:rFonts w:cs="Arial"/>
              </w:rPr>
              <w:t>Center</w:t>
            </w:r>
            <w:proofErr w:type="spellEnd"/>
            <w:r w:rsidRPr="00A722CA">
              <w:rPr>
                <w:rFonts w:cs="Arial"/>
              </w:rPr>
              <w:t xml:space="preserve"> shall visit the Registration Desk for completing the Registration process.</w:t>
            </w:r>
            <w:r w:rsidR="00E631EC" w:rsidRPr="00A722CA">
              <w:rPr>
                <w:rFonts w:cs="Arial"/>
              </w:rPr>
              <w:t xml:space="preserve"> </w:t>
            </w:r>
          </w:p>
        </w:tc>
        <w:tc>
          <w:tcPr>
            <w:tcW w:w="992" w:type="dxa"/>
          </w:tcPr>
          <w:p w14:paraId="5E23EA8D" w14:textId="4C71BE05" w:rsidR="00056BBF" w:rsidRPr="00A722CA" w:rsidRDefault="0084395F" w:rsidP="00881F98">
            <w:pPr>
              <w:rPr>
                <w:rFonts w:cs="Arial"/>
              </w:rPr>
            </w:pPr>
            <w:r>
              <w:rPr>
                <w:rFonts w:cs="Arial"/>
              </w:rPr>
              <w:t>1</w:t>
            </w:r>
          </w:p>
        </w:tc>
        <w:tc>
          <w:tcPr>
            <w:tcW w:w="1985" w:type="dxa"/>
          </w:tcPr>
          <w:p w14:paraId="22EA0D19" w14:textId="65373B43" w:rsidR="00056BBF" w:rsidRPr="00A722CA" w:rsidRDefault="00892735" w:rsidP="00881F98">
            <w:pPr>
              <w:rPr>
                <w:rFonts w:cs="Arial"/>
              </w:rPr>
            </w:pPr>
            <w:r>
              <w:rPr>
                <w:rFonts w:cs="Arial"/>
              </w:rPr>
              <w:t>CR</w:t>
            </w:r>
          </w:p>
        </w:tc>
      </w:tr>
      <w:tr w:rsidR="00D31144" w:rsidRPr="00A722CA" w14:paraId="53A0D5EE" w14:textId="77777777" w:rsidTr="00881F98">
        <w:tc>
          <w:tcPr>
            <w:tcW w:w="1271" w:type="dxa"/>
          </w:tcPr>
          <w:p w14:paraId="571BA053" w14:textId="0A8C6CFE" w:rsidR="00D31144" w:rsidRPr="00A722CA" w:rsidRDefault="00D31144" w:rsidP="00881F98">
            <w:pPr>
              <w:rPr>
                <w:rFonts w:cs="Arial"/>
              </w:rPr>
            </w:pPr>
            <w:r w:rsidRPr="00A722CA">
              <w:rPr>
                <w:rFonts w:cs="Arial"/>
              </w:rPr>
              <w:t>CREGC 2</w:t>
            </w:r>
          </w:p>
        </w:tc>
        <w:tc>
          <w:tcPr>
            <w:tcW w:w="5103" w:type="dxa"/>
          </w:tcPr>
          <w:p w14:paraId="7D909848" w14:textId="61FCCE15" w:rsidR="00D31144" w:rsidRPr="00A722CA" w:rsidRDefault="00D31144" w:rsidP="00881F98">
            <w:pPr>
              <w:rPr>
                <w:rFonts w:cs="Arial"/>
              </w:rPr>
            </w:pPr>
            <w:r w:rsidRPr="00A722CA">
              <w:rPr>
                <w:rFonts w:cs="Arial"/>
              </w:rPr>
              <w:t>The Registration Desk In-Charge shall collect the below information from the Candidate:</w:t>
            </w:r>
          </w:p>
          <w:p w14:paraId="3A7AE847" w14:textId="1DD7CEB4" w:rsidR="00D31144" w:rsidRPr="00A722CA" w:rsidRDefault="00D31144" w:rsidP="002211A4">
            <w:pPr>
              <w:pStyle w:val="ListParagraph"/>
              <w:numPr>
                <w:ilvl w:val="0"/>
                <w:numId w:val="5"/>
              </w:numPr>
              <w:rPr>
                <w:rFonts w:cs="Arial"/>
              </w:rPr>
            </w:pPr>
            <w:r w:rsidRPr="00A722CA">
              <w:rPr>
                <w:rFonts w:cs="Arial"/>
              </w:rPr>
              <w:t>Admit-Card – QR Code scanning to be done to detect and deter fraud</w:t>
            </w:r>
          </w:p>
          <w:p w14:paraId="0D5000A3" w14:textId="1850117B" w:rsidR="00D31144" w:rsidRPr="00576E70" w:rsidRDefault="00D31144" w:rsidP="002211A4">
            <w:pPr>
              <w:pStyle w:val="ListParagraph"/>
              <w:numPr>
                <w:ilvl w:val="0"/>
                <w:numId w:val="5"/>
              </w:numPr>
              <w:rPr>
                <w:rFonts w:cs="Arial"/>
              </w:rPr>
            </w:pPr>
            <w:r w:rsidRPr="00576E70">
              <w:rPr>
                <w:rFonts w:cs="Arial"/>
              </w:rPr>
              <w:t>Photo (taken at the spot) – This shall be used to validate/lookup the Candidate Identity as per the photo submitted during Application Process.</w:t>
            </w:r>
          </w:p>
          <w:p w14:paraId="4E388C69" w14:textId="77777777" w:rsidR="00D31144" w:rsidRPr="00A722CA" w:rsidRDefault="00D31144" w:rsidP="002211A4">
            <w:pPr>
              <w:pStyle w:val="ListParagraph"/>
              <w:numPr>
                <w:ilvl w:val="0"/>
                <w:numId w:val="5"/>
              </w:numPr>
              <w:rPr>
                <w:rFonts w:cs="Arial"/>
              </w:rPr>
            </w:pPr>
            <w:r w:rsidRPr="00A722CA">
              <w:rPr>
                <w:rFonts w:cs="Arial"/>
              </w:rPr>
              <w:t>Biometric (Fingerprints)</w:t>
            </w:r>
          </w:p>
          <w:p w14:paraId="59E27ED2" w14:textId="2F2501F1" w:rsidR="00D31144" w:rsidRPr="00A722CA" w:rsidRDefault="00D31144" w:rsidP="002211A4">
            <w:pPr>
              <w:pStyle w:val="ListParagraph"/>
              <w:numPr>
                <w:ilvl w:val="0"/>
                <w:numId w:val="5"/>
              </w:numPr>
              <w:rPr>
                <w:rFonts w:cs="Arial"/>
              </w:rPr>
            </w:pPr>
            <w:r w:rsidRPr="00A722CA">
              <w:rPr>
                <w:rFonts w:cs="Arial"/>
              </w:rPr>
              <w:lastRenderedPageBreak/>
              <w:t>Signature</w:t>
            </w:r>
            <w:r w:rsidR="00E631EC" w:rsidRPr="00A722CA">
              <w:rPr>
                <w:rFonts w:cs="Arial"/>
              </w:rPr>
              <w:t xml:space="preserve"> (Candidate </w:t>
            </w:r>
            <w:r w:rsidR="001254EB" w:rsidRPr="00A722CA">
              <w:rPr>
                <w:rFonts w:cs="Arial"/>
              </w:rPr>
              <w:t>listing</w:t>
            </w:r>
            <w:r w:rsidR="00E631EC" w:rsidRPr="00A722CA">
              <w:rPr>
                <w:rFonts w:cs="Arial"/>
              </w:rPr>
              <w:t xml:space="preserve"> shall be made available on </w:t>
            </w:r>
            <w:r w:rsidR="007A42E7" w:rsidRPr="00A722CA">
              <w:rPr>
                <w:rFonts w:cs="Arial"/>
              </w:rPr>
              <w:t xml:space="preserve">System generated </w:t>
            </w:r>
            <w:r w:rsidR="00E631EC" w:rsidRPr="00A722CA">
              <w:rPr>
                <w:rFonts w:cs="Arial"/>
              </w:rPr>
              <w:t>sheet</w:t>
            </w:r>
            <w:r w:rsidR="00592A9D" w:rsidRPr="00A722CA">
              <w:rPr>
                <w:rFonts w:cs="Arial"/>
              </w:rPr>
              <w:t>s</w:t>
            </w:r>
            <w:r w:rsidR="00E631EC" w:rsidRPr="00A722CA">
              <w:rPr>
                <w:rFonts w:cs="Arial"/>
              </w:rPr>
              <w:t xml:space="preserve"> of paper, indexed by Roll Number)</w:t>
            </w:r>
          </w:p>
        </w:tc>
        <w:tc>
          <w:tcPr>
            <w:tcW w:w="992" w:type="dxa"/>
          </w:tcPr>
          <w:p w14:paraId="612822FE" w14:textId="4293A50D" w:rsidR="00D31144" w:rsidRPr="00A722CA" w:rsidRDefault="0084395F" w:rsidP="00881F98">
            <w:pPr>
              <w:rPr>
                <w:rFonts w:cs="Arial"/>
              </w:rPr>
            </w:pPr>
            <w:r>
              <w:rPr>
                <w:rFonts w:cs="Arial"/>
              </w:rPr>
              <w:lastRenderedPageBreak/>
              <w:t>1</w:t>
            </w:r>
          </w:p>
        </w:tc>
        <w:tc>
          <w:tcPr>
            <w:tcW w:w="1985" w:type="dxa"/>
          </w:tcPr>
          <w:p w14:paraId="5BD348E8" w14:textId="40AA3585" w:rsidR="00D31144" w:rsidRPr="00A722CA" w:rsidRDefault="00892735" w:rsidP="00881F98">
            <w:pPr>
              <w:rPr>
                <w:rFonts w:cs="Arial"/>
              </w:rPr>
            </w:pPr>
            <w:r>
              <w:rPr>
                <w:rFonts w:cs="Arial"/>
              </w:rPr>
              <w:t>CR, CA</w:t>
            </w:r>
          </w:p>
        </w:tc>
      </w:tr>
      <w:tr w:rsidR="00D31144" w:rsidRPr="00A722CA" w14:paraId="0F47E690" w14:textId="77777777" w:rsidTr="00881F98">
        <w:tc>
          <w:tcPr>
            <w:tcW w:w="1271" w:type="dxa"/>
          </w:tcPr>
          <w:p w14:paraId="0A6582DF" w14:textId="1A06CF1F" w:rsidR="00D31144" w:rsidRPr="00A722CA" w:rsidRDefault="00D31144" w:rsidP="00881F98">
            <w:pPr>
              <w:rPr>
                <w:rFonts w:cs="Arial"/>
              </w:rPr>
            </w:pPr>
            <w:r w:rsidRPr="00A722CA">
              <w:rPr>
                <w:rFonts w:cs="Arial"/>
              </w:rPr>
              <w:lastRenderedPageBreak/>
              <w:t>CREGC 3</w:t>
            </w:r>
          </w:p>
        </w:tc>
        <w:tc>
          <w:tcPr>
            <w:tcW w:w="5103" w:type="dxa"/>
          </w:tcPr>
          <w:p w14:paraId="7890A194" w14:textId="659CAA34" w:rsidR="00D31144" w:rsidRPr="00A722CA" w:rsidRDefault="00D31144" w:rsidP="00881F98">
            <w:pPr>
              <w:rPr>
                <w:rFonts w:cs="Arial"/>
              </w:rPr>
            </w:pPr>
            <w:r w:rsidRPr="00A722CA">
              <w:rPr>
                <w:rFonts w:cs="Arial"/>
              </w:rPr>
              <w:t>Upon successful collection of above data, the Candidate information shall be looked up based on given Roll Number of the Candidate</w:t>
            </w:r>
            <w:r w:rsidR="007238B6" w:rsidRPr="00A722CA">
              <w:rPr>
                <w:rFonts w:cs="Arial"/>
              </w:rPr>
              <w:t xml:space="preserve"> (read while scanning the QR Code earlier)</w:t>
            </w:r>
            <w:r w:rsidRPr="00A722CA">
              <w:rPr>
                <w:rFonts w:cs="Arial"/>
              </w:rPr>
              <w:t xml:space="preserve"> and Last Mile details shall be shared with the Candidate:</w:t>
            </w:r>
          </w:p>
          <w:p w14:paraId="347FB6F1" w14:textId="77777777" w:rsidR="00D31144" w:rsidRPr="00A722CA" w:rsidRDefault="00D31144" w:rsidP="002211A4">
            <w:pPr>
              <w:pStyle w:val="ListParagraph"/>
              <w:numPr>
                <w:ilvl w:val="0"/>
                <w:numId w:val="5"/>
              </w:numPr>
              <w:rPr>
                <w:rFonts w:cs="Arial"/>
              </w:rPr>
            </w:pPr>
            <w:r w:rsidRPr="00A722CA">
              <w:rPr>
                <w:rFonts w:cs="Arial"/>
              </w:rPr>
              <w:t>Building Name/Number</w:t>
            </w:r>
          </w:p>
          <w:p w14:paraId="53D9130D" w14:textId="77777777" w:rsidR="00D31144" w:rsidRPr="00A722CA" w:rsidRDefault="00D31144" w:rsidP="002211A4">
            <w:pPr>
              <w:pStyle w:val="ListParagraph"/>
              <w:numPr>
                <w:ilvl w:val="0"/>
                <w:numId w:val="5"/>
              </w:numPr>
              <w:rPr>
                <w:rFonts w:cs="Arial"/>
              </w:rPr>
            </w:pPr>
            <w:r w:rsidRPr="00A722CA">
              <w:rPr>
                <w:rFonts w:cs="Arial"/>
              </w:rPr>
              <w:t>Room Name/Number</w:t>
            </w:r>
          </w:p>
          <w:p w14:paraId="29631F8C" w14:textId="77777777" w:rsidR="00D31144" w:rsidRPr="00A722CA" w:rsidRDefault="00D31144" w:rsidP="002211A4">
            <w:pPr>
              <w:pStyle w:val="ListParagraph"/>
              <w:numPr>
                <w:ilvl w:val="0"/>
                <w:numId w:val="5"/>
              </w:numPr>
              <w:rPr>
                <w:rFonts w:cs="Arial"/>
              </w:rPr>
            </w:pPr>
            <w:r w:rsidRPr="00A722CA">
              <w:rPr>
                <w:rFonts w:cs="Arial"/>
              </w:rPr>
              <w:t>Computer Number</w:t>
            </w:r>
          </w:p>
          <w:p w14:paraId="735A6D64" w14:textId="268CAE78" w:rsidR="00D31144" w:rsidRPr="00A722CA" w:rsidRDefault="00D31144" w:rsidP="00D31144">
            <w:pPr>
              <w:rPr>
                <w:rFonts w:cs="Arial"/>
              </w:rPr>
            </w:pPr>
            <w:r w:rsidRPr="00A722CA">
              <w:rPr>
                <w:rFonts w:cs="Arial"/>
              </w:rPr>
              <w:t xml:space="preserve">This information </w:t>
            </w:r>
            <w:r w:rsidR="0084395F">
              <w:rPr>
                <w:rFonts w:cs="Arial"/>
              </w:rPr>
              <w:t>shall</w:t>
            </w:r>
            <w:r w:rsidR="0084395F" w:rsidRPr="00A722CA">
              <w:rPr>
                <w:rFonts w:cs="Arial"/>
              </w:rPr>
              <w:t xml:space="preserve"> </w:t>
            </w:r>
            <w:r w:rsidRPr="00A722CA">
              <w:rPr>
                <w:rFonts w:cs="Arial"/>
              </w:rPr>
              <w:t>be printed on a slip of paper to make it convenient for the</w:t>
            </w:r>
            <w:r w:rsidR="00F226E5" w:rsidRPr="00A722CA">
              <w:rPr>
                <w:rFonts w:cs="Arial"/>
              </w:rPr>
              <w:t xml:space="preserve"> </w:t>
            </w:r>
            <w:r w:rsidRPr="00A722CA">
              <w:rPr>
                <w:rFonts w:cs="Arial"/>
              </w:rPr>
              <w:t>Candidate</w:t>
            </w:r>
            <w:r w:rsidR="00A56FF4" w:rsidRPr="00A722CA">
              <w:rPr>
                <w:rFonts w:cs="Arial"/>
              </w:rPr>
              <w:t xml:space="preserve"> to locate the Test Computer.</w:t>
            </w:r>
          </w:p>
        </w:tc>
        <w:tc>
          <w:tcPr>
            <w:tcW w:w="992" w:type="dxa"/>
          </w:tcPr>
          <w:p w14:paraId="6F2380FF" w14:textId="352FB865" w:rsidR="00D31144" w:rsidRPr="00A722CA" w:rsidRDefault="0084395F" w:rsidP="00881F98">
            <w:pPr>
              <w:rPr>
                <w:rFonts w:cs="Arial"/>
              </w:rPr>
            </w:pPr>
            <w:r>
              <w:rPr>
                <w:rFonts w:cs="Arial"/>
              </w:rPr>
              <w:t>1</w:t>
            </w:r>
          </w:p>
        </w:tc>
        <w:tc>
          <w:tcPr>
            <w:tcW w:w="1985" w:type="dxa"/>
          </w:tcPr>
          <w:p w14:paraId="4018B797" w14:textId="134F40A7" w:rsidR="00D31144" w:rsidRPr="00A722CA" w:rsidRDefault="00892735" w:rsidP="00892735">
            <w:pPr>
              <w:rPr>
                <w:rFonts w:cs="Arial"/>
              </w:rPr>
            </w:pPr>
            <w:r>
              <w:rPr>
                <w:rFonts w:cs="Arial"/>
              </w:rPr>
              <w:t>CR, CEAP</w:t>
            </w:r>
          </w:p>
        </w:tc>
      </w:tr>
      <w:tr w:rsidR="007238B6" w:rsidRPr="00A722CA" w14:paraId="7A024708" w14:textId="77777777" w:rsidTr="00881F98">
        <w:tc>
          <w:tcPr>
            <w:tcW w:w="1271" w:type="dxa"/>
          </w:tcPr>
          <w:p w14:paraId="7137BA08" w14:textId="5C2ECD93" w:rsidR="007238B6" w:rsidRPr="00A722CA" w:rsidRDefault="007238B6" w:rsidP="00881F98">
            <w:pPr>
              <w:rPr>
                <w:rFonts w:cs="Arial"/>
              </w:rPr>
            </w:pPr>
            <w:r w:rsidRPr="00A722CA">
              <w:rPr>
                <w:rFonts w:cs="Arial"/>
              </w:rPr>
              <w:t>CREGC 4</w:t>
            </w:r>
          </w:p>
        </w:tc>
        <w:tc>
          <w:tcPr>
            <w:tcW w:w="5103" w:type="dxa"/>
          </w:tcPr>
          <w:p w14:paraId="01E8BF91" w14:textId="4977D60A" w:rsidR="007238B6" w:rsidRPr="00A722CA" w:rsidRDefault="0064544C" w:rsidP="00881F98">
            <w:pPr>
              <w:rPr>
                <w:rFonts w:cs="Arial"/>
              </w:rPr>
            </w:pPr>
            <w:r w:rsidRPr="00A722CA">
              <w:rPr>
                <w:rFonts w:cs="Arial"/>
              </w:rPr>
              <w:t xml:space="preserve">The Registration Desk Kiosk shall be connected with the CCS online and directly submitting all Registration Data directly to CCS </w:t>
            </w:r>
            <w:r w:rsidR="009B0E7B" w:rsidRPr="00A722CA">
              <w:rPr>
                <w:rFonts w:cs="Arial"/>
              </w:rPr>
              <w:t>at</w:t>
            </w:r>
            <w:r w:rsidRPr="00A722CA">
              <w:rPr>
                <w:rFonts w:cs="Arial"/>
              </w:rPr>
              <w:t xml:space="preserve"> real-time</w:t>
            </w:r>
            <w:r w:rsidR="009B0E7B" w:rsidRPr="00A722CA">
              <w:rPr>
                <w:rFonts w:cs="Arial"/>
              </w:rPr>
              <w:t>.</w:t>
            </w:r>
            <w:r w:rsidR="000519B4" w:rsidRPr="00A722CA">
              <w:rPr>
                <w:rFonts w:cs="Arial"/>
              </w:rPr>
              <w:t xml:space="preserve"> This data shall be synced with Local </w:t>
            </w:r>
            <w:proofErr w:type="spellStart"/>
            <w:r w:rsidR="000519B4" w:rsidRPr="00A722CA">
              <w:rPr>
                <w:rFonts w:cs="Arial"/>
              </w:rPr>
              <w:t>Center</w:t>
            </w:r>
            <w:proofErr w:type="spellEnd"/>
            <w:r w:rsidR="000519B4" w:rsidRPr="00A722CA">
              <w:rPr>
                <w:rFonts w:cs="Arial"/>
              </w:rPr>
              <w:t xml:space="preserve"> Server (LCS) at near-real-time at best effort basis.</w:t>
            </w:r>
          </w:p>
        </w:tc>
        <w:tc>
          <w:tcPr>
            <w:tcW w:w="992" w:type="dxa"/>
          </w:tcPr>
          <w:p w14:paraId="5909DE7D" w14:textId="2A97AF2A" w:rsidR="007238B6" w:rsidRPr="00A722CA" w:rsidRDefault="004D609D" w:rsidP="00881F98">
            <w:pPr>
              <w:rPr>
                <w:rFonts w:cs="Arial"/>
              </w:rPr>
            </w:pPr>
            <w:r>
              <w:rPr>
                <w:rFonts w:cs="Arial"/>
              </w:rPr>
              <w:t>1</w:t>
            </w:r>
          </w:p>
        </w:tc>
        <w:tc>
          <w:tcPr>
            <w:tcW w:w="1985" w:type="dxa"/>
          </w:tcPr>
          <w:p w14:paraId="6AA93FD2" w14:textId="360C008B" w:rsidR="007238B6" w:rsidRPr="00A722CA" w:rsidRDefault="00892735" w:rsidP="00881F98">
            <w:pPr>
              <w:rPr>
                <w:rFonts w:cs="Arial"/>
              </w:rPr>
            </w:pPr>
            <w:r>
              <w:rPr>
                <w:rFonts w:cs="Arial"/>
              </w:rPr>
              <w:t>CR</w:t>
            </w:r>
          </w:p>
        </w:tc>
      </w:tr>
      <w:tr w:rsidR="00E06EAA" w:rsidRPr="00A722CA" w14:paraId="49763B4A" w14:textId="77777777" w:rsidTr="00881F98">
        <w:tc>
          <w:tcPr>
            <w:tcW w:w="1271" w:type="dxa"/>
          </w:tcPr>
          <w:p w14:paraId="3D3989C5" w14:textId="1EC8ED02" w:rsidR="00E06EAA" w:rsidRPr="00A722CA" w:rsidRDefault="00E06EAA" w:rsidP="00881F98">
            <w:pPr>
              <w:rPr>
                <w:rFonts w:cs="Arial"/>
              </w:rPr>
            </w:pPr>
            <w:r w:rsidRPr="00A722CA">
              <w:rPr>
                <w:rFonts w:cs="Arial"/>
              </w:rPr>
              <w:t>CREGC 5</w:t>
            </w:r>
          </w:p>
        </w:tc>
        <w:tc>
          <w:tcPr>
            <w:tcW w:w="5103" w:type="dxa"/>
          </w:tcPr>
          <w:p w14:paraId="63671053" w14:textId="04EC1C95" w:rsidR="00E06EAA" w:rsidRPr="00A722CA" w:rsidRDefault="0050218A" w:rsidP="00881F98">
            <w:pPr>
              <w:rPr>
                <w:rFonts w:cs="Arial"/>
              </w:rPr>
            </w:pPr>
            <w:r w:rsidRPr="00A722CA">
              <w:rPr>
                <w:rFonts w:cs="Arial"/>
              </w:rPr>
              <w:t>A hand-held device shall be a good fit to implement the Registration Desk Kiosk.</w:t>
            </w:r>
          </w:p>
        </w:tc>
        <w:tc>
          <w:tcPr>
            <w:tcW w:w="992" w:type="dxa"/>
          </w:tcPr>
          <w:p w14:paraId="03EA1E1E" w14:textId="18279628" w:rsidR="00E06EAA" w:rsidRPr="00A722CA" w:rsidRDefault="004D609D" w:rsidP="00881F98">
            <w:pPr>
              <w:rPr>
                <w:rFonts w:cs="Arial"/>
              </w:rPr>
            </w:pPr>
            <w:r>
              <w:rPr>
                <w:rFonts w:cs="Arial"/>
              </w:rPr>
              <w:t>4</w:t>
            </w:r>
          </w:p>
        </w:tc>
        <w:tc>
          <w:tcPr>
            <w:tcW w:w="1985" w:type="dxa"/>
          </w:tcPr>
          <w:p w14:paraId="47920FD5" w14:textId="057DA832" w:rsidR="00E06EAA" w:rsidRPr="00A722CA" w:rsidRDefault="00892735" w:rsidP="00881F98">
            <w:pPr>
              <w:rPr>
                <w:rFonts w:cs="Arial"/>
              </w:rPr>
            </w:pPr>
            <w:r>
              <w:rPr>
                <w:rFonts w:cs="Arial"/>
              </w:rPr>
              <w:t>CR</w:t>
            </w:r>
          </w:p>
        </w:tc>
      </w:tr>
    </w:tbl>
    <w:p w14:paraId="4D2D930A" w14:textId="77777777" w:rsidR="00056BBF" w:rsidRPr="00A722CA" w:rsidRDefault="00056BBF" w:rsidP="00056BBF">
      <w:pPr>
        <w:rPr>
          <w:rFonts w:cs="Arial"/>
        </w:rPr>
      </w:pPr>
    </w:p>
    <w:p w14:paraId="686EB84D" w14:textId="231CD79C" w:rsidR="00056BBF" w:rsidRPr="00A722CA" w:rsidRDefault="009A2CC0" w:rsidP="00056BBF">
      <w:pPr>
        <w:pStyle w:val="Heading2"/>
        <w:rPr>
          <w:rFonts w:cs="Arial"/>
        </w:rPr>
      </w:pPr>
      <w:bookmarkStart w:id="210" w:name="_Toc19801116"/>
      <w:bookmarkStart w:id="211" w:name="_Toc20317971"/>
      <w:r w:rsidRPr="00A722CA">
        <w:rPr>
          <w:rFonts w:cs="Arial"/>
        </w:rPr>
        <w:t xml:space="preserve">Candidate Attendance at </w:t>
      </w:r>
      <w:proofErr w:type="spellStart"/>
      <w:r w:rsidRPr="00A722CA">
        <w:rPr>
          <w:rFonts w:cs="Arial"/>
        </w:rPr>
        <w:t>Center</w:t>
      </w:r>
      <w:proofErr w:type="spellEnd"/>
      <w:r w:rsidR="00056BBF" w:rsidRPr="00A722CA">
        <w:rPr>
          <w:rFonts w:cs="Arial"/>
        </w:rPr>
        <w:t xml:space="preserve"> (</w:t>
      </w:r>
      <w:r w:rsidRPr="00A722CA">
        <w:rPr>
          <w:rFonts w:cs="Arial"/>
        </w:rPr>
        <w:t>CATTC</w:t>
      </w:r>
      <w:r w:rsidR="00056BBF" w:rsidRPr="00A722CA">
        <w:rPr>
          <w:rFonts w:cs="Arial"/>
        </w:rPr>
        <w:t>)</w:t>
      </w:r>
      <w:bookmarkEnd w:id="210"/>
      <w:bookmarkEnd w:id="211"/>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056BBF" w:rsidRPr="00A722CA" w14:paraId="18F0843A" w14:textId="77777777" w:rsidTr="00881F98">
        <w:tc>
          <w:tcPr>
            <w:tcW w:w="1271" w:type="dxa"/>
            <w:shd w:val="clear" w:color="auto" w:fill="BFBFBF" w:themeFill="background1" w:themeFillShade="BF"/>
          </w:tcPr>
          <w:p w14:paraId="7AA161B9" w14:textId="77777777" w:rsidR="00056BBF" w:rsidRPr="00A722CA" w:rsidRDefault="00056BBF" w:rsidP="00881F98">
            <w:pPr>
              <w:rPr>
                <w:rFonts w:cs="Arial"/>
                <w:b/>
              </w:rPr>
            </w:pPr>
            <w:r w:rsidRPr="00A722CA">
              <w:rPr>
                <w:rFonts w:cs="Arial"/>
                <w:b/>
              </w:rPr>
              <w:t>ID</w:t>
            </w:r>
          </w:p>
        </w:tc>
        <w:tc>
          <w:tcPr>
            <w:tcW w:w="5103" w:type="dxa"/>
            <w:shd w:val="clear" w:color="auto" w:fill="BFBFBF" w:themeFill="background1" w:themeFillShade="BF"/>
          </w:tcPr>
          <w:p w14:paraId="1C2EEACC" w14:textId="77777777" w:rsidR="00056BBF" w:rsidRPr="00A722CA" w:rsidRDefault="00056BBF" w:rsidP="00881F98">
            <w:pPr>
              <w:rPr>
                <w:rFonts w:cs="Arial"/>
                <w:b/>
              </w:rPr>
            </w:pPr>
            <w:r w:rsidRPr="00A722CA">
              <w:rPr>
                <w:rFonts w:cs="Arial"/>
                <w:b/>
              </w:rPr>
              <w:t>Requirement</w:t>
            </w:r>
          </w:p>
        </w:tc>
        <w:tc>
          <w:tcPr>
            <w:tcW w:w="992" w:type="dxa"/>
            <w:shd w:val="clear" w:color="auto" w:fill="BFBFBF" w:themeFill="background1" w:themeFillShade="BF"/>
          </w:tcPr>
          <w:p w14:paraId="4EF25FDC" w14:textId="77777777" w:rsidR="00056BBF" w:rsidRPr="00A722CA" w:rsidRDefault="00056BBF" w:rsidP="00881F98">
            <w:pPr>
              <w:rPr>
                <w:rFonts w:cs="Arial"/>
                <w:b/>
              </w:rPr>
            </w:pPr>
            <w:r w:rsidRPr="00A722CA">
              <w:rPr>
                <w:rFonts w:cs="Arial"/>
                <w:b/>
              </w:rPr>
              <w:t>Priority</w:t>
            </w:r>
          </w:p>
        </w:tc>
        <w:tc>
          <w:tcPr>
            <w:tcW w:w="1985" w:type="dxa"/>
            <w:shd w:val="clear" w:color="auto" w:fill="BFBFBF" w:themeFill="background1" w:themeFillShade="BF"/>
          </w:tcPr>
          <w:p w14:paraId="43546D43" w14:textId="0C744944" w:rsidR="00056BBF" w:rsidRPr="00A722CA" w:rsidRDefault="00892735" w:rsidP="00881F98">
            <w:pPr>
              <w:rPr>
                <w:rFonts w:cs="Arial"/>
                <w:b/>
              </w:rPr>
            </w:pPr>
            <w:r>
              <w:rPr>
                <w:rFonts w:cs="Arial"/>
                <w:b/>
              </w:rPr>
              <w:t>Business Process Reference</w:t>
            </w:r>
          </w:p>
        </w:tc>
      </w:tr>
      <w:tr w:rsidR="00056BBF" w:rsidRPr="00A722CA" w14:paraId="68BE31CB" w14:textId="77777777" w:rsidTr="00881F98">
        <w:tc>
          <w:tcPr>
            <w:tcW w:w="1271" w:type="dxa"/>
          </w:tcPr>
          <w:p w14:paraId="5E0D533A" w14:textId="20E3B9B7" w:rsidR="00056BBF" w:rsidRPr="00A722CA" w:rsidRDefault="00682CD9" w:rsidP="00881F98">
            <w:pPr>
              <w:rPr>
                <w:rFonts w:cs="Arial"/>
              </w:rPr>
            </w:pPr>
            <w:r w:rsidRPr="00A722CA">
              <w:rPr>
                <w:rFonts w:cs="Arial"/>
              </w:rPr>
              <w:t xml:space="preserve">CATTC </w:t>
            </w:r>
            <w:del w:id="212" w:author="Rishi Choudhary" w:date="2021-01-16T17:59:00Z">
              <w:r w:rsidR="002211A4" w:rsidRPr="00A722CA" w:rsidDel="0062188C">
                <w:rPr>
                  <w:rFonts w:cs="Arial"/>
                </w:rPr>
                <w:fldChar w:fldCharType="begin"/>
              </w:r>
              <w:r w:rsidR="002211A4" w:rsidRPr="00A722CA" w:rsidDel="0062188C">
                <w:rPr>
                  <w:rFonts w:cs="Arial"/>
                </w:rPr>
                <w:delInstrText xml:space="preserve"> SEQ  RBAC \* MERGEFORMAT </w:delInstrText>
              </w:r>
              <w:r w:rsidR="002211A4" w:rsidRPr="00A722CA" w:rsidDel="0062188C">
                <w:rPr>
                  <w:rFonts w:cs="Arial"/>
                </w:rPr>
                <w:fldChar w:fldCharType="separate"/>
              </w:r>
              <w:r w:rsidR="00465B0B" w:rsidDel="0062188C">
                <w:rPr>
                  <w:rFonts w:cs="Arial"/>
                  <w:noProof/>
                </w:rPr>
                <w:delText>29</w:delText>
              </w:r>
              <w:r w:rsidR="002211A4" w:rsidRPr="00A722CA" w:rsidDel="0062188C">
                <w:rPr>
                  <w:rFonts w:cs="Arial"/>
                  <w:noProof/>
                </w:rPr>
                <w:fldChar w:fldCharType="end"/>
              </w:r>
            </w:del>
            <w:ins w:id="213" w:author="Rishi Choudhary" w:date="2021-01-16T17:59:00Z">
              <w:r w:rsidR="0062188C">
                <w:rPr>
                  <w:rFonts w:cs="Arial"/>
                </w:rPr>
                <w:t>1</w:t>
              </w:r>
            </w:ins>
          </w:p>
        </w:tc>
        <w:tc>
          <w:tcPr>
            <w:tcW w:w="5103" w:type="dxa"/>
          </w:tcPr>
          <w:p w14:paraId="403EADB7" w14:textId="03EDBFA1" w:rsidR="00056BBF" w:rsidRPr="00A722CA" w:rsidRDefault="00682CD9" w:rsidP="00881F98">
            <w:pPr>
              <w:rPr>
                <w:rFonts w:cs="Arial"/>
              </w:rPr>
            </w:pPr>
            <w:r w:rsidRPr="00A722CA">
              <w:rPr>
                <w:rFonts w:cs="Arial"/>
              </w:rPr>
              <w:t>Candidate Attendance shall be taken within the CBT Room in which Candidates sit on Computers.</w:t>
            </w:r>
          </w:p>
        </w:tc>
        <w:tc>
          <w:tcPr>
            <w:tcW w:w="992" w:type="dxa"/>
          </w:tcPr>
          <w:p w14:paraId="3F9B108F" w14:textId="3077197D" w:rsidR="00056BBF" w:rsidRPr="00A722CA" w:rsidRDefault="00CA3700" w:rsidP="00881F98">
            <w:pPr>
              <w:rPr>
                <w:rFonts w:cs="Arial"/>
              </w:rPr>
            </w:pPr>
            <w:r>
              <w:rPr>
                <w:rFonts w:cs="Arial"/>
              </w:rPr>
              <w:t>1</w:t>
            </w:r>
          </w:p>
        </w:tc>
        <w:tc>
          <w:tcPr>
            <w:tcW w:w="1985" w:type="dxa"/>
          </w:tcPr>
          <w:p w14:paraId="3AD717F0" w14:textId="642B5D57" w:rsidR="00056BBF" w:rsidRPr="00A722CA" w:rsidRDefault="00892735" w:rsidP="00881F98">
            <w:pPr>
              <w:rPr>
                <w:rFonts w:cs="Arial"/>
              </w:rPr>
            </w:pPr>
            <w:r>
              <w:rPr>
                <w:rFonts w:cs="Arial"/>
              </w:rPr>
              <w:t>CR, EC</w:t>
            </w:r>
          </w:p>
        </w:tc>
      </w:tr>
      <w:tr w:rsidR="00682CD9" w:rsidRPr="00A722CA" w14:paraId="2F881C60" w14:textId="77777777" w:rsidTr="00881F98">
        <w:tc>
          <w:tcPr>
            <w:tcW w:w="1271" w:type="dxa"/>
          </w:tcPr>
          <w:p w14:paraId="2E48F95D" w14:textId="7914C721" w:rsidR="00682CD9" w:rsidRPr="00A722CA" w:rsidRDefault="00682CD9" w:rsidP="00881F98">
            <w:pPr>
              <w:rPr>
                <w:rFonts w:cs="Arial"/>
              </w:rPr>
            </w:pPr>
            <w:r w:rsidRPr="00A722CA">
              <w:rPr>
                <w:rFonts w:cs="Arial"/>
              </w:rPr>
              <w:t>CATTC 2</w:t>
            </w:r>
          </w:p>
        </w:tc>
        <w:tc>
          <w:tcPr>
            <w:tcW w:w="5103" w:type="dxa"/>
          </w:tcPr>
          <w:p w14:paraId="40932FB7" w14:textId="1332A5DE" w:rsidR="00682CD9" w:rsidRPr="00A722CA" w:rsidRDefault="00682CD9" w:rsidP="00881F98">
            <w:pPr>
              <w:rPr>
                <w:rFonts w:cs="Arial"/>
              </w:rPr>
            </w:pPr>
            <w:r w:rsidRPr="00A722CA">
              <w:rPr>
                <w:rFonts w:cs="Arial"/>
              </w:rPr>
              <w:t>Attendance process shall typically begin 30 minutes into the exam.</w:t>
            </w:r>
          </w:p>
        </w:tc>
        <w:tc>
          <w:tcPr>
            <w:tcW w:w="992" w:type="dxa"/>
          </w:tcPr>
          <w:p w14:paraId="699A4B88" w14:textId="6419A2C1" w:rsidR="00682CD9" w:rsidRPr="00A722CA" w:rsidRDefault="00CA3700" w:rsidP="00881F98">
            <w:pPr>
              <w:rPr>
                <w:rFonts w:cs="Arial"/>
              </w:rPr>
            </w:pPr>
            <w:r>
              <w:rPr>
                <w:rFonts w:cs="Arial"/>
              </w:rPr>
              <w:t>1</w:t>
            </w:r>
          </w:p>
        </w:tc>
        <w:tc>
          <w:tcPr>
            <w:tcW w:w="1985" w:type="dxa"/>
          </w:tcPr>
          <w:p w14:paraId="5F508841" w14:textId="6EA8AFD0" w:rsidR="00682CD9" w:rsidRPr="00A722CA" w:rsidRDefault="00892735" w:rsidP="00881F98">
            <w:pPr>
              <w:rPr>
                <w:rFonts w:cs="Arial"/>
              </w:rPr>
            </w:pPr>
            <w:r>
              <w:rPr>
                <w:rFonts w:cs="Arial"/>
              </w:rPr>
              <w:t>CR, EC</w:t>
            </w:r>
          </w:p>
        </w:tc>
      </w:tr>
      <w:tr w:rsidR="00682CD9" w:rsidRPr="00A722CA" w14:paraId="24050D92" w14:textId="77777777" w:rsidTr="00881F98">
        <w:tc>
          <w:tcPr>
            <w:tcW w:w="1271" w:type="dxa"/>
          </w:tcPr>
          <w:p w14:paraId="6A802158" w14:textId="082374B1" w:rsidR="00682CD9" w:rsidRPr="00A722CA" w:rsidRDefault="00682CD9" w:rsidP="00881F98">
            <w:pPr>
              <w:rPr>
                <w:rFonts w:cs="Arial"/>
              </w:rPr>
            </w:pPr>
            <w:r w:rsidRPr="00A722CA">
              <w:rPr>
                <w:rFonts w:cs="Arial"/>
              </w:rPr>
              <w:t>CATTC 3</w:t>
            </w:r>
          </w:p>
        </w:tc>
        <w:tc>
          <w:tcPr>
            <w:tcW w:w="5103" w:type="dxa"/>
          </w:tcPr>
          <w:p w14:paraId="508C0FA6" w14:textId="03F80269" w:rsidR="00682CD9" w:rsidRPr="00A722CA" w:rsidRDefault="00682CD9" w:rsidP="00881F98">
            <w:pPr>
              <w:rPr>
                <w:rFonts w:cs="Arial"/>
              </w:rPr>
            </w:pPr>
            <w:r w:rsidRPr="00A722CA">
              <w:rPr>
                <w:rFonts w:cs="Arial"/>
              </w:rPr>
              <w:t xml:space="preserve">A System generated Candidate List shall be made available to the invigilator to take signatures </w:t>
            </w:r>
            <w:r w:rsidR="00CA3700">
              <w:rPr>
                <w:rFonts w:cs="Arial"/>
              </w:rPr>
              <w:t xml:space="preserve">and thumb impressions </w:t>
            </w:r>
            <w:r w:rsidRPr="00A722CA">
              <w:rPr>
                <w:rFonts w:cs="Arial"/>
              </w:rPr>
              <w:t>of the Candidates present; this list shall be indexed (sorted) based on the Computer Number, on which a Candidate is sitting while taking the CBT.</w:t>
            </w:r>
          </w:p>
        </w:tc>
        <w:tc>
          <w:tcPr>
            <w:tcW w:w="992" w:type="dxa"/>
          </w:tcPr>
          <w:p w14:paraId="2841359D" w14:textId="4685B7DB" w:rsidR="00682CD9" w:rsidRPr="00A722CA" w:rsidRDefault="00CA3700" w:rsidP="00881F98">
            <w:pPr>
              <w:rPr>
                <w:rFonts w:cs="Arial"/>
              </w:rPr>
            </w:pPr>
            <w:r>
              <w:rPr>
                <w:rFonts w:cs="Arial"/>
              </w:rPr>
              <w:t>1</w:t>
            </w:r>
          </w:p>
        </w:tc>
        <w:tc>
          <w:tcPr>
            <w:tcW w:w="1985" w:type="dxa"/>
          </w:tcPr>
          <w:p w14:paraId="68B2877F" w14:textId="586DBD44" w:rsidR="00682CD9" w:rsidRPr="00A722CA" w:rsidRDefault="00892735" w:rsidP="00881F98">
            <w:pPr>
              <w:rPr>
                <w:rFonts w:cs="Arial"/>
              </w:rPr>
            </w:pPr>
            <w:r>
              <w:rPr>
                <w:rFonts w:cs="Arial"/>
              </w:rPr>
              <w:t>CR, EC</w:t>
            </w:r>
          </w:p>
        </w:tc>
      </w:tr>
    </w:tbl>
    <w:p w14:paraId="5A02AA0C" w14:textId="77777777" w:rsidR="006372DF" w:rsidRPr="00A722CA" w:rsidRDefault="006372DF" w:rsidP="006372DF">
      <w:pPr>
        <w:rPr>
          <w:rFonts w:cs="Arial"/>
        </w:rPr>
      </w:pPr>
    </w:p>
    <w:p w14:paraId="33427430" w14:textId="10E29C7B" w:rsidR="006372DF" w:rsidRPr="00A722CA" w:rsidRDefault="006372DF" w:rsidP="006372DF">
      <w:pPr>
        <w:pStyle w:val="Heading2"/>
        <w:rPr>
          <w:rFonts w:cs="Arial"/>
        </w:rPr>
      </w:pPr>
      <w:bookmarkStart w:id="214" w:name="_Toc19801117"/>
      <w:bookmarkStart w:id="215" w:name="_Toc20317972"/>
      <w:r w:rsidRPr="00A722CA">
        <w:rPr>
          <w:rFonts w:cs="Arial"/>
        </w:rPr>
        <w:t xml:space="preserve">Candidate </w:t>
      </w:r>
      <w:r>
        <w:rPr>
          <w:rFonts w:cs="Arial"/>
        </w:rPr>
        <w:t>Console Layout for CBT</w:t>
      </w:r>
      <w:r w:rsidRPr="00A722CA">
        <w:rPr>
          <w:rFonts w:cs="Arial"/>
        </w:rPr>
        <w:t xml:space="preserve"> (</w:t>
      </w:r>
      <w:r>
        <w:rPr>
          <w:rFonts w:cs="Arial"/>
        </w:rPr>
        <w:t>CCL</w:t>
      </w:r>
      <w:r w:rsidRPr="00A722CA">
        <w:rPr>
          <w:rFonts w:cs="Arial"/>
        </w:rPr>
        <w:t>C)</w:t>
      </w:r>
      <w:bookmarkEnd w:id="214"/>
      <w:bookmarkEnd w:id="215"/>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6372DF" w:rsidRPr="00A722CA" w14:paraId="1BEFB141" w14:textId="77777777" w:rsidTr="0005298C">
        <w:tc>
          <w:tcPr>
            <w:tcW w:w="1271" w:type="dxa"/>
            <w:shd w:val="clear" w:color="auto" w:fill="BFBFBF" w:themeFill="background1" w:themeFillShade="BF"/>
          </w:tcPr>
          <w:p w14:paraId="17702983" w14:textId="77777777" w:rsidR="006372DF" w:rsidRPr="00A722CA" w:rsidRDefault="006372DF" w:rsidP="0005298C">
            <w:pPr>
              <w:rPr>
                <w:rFonts w:cs="Arial"/>
                <w:b/>
              </w:rPr>
            </w:pPr>
            <w:r w:rsidRPr="00A722CA">
              <w:rPr>
                <w:rFonts w:cs="Arial"/>
                <w:b/>
              </w:rPr>
              <w:t>ID</w:t>
            </w:r>
          </w:p>
        </w:tc>
        <w:tc>
          <w:tcPr>
            <w:tcW w:w="5103" w:type="dxa"/>
            <w:shd w:val="clear" w:color="auto" w:fill="BFBFBF" w:themeFill="background1" w:themeFillShade="BF"/>
          </w:tcPr>
          <w:p w14:paraId="44F5326C" w14:textId="77777777" w:rsidR="006372DF" w:rsidRPr="00A722CA" w:rsidRDefault="006372DF" w:rsidP="0005298C">
            <w:pPr>
              <w:rPr>
                <w:rFonts w:cs="Arial"/>
                <w:b/>
              </w:rPr>
            </w:pPr>
            <w:r w:rsidRPr="00A722CA">
              <w:rPr>
                <w:rFonts w:cs="Arial"/>
                <w:b/>
              </w:rPr>
              <w:t>Requirement</w:t>
            </w:r>
          </w:p>
        </w:tc>
        <w:tc>
          <w:tcPr>
            <w:tcW w:w="992" w:type="dxa"/>
            <w:shd w:val="clear" w:color="auto" w:fill="BFBFBF" w:themeFill="background1" w:themeFillShade="BF"/>
          </w:tcPr>
          <w:p w14:paraId="0D9C3D0B" w14:textId="77777777" w:rsidR="006372DF" w:rsidRPr="00A722CA" w:rsidRDefault="006372DF" w:rsidP="0005298C">
            <w:pPr>
              <w:rPr>
                <w:rFonts w:cs="Arial"/>
                <w:b/>
              </w:rPr>
            </w:pPr>
            <w:r w:rsidRPr="00A722CA">
              <w:rPr>
                <w:rFonts w:cs="Arial"/>
                <w:b/>
              </w:rPr>
              <w:t>Priority</w:t>
            </w:r>
          </w:p>
        </w:tc>
        <w:tc>
          <w:tcPr>
            <w:tcW w:w="1985" w:type="dxa"/>
            <w:shd w:val="clear" w:color="auto" w:fill="BFBFBF" w:themeFill="background1" w:themeFillShade="BF"/>
          </w:tcPr>
          <w:p w14:paraId="3DDE8060" w14:textId="77777777" w:rsidR="006372DF" w:rsidRPr="00A722CA" w:rsidRDefault="006372DF" w:rsidP="0005298C">
            <w:pPr>
              <w:rPr>
                <w:rFonts w:cs="Arial"/>
                <w:b/>
              </w:rPr>
            </w:pPr>
            <w:r>
              <w:rPr>
                <w:rFonts w:cs="Arial"/>
                <w:b/>
              </w:rPr>
              <w:t>Business Process Reference</w:t>
            </w:r>
          </w:p>
        </w:tc>
      </w:tr>
      <w:tr w:rsidR="006372DF" w:rsidRPr="00A722CA" w14:paraId="3F2811BD" w14:textId="77777777" w:rsidTr="0005298C">
        <w:tc>
          <w:tcPr>
            <w:tcW w:w="1271" w:type="dxa"/>
          </w:tcPr>
          <w:p w14:paraId="556FBDF0" w14:textId="569987E5" w:rsidR="006372DF" w:rsidRPr="00A722CA" w:rsidRDefault="007277EB" w:rsidP="0005298C">
            <w:pPr>
              <w:rPr>
                <w:rFonts w:cs="Arial"/>
              </w:rPr>
            </w:pPr>
            <w:r>
              <w:rPr>
                <w:rFonts w:cs="Arial"/>
              </w:rPr>
              <w:t>CCL</w:t>
            </w:r>
            <w:r w:rsidRPr="00A722CA">
              <w:rPr>
                <w:rFonts w:cs="Arial"/>
              </w:rPr>
              <w:t xml:space="preserve">C </w:t>
            </w:r>
            <w:del w:id="216" w:author="Rishi Choudhary" w:date="2021-01-16T17:59:00Z">
              <w:r w:rsidR="006372DF" w:rsidRPr="00A722CA" w:rsidDel="0062188C">
                <w:rPr>
                  <w:rFonts w:cs="Arial"/>
                </w:rPr>
                <w:fldChar w:fldCharType="begin"/>
              </w:r>
              <w:r w:rsidR="006372DF" w:rsidRPr="00A722CA" w:rsidDel="0062188C">
                <w:rPr>
                  <w:rFonts w:cs="Arial"/>
                </w:rPr>
                <w:delInstrText xml:space="preserve"> SEQ  RBAC \* MERGEFORMAT </w:delInstrText>
              </w:r>
              <w:r w:rsidR="006372DF" w:rsidRPr="00A722CA" w:rsidDel="0062188C">
                <w:rPr>
                  <w:rFonts w:cs="Arial"/>
                </w:rPr>
                <w:fldChar w:fldCharType="separate"/>
              </w:r>
              <w:r w:rsidR="00465B0B" w:rsidDel="0062188C">
                <w:rPr>
                  <w:rFonts w:cs="Arial"/>
                  <w:noProof/>
                </w:rPr>
                <w:delText>30</w:delText>
              </w:r>
              <w:r w:rsidR="006372DF" w:rsidRPr="00A722CA" w:rsidDel="0062188C">
                <w:rPr>
                  <w:rFonts w:cs="Arial"/>
                  <w:noProof/>
                </w:rPr>
                <w:fldChar w:fldCharType="end"/>
              </w:r>
            </w:del>
            <w:ins w:id="217" w:author="Rishi Choudhary" w:date="2021-01-16T17:59:00Z">
              <w:r w:rsidR="0062188C">
                <w:rPr>
                  <w:rFonts w:cs="Arial"/>
                </w:rPr>
                <w:t>1</w:t>
              </w:r>
            </w:ins>
          </w:p>
        </w:tc>
        <w:tc>
          <w:tcPr>
            <w:tcW w:w="5103" w:type="dxa"/>
          </w:tcPr>
          <w:p w14:paraId="3AD68A49" w14:textId="05400371" w:rsidR="006372DF" w:rsidRPr="00A722CA" w:rsidRDefault="00AF3908" w:rsidP="0005298C">
            <w:pPr>
              <w:rPr>
                <w:rFonts w:cs="Arial"/>
              </w:rPr>
            </w:pPr>
            <w:r>
              <w:rPr>
                <w:rFonts w:cs="Arial"/>
              </w:rPr>
              <w:t>The Candidate Console shall be the interface that a Candidate sees after login and start of a CBT.</w:t>
            </w:r>
          </w:p>
        </w:tc>
        <w:tc>
          <w:tcPr>
            <w:tcW w:w="992" w:type="dxa"/>
          </w:tcPr>
          <w:p w14:paraId="5383F426" w14:textId="5995A1CA" w:rsidR="006372DF" w:rsidRPr="00A722CA" w:rsidRDefault="006A663F" w:rsidP="0005298C">
            <w:pPr>
              <w:rPr>
                <w:rFonts w:cs="Arial"/>
              </w:rPr>
            </w:pPr>
            <w:r>
              <w:rPr>
                <w:rFonts w:cs="Arial"/>
              </w:rPr>
              <w:t>1</w:t>
            </w:r>
          </w:p>
        </w:tc>
        <w:tc>
          <w:tcPr>
            <w:tcW w:w="1985" w:type="dxa"/>
          </w:tcPr>
          <w:p w14:paraId="083A49A6" w14:textId="39F2D58F" w:rsidR="006372DF" w:rsidRPr="00A722CA" w:rsidRDefault="006372DF" w:rsidP="0005298C">
            <w:pPr>
              <w:rPr>
                <w:rFonts w:cs="Arial"/>
              </w:rPr>
            </w:pPr>
            <w:r>
              <w:rPr>
                <w:rFonts w:cs="Arial"/>
              </w:rPr>
              <w:t>EC</w:t>
            </w:r>
          </w:p>
        </w:tc>
      </w:tr>
      <w:tr w:rsidR="006372DF" w:rsidRPr="00A722CA" w14:paraId="405A7ECB" w14:textId="77777777" w:rsidTr="0005298C">
        <w:tc>
          <w:tcPr>
            <w:tcW w:w="1271" w:type="dxa"/>
          </w:tcPr>
          <w:p w14:paraId="7F3D4E7B" w14:textId="57A2C38F" w:rsidR="006372DF" w:rsidRPr="00A722CA" w:rsidRDefault="007277EB" w:rsidP="0005298C">
            <w:pPr>
              <w:rPr>
                <w:rFonts w:cs="Arial"/>
              </w:rPr>
            </w:pPr>
            <w:r>
              <w:rPr>
                <w:rFonts w:cs="Arial"/>
              </w:rPr>
              <w:lastRenderedPageBreak/>
              <w:t>CCL</w:t>
            </w:r>
            <w:r w:rsidRPr="00A722CA">
              <w:rPr>
                <w:rFonts w:cs="Arial"/>
              </w:rPr>
              <w:t xml:space="preserve">C </w:t>
            </w:r>
            <w:r w:rsidR="006372DF" w:rsidRPr="00A722CA">
              <w:rPr>
                <w:rFonts w:cs="Arial"/>
              </w:rPr>
              <w:t>2</w:t>
            </w:r>
          </w:p>
        </w:tc>
        <w:tc>
          <w:tcPr>
            <w:tcW w:w="5103" w:type="dxa"/>
          </w:tcPr>
          <w:p w14:paraId="6DF8C82E" w14:textId="7CA746AB" w:rsidR="006372DF" w:rsidRPr="00A722CA" w:rsidRDefault="002230BB">
            <w:pPr>
              <w:rPr>
                <w:rFonts w:cs="Arial"/>
              </w:rPr>
            </w:pPr>
            <w:r>
              <w:t xml:space="preserve">The </w:t>
            </w:r>
            <w:r w:rsidR="00AF3908">
              <w:t>Candidate Console Layout shall be optimized for a minimum screen resolution of 1024x768. However, the Console shall run and utilize screens with higher resolution to best possible efficiency.</w:t>
            </w:r>
          </w:p>
        </w:tc>
        <w:tc>
          <w:tcPr>
            <w:tcW w:w="992" w:type="dxa"/>
          </w:tcPr>
          <w:p w14:paraId="7C248485" w14:textId="5C6CA164" w:rsidR="006372DF" w:rsidRPr="00A722CA" w:rsidRDefault="006A663F" w:rsidP="0005298C">
            <w:pPr>
              <w:rPr>
                <w:rFonts w:cs="Arial"/>
              </w:rPr>
            </w:pPr>
            <w:r>
              <w:rPr>
                <w:rFonts w:cs="Arial"/>
              </w:rPr>
              <w:t>1</w:t>
            </w:r>
          </w:p>
        </w:tc>
        <w:tc>
          <w:tcPr>
            <w:tcW w:w="1985" w:type="dxa"/>
          </w:tcPr>
          <w:p w14:paraId="1FFCCD3E" w14:textId="4F7BF64B" w:rsidR="006372DF" w:rsidRPr="00A722CA" w:rsidRDefault="006372DF" w:rsidP="0005298C">
            <w:pPr>
              <w:rPr>
                <w:rFonts w:cs="Arial"/>
              </w:rPr>
            </w:pPr>
            <w:r>
              <w:rPr>
                <w:rFonts w:cs="Arial"/>
              </w:rPr>
              <w:t>EC</w:t>
            </w:r>
          </w:p>
        </w:tc>
      </w:tr>
      <w:tr w:rsidR="006372DF" w:rsidRPr="00A722CA" w14:paraId="2C0B4E47" w14:textId="77777777" w:rsidTr="0005298C">
        <w:tc>
          <w:tcPr>
            <w:tcW w:w="1271" w:type="dxa"/>
          </w:tcPr>
          <w:p w14:paraId="6ABEFF38" w14:textId="606FAA92" w:rsidR="006372DF" w:rsidRPr="00A722CA" w:rsidRDefault="007277EB" w:rsidP="0005298C">
            <w:pPr>
              <w:rPr>
                <w:rFonts w:cs="Arial"/>
              </w:rPr>
            </w:pPr>
            <w:r>
              <w:rPr>
                <w:rFonts w:cs="Arial"/>
              </w:rPr>
              <w:t>CCL</w:t>
            </w:r>
            <w:r w:rsidRPr="00A722CA">
              <w:rPr>
                <w:rFonts w:cs="Arial"/>
              </w:rPr>
              <w:t xml:space="preserve">C </w:t>
            </w:r>
            <w:r w:rsidR="006372DF" w:rsidRPr="00A722CA">
              <w:rPr>
                <w:rFonts w:cs="Arial"/>
              </w:rPr>
              <w:t>3</w:t>
            </w:r>
          </w:p>
        </w:tc>
        <w:tc>
          <w:tcPr>
            <w:tcW w:w="5103" w:type="dxa"/>
          </w:tcPr>
          <w:p w14:paraId="3C520081" w14:textId="210D0B46" w:rsidR="006372DF" w:rsidRPr="00A722CA" w:rsidRDefault="00C1627E" w:rsidP="0005298C">
            <w:pPr>
              <w:rPr>
                <w:rFonts w:cs="Arial"/>
              </w:rPr>
            </w:pPr>
            <w:r>
              <w:rPr>
                <w:rFonts w:cs="Arial"/>
              </w:rPr>
              <w:t>There shall be different sections within the Candidate Console, each responsible for different functionality.</w:t>
            </w:r>
          </w:p>
        </w:tc>
        <w:tc>
          <w:tcPr>
            <w:tcW w:w="992" w:type="dxa"/>
          </w:tcPr>
          <w:p w14:paraId="30EA23B0" w14:textId="4E785F74" w:rsidR="006372DF" w:rsidRPr="00A722CA" w:rsidRDefault="006A663F" w:rsidP="0005298C">
            <w:pPr>
              <w:rPr>
                <w:rFonts w:cs="Arial"/>
              </w:rPr>
            </w:pPr>
            <w:r>
              <w:rPr>
                <w:rFonts w:cs="Arial"/>
              </w:rPr>
              <w:t>1</w:t>
            </w:r>
          </w:p>
        </w:tc>
        <w:tc>
          <w:tcPr>
            <w:tcW w:w="1985" w:type="dxa"/>
          </w:tcPr>
          <w:p w14:paraId="2167F413" w14:textId="334C94AA" w:rsidR="006372DF" w:rsidRPr="00A722CA" w:rsidRDefault="006372DF" w:rsidP="0005298C">
            <w:pPr>
              <w:rPr>
                <w:rFonts w:cs="Arial"/>
              </w:rPr>
            </w:pPr>
            <w:r>
              <w:rPr>
                <w:rFonts w:cs="Arial"/>
              </w:rPr>
              <w:t>EC</w:t>
            </w:r>
          </w:p>
        </w:tc>
      </w:tr>
      <w:tr w:rsidR="000566C4" w:rsidRPr="00A722CA" w14:paraId="15957146" w14:textId="77777777" w:rsidTr="0005298C">
        <w:tc>
          <w:tcPr>
            <w:tcW w:w="1271" w:type="dxa"/>
          </w:tcPr>
          <w:p w14:paraId="17AFAD9E" w14:textId="734A6E84" w:rsidR="000566C4" w:rsidRDefault="000566C4" w:rsidP="000566C4">
            <w:pPr>
              <w:rPr>
                <w:rFonts w:cs="Arial"/>
              </w:rPr>
            </w:pPr>
            <w:r>
              <w:rPr>
                <w:rFonts w:cs="Arial"/>
              </w:rPr>
              <w:t>CCL</w:t>
            </w:r>
            <w:r w:rsidRPr="00A722CA">
              <w:rPr>
                <w:rFonts w:cs="Arial"/>
              </w:rPr>
              <w:t xml:space="preserve">C </w:t>
            </w:r>
            <w:r w:rsidR="0016755C">
              <w:rPr>
                <w:rFonts w:cs="Arial"/>
              </w:rPr>
              <w:t>3.1</w:t>
            </w:r>
          </w:p>
        </w:tc>
        <w:tc>
          <w:tcPr>
            <w:tcW w:w="5103" w:type="dxa"/>
          </w:tcPr>
          <w:p w14:paraId="17A92AC1" w14:textId="384F01A9" w:rsidR="000566C4" w:rsidRPr="00914E8F" w:rsidRDefault="000566C4" w:rsidP="000566C4">
            <w:pPr>
              <w:rPr>
                <w:rFonts w:cs="Arial"/>
              </w:rPr>
            </w:pPr>
            <w:r w:rsidRPr="00914E8F">
              <w:rPr>
                <w:rFonts w:cs="Arial"/>
              </w:rPr>
              <w:t>Information</w:t>
            </w:r>
            <w:r w:rsidR="002230BB">
              <w:rPr>
                <w:rFonts w:cs="Arial"/>
              </w:rPr>
              <w:t>:</w:t>
            </w:r>
          </w:p>
          <w:p w14:paraId="234A2134" w14:textId="77777777" w:rsidR="002230BB" w:rsidRDefault="000566C4" w:rsidP="0005298C">
            <w:pPr>
              <w:pStyle w:val="ListParagraph"/>
              <w:numPr>
                <w:ilvl w:val="0"/>
                <w:numId w:val="5"/>
              </w:numPr>
              <w:rPr>
                <w:rFonts w:cs="Arial"/>
              </w:rPr>
            </w:pPr>
            <w:r w:rsidRPr="00576E70">
              <w:rPr>
                <w:rFonts w:cs="Arial"/>
              </w:rPr>
              <w:t>CBT details including subject name</w:t>
            </w:r>
            <w:r w:rsidR="002230BB" w:rsidRPr="002230BB">
              <w:rPr>
                <w:rFonts w:cs="Arial"/>
              </w:rPr>
              <w:t xml:space="preserve">, </w:t>
            </w:r>
            <w:r w:rsidRPr="002230BB">
              <w:rPr>
                <w:rFonts w:cs="Arial"/>
              </w:rPr>
              <w:t>Candidate’s Identity – Roll Number, Name, Photo. May be shown shrunken with ability to be enlarged upon Invigilator’s request</w:t>
            </w:r>
          </w:p>
          <w:p w14:paraId="2658EADA" w14:textId="77777777" w:rsidR="002230BB" w:rsidRDefault="000566C4" w:rsidP="0005298C">
            <w:pPr>
              <w:pStyle w:val="ListParagraph"/>
              <w:numPr>
                <w:ilvl w:val="0"/>
                <w:numId w:val="5"/>
              </w:numPr>
              <w:rPr>
                <w:rFonts w:cs="Arial"/>
              </w:rPr>
            </w:pPr>
            <w:r w:rsidRPr="002230BB">
              <w:rPr>
                <w:rFonts w:cs="Arial"/>
              </w:rPr>
              <w:t>Actual Time (taken sync’d from LCS)</w:t>
            </w:r>
          </w:p>
          <w:p w14:paraId="781701C4" w14:textId="77777777" w:rsidR="002230BB" w:rsidRDefault="000566C4" w:rsidP="0005298C">
            <w:pPr>
              <w:pStyle w:val="ListParagraph"/>
              <w:numPr>
                <w:ilvl w:val="0"/>
                <w:numId w:val="5"/>
              </w:numPr>
              <w:rPr>
                <w:rFonts w:cs="Arial"/>
              </w:rPr>
            </w:pPr>
            <w:r w:rsidRPr="002230BB">
              <w:rPr>
                <w:rFonts w:cs="Arial"/>
              </w:rPr>
              <w:t>Time remaining/elapsed – normal number in minutes or in clock (00:00:00) format</w:t>
            </w:r>
          </w:p>
          <w:p w14:paraId="41B78FCE" w14:textId="77777777" w:rsidR="002230BB" w:rsidRDefault="000566C4" w:rsidP="002230BB">
            <w:pPr>
              <w:pStyle w:val="ListParagraph"/>
              <w:numPr>
                <w:ilvl w:val="0"/>
                <w:numId w:val="5"/>
              </w:numPr>
              <w:rPr>
                <w:rFonts w:cs="Arial"/>
              </w:rPr>
            </w:pPr>
            <w:r w:rsidRPr="002230BB">
              <w:rPr>
                <w:rFonts w:cs="Arial"/>
              </w:rPr>
              <w:t>Extra-Time format to be shown based on Exam Configuration – separately (2:00 + 0:20) or general (2:20)</w:t>
            </w:r>
          </w:p>
          <w:p w14:paraId="49A44749" w14:textId="47707EA6" w:rsidR="000566C4" w:rsidRDefault="000566C4" w:rsidP="00576E70">
            <w:pPr>
              <w:pStyle w:val="ListParagraph"/>
              <w:numPr>
                <w:ilvl w:val="0"/>
                <w:numId w:val="5"/>
              </w:numPr>
              <w:rPr>
                <w:rFonts w:cs="Arial"/>
              </w:rPr>
            </w:pPr>
            <w:r w:rsidRPr="00914E8F">
              <w:rPr>
                <w:rFonts w:cs="Arial"/>
              </w:rPr>
              <w:t>All Questions and their current Status (read-only and scrollable)</w:t>
            </w:r>
          </w:p>
        </w:tc>
        <w:tc>
          <w:tcPr>
            <w:tcW w:w="992" w:type="dxa"/>
          </w:tcPr>
          <w:p w14:paraId="3E4FA0E6" w14:textId="7AF2D515" w:rsidR="000566C4" w:rsidRPr="00A722CA" w:rsidRDefault="006A663F" w:rsidP="000566C4">
            <w:pPr>
              <w:rPr>
                <w:rFonts w:cs="Arial"/>
              </w:rPr>
            </w:pPr>
            <w:r>
              <w:rPr>
                <w:rFonts w:cs="Arial"/>
              </w:rPr>
              <w:t>1</w:t>
            </w:r>
          </w:p>
        </w:tc>
        <w:tc>
          <w:tcPr>
            <w:tcW w:w="1985" w:type="dxa"/>
          </w:tcPr>
          <w:p w14:paraId="0FDC682E" w14:textId="1ECCB639" w:rsidR="000566C4" w:rsidRDefault="000566C4" w:rsidP="000566C4">
            <w:pPr>
              <w:rPr>
                <w:rFonts w:cs="Arial"/>
              </w:rPr>
            </w:pPr>
            <w:r>
              <w:rPr>
                <w:rFonts w:cs="Arial"/>
              </w:rPr>
              <w:t>EC</w:t>
            </w:r>
          </w:p>
        </w:tc>
      </w:tr>
      <w:tr w:rsidR="000566C4" w:rsidRPr="00A722CA" w14:paraId="5D83B283" w14:textId="77777777" w:rsidTr="0005298C">
        <w:tc>
          <w:tcPr>
            <w:tcW w:w="1271" w:type="dxa"/>
          </w:tcPr>
          <w:p w14:paraId="02B07FFF" w14:textId="7BE500E2" w:rsidR="000566C4" w:rsidRDefault="000566C4" w:rsidP="000566C4">
            <w:pPr>
              <w:rPr>
                <w:rFonts w:cs="Arial"/>
              </w:rPr>
            </w:pPr>
            <w:r>
              <w:rPr>
                <w:rFonts w:cs="Arial"/>
              </w:rPr>
              <w:t>CCL</w:t>
            </w:r>
            <w:r w:rsidRPr="00A722CA">
              <w:rPr>
                <w:rFonts w:cs="Arial"/>
              </w:rPr>
              <w:t xml:space="preserve">C </w:t>
            </w:r>
            <w:r w:rsidR="0016755C">
              <w:rPr>
                <w:rFonts w:cs="Arial"/>
              </w:rPr>
              <w:t>3.2</w:t>
            </w:r>
          </w:p>
        </w:tc>
        <w:tc>
          <w:tcPr>
            <w:tcW w:w="5103" w:type="dxa"/>
          </w:tcPr>
          <w:p w14:paraId="5FF63AD7" w14:textId="3A14A216" w:rsidR="000566C4" w:rsidRPr="00914E8F" w:rsidRDefault="000566C4" w:rsidP="000566C4">
            <w:pPr>
              <w:rPr>
                <w:rFonts w:cs="Arial"/>
              </w:rPr>
            </w:pPr>
            <w:r w:rsidRPr="00914E8F">
              <w:rPr>
                <w:rFonts w:cs="Arial"/>
              </w:rPr>
              <w:t>Navigation Action Buttons</w:t>
            </w:r>
            <w:r w:rsidR="002230BB">
              <w:rPr>
                <w:rFonts w:cs="Arial"/>
              </w:rPr>
              <w:t>:</w:t>
            </w:r>
          </w:p>
          <w:p w14:paraId="043C29CB" w14:textId="096DA34D" w:rsidR="000566C4" w:rsidRDefault="000566C4" w:rsidP="002230BB">
            <w:pPr>
              <w:pStyle w:val="ListParagraph"/>
              <w:numPr>
                <w:ilvl w:val="0"/>
                <w:numId w:val="5"/>
              </w:numPr>
              <w:rPr>
                <w:rFonts w:cs="Arial"/>
              </w:rPr>
            </w:pPr>
            <w:r w:rsidRPr="00576E70">
              <w:rPr>
                <w:rFonts w:cs="Arial"/>
              </w:rPr>
              <w:t>Language selection</w:t>
            </w:r>
          </w:p>
          <w:p w14:paraId="30AB7F85" w14:textId="53163D74" w:rsidR="001D10EC" w:rsidRDefault="002230BB" w:rsidP="0005298C">
            <w:pPr>
              <w:pStyle w:val="ListParagraph"/>
              <w:numPr>
                <w:ilvl w:val="0"/>
                <w:numId w:val="5"/>
              </w:numPr>
              <w:rPr>
                <w:rFonts w:cs="Arial"/>
              </w:rPr>
            </w:pPr>
            <w:r w:rsidRPr="001D10EC">
              <w:rPr>
                <w:rFonts w:cs="Arial"/>
              </w:rPr>
              <w:t>Lef</w:t>
            </w:r>
            <w:r w:rsidR="001D10EC">
              <w:rPr>
                <w:rFonts w:cs="Arial"/>
              </w:rPr>
              <w:t>t-</w:t>
            </w:r>
            <w:r w:rsidRPr="001D10EC">
              <w:rPr>
                <w:rFonts w:cs="Arial"/>
              </w:rPr>
              <w:t>Handed or Right</w:t>
            </w:r>
            <w:r w:rsidR="001D10EC">
              <w:rPr>
                <w:rFonts w:cs="Arial"/>
              </w:rPr>
              <w:t>-</w:t>
            </w:r>
            <w:r w:rsidRPr="001D10EC">
              <w:rPr>
                <w:rFonts w:cs="Arial"/>
              </w:rPr>
              <w:t xml:space="preserve">Handed </w:t>
            </w:r>
            <w:r w:rsidR="00D042D6" w:rsidRPr="001D10EC">
              <w:rPr>
                <w:rFonts w:cs="Arial"/>
              </w:rPr>
              <w:t>s</w:t>
            </w:r>
            <w:r w:rsidRPr="001D10EC">
              <w:rPr>
                <w:rFonts w:cs="Arial"/>
              </w:rPr>
              <w:t>election</w:t>
            </w:r>
          </w:p>
          <w:p w14:paraId="354AC302" w14:textId="77777777" w:rsidR="001B0A6F" w:rsidRDefault="000566C4" w:rsidP="0005298C">
            <w:pPr>
              <w:pStyle w:val="ListParagraph"/>
              <w:numPr>
                <w:ilvl w:val="0"/>
                <w:numId w:val="5"/>
              </w:numPr>
              <w:rPr>
                <w:rFonts w:cs="Arial"/>
              </w:rPr>
            </w:pPr>
            <w:r w:rsidRPr="001B0A6F">
              <w:rPr>
                <w:rFonts w:cs="Arial"/>
              </w:rPr>
              <w:t>Question Answer Status Pane – should be ‘Colour Blind’ friendly</w:t>
            </w:r>
          </w:p>
          <w:p w14:paraId="31908CE1" w14:textId="77777777" w:rsidR="001B0A6F" w:rsidRDefault="000566C4" w:rsidP="0005298C">
            <w:pPr>
              <w:pStyle w:val="ListParagraph"/>
              <w:numPr>
                <w:ilvl w:val="1"/>
                <w:numId w:val="5"/>
              </w:numPr>
              <w:rPr>
                <w:rFonts w:cs="Arial"/>
              </w:rPr>
            </w:pPr>
            <w:r w:rsidRPr="001B0A6F">
              <w:rPr>
                <w:rFonts w:cs="Arial"/>
              </w:rPr>
              <w:t>Questions yet to be seen</w:t>
            </w:r>
          </w:p>
          <w:p w14:paraId="0A5B39CC" w14:textId="77777777" w:rsidR="001B0A6F" w:rsidRDefault="000566C4" w:rsidP="0005298C">
            <w:pPr>
              <w:pStyle w:val="ListParagraph"/>
              <w:numPr>
                <w:ilvl w:val="1"/>
                <w:numId w:val="5"/>
              </w:numPr>
              <w:rPr>
                <w:rFonts w:cs="Arial"/>
              </w:rPr>
            </w:pPr>
            <w:r w:rsidRPr="001B0A6F">
              <w:rPr>
                <w:rFonts w:cs="Arial"/>
              </w:rPr>
              <w:t>Questions seen but not yet answered</w:t>
            </w:r>
          </w:p>
          <w:p w14:paraId="685A9758" w14:textId="77777777" w:rsidR="001B0A6F" w:rsidRDefault="000566C4" w:rsidP="0005298C">
            <w:pPr>
              <w:pStyle w:val="ListParagraph"/>
              <w:numPr>
                <w:ilvl w:val="1"/>
                <w:numId w:val="5"/>
              </w:numPr>
              <w:rPr>
                <w:rFonts w:cs="Arial"/>
              </w:rPr>
            </w:pPr>
            <w:r w:rsidRPr="001B0A6F">
              <w:rPr>
                <w:rFonts w:cs="Arial"/>
              </w:rPr>
              <w:t>Questions answered</w:t>
            </w:r>
          </w:p>
          <w:p w14:paraId="73F02FCB" w14:textId="77777777" w:rsidR="001B0A6F" w:rsidRDefault="000566C4" w:rsidP="0005298C">
            <w:pPr>
              <w:pStyle w:val="ListParagraph"/>
              <w:numPr>
                <w:ilvl w:val="1"/>
                <w:numId w:val="5"/>
              </w:numPr>
              <w:rPr>
                <w:rFonts w:cs="Arial"/>
              </w:rPr>
            </w:pPr>
            <w:r w:rsidRPr="001B0A6F">
              <w:rPr>
                <w:rFonts w:cs="Arial"/>
              </w:rPr>
              <w:t>Questions answered but Marked for Review</w:t>
            </w:r>
          </w:p>
          <w:p w14:paraId="77F3B6EC" w14:textId="26B11E9D" w:rsidR="000566C4" w:rsidRPr="001B0A6F" w:rsidRDefault="000566C4" w:rsidP="00576E70">
            <w:pPr>
              <w:pStyle w:val="ListParagraph"/>
              <w:numPr>
                <w:ilvl w:val="1"/>
                <w:numId w:val="5"/>
              </w:numPr>
              <w:rPr>
                <w:rFonts w:cs="Arial"/>
              </w:rPr>
            </w:pPr>
            <w:r w:rsidRPr="001B0A6F">
              <w:rPr>
                <w:rFonts w:cs="Arial"/>
              </w:rPr>
              <w:t>Questions answered but Saved and Marked for Review</w:t>
            </w:r>
          </w:p>
          <w:p w14:paraId="5BBD7E42" w14:textId="4412DF44" w:rsidR="000566C4" w:rsidRPr="00576E70" w:rsidRDefault="000566C4" w:rsidP="00576E70">
            <w:pPr>
              <w:pStyle w:val="ListParagraph"/>
              <w:numPr>
                <w:ilvl w:val="0"/>
                <w:numId w:val="5"/>
              </w:numPr>
              <w:rPr>
                <w:rFonts w:cs="Arial"/>
              </w:rPr>
            </w:pPr>
            <w:r w:rsidRPr="00576E70">
              <w:rPr>
                <w:rFonts w:cs="Arial"/>
              </w:rPr>
              <w:t>Go to Next Question, Previous Question, Submit Exam</w:t>
            </w:r>
          </w:p>
          <w:p w14:paraId="482B0911" w14:textId="65625156" w:rsidR="000566C4" w:rsidRPr="00576E70" w:rsidRDefault="000566C4" w:rsidP="00576E70">
            <w:pPr>
              <w:pStyle w:val="ListParagraph"/>
              <w:numPr>
                <w:ilvl w:val="0"/>
                <w:numId w:val="5"/>
              </w:numPr>
              <w:rPr>
                <w:rFonts w:cs="Arial"/>
              </w:rPr>
            </w:pPr>
            <w:r w:rsidRPr="00576E70">
              <w:rPr>
                <w:rFonts w:cs="Arial"/>
              </w:rPr>
              <w:t>Clear Answer: to reset an answer already given – text, radio or checkboxes (on Question Pane)</w:t>
            </w:r>
          </w:p>
        </w:tc>
        <w:tc>
          <w:tcPr>
            <w:tcW w:w="992" w:type="dxa"/>
          </w:tcPr>
          <w:p w14:paraId="3607AA32" w14:textId="50E56EB4" w:rsidR="000566C4" w:rsidRPr="00A722CA" w:rsidRDefault="006A663F" w:rsidP="000566C4">
            <w:pPr>
              <w:rPr>
                <w:rFonts w:cs="Arial"/>
              </w:rPr>
            </w:pPr>
            <w:r>
              <w:rPr>
                <w:rFonts w:cs="Arial"/>
              </w:rPr>
              <w:t>1</w:t>
            </w:r>
          </w:p>
        </w:tc>
        <w:tc>
          <w:tcPr>
            <w:tcW w:w="1985" w:type="dxa"/>
          </w:tcPr>
          <w:p w14:paraId="5F19028D" w14:textId="2E775B96" w:rsidR="000566C4" w:rsidRDefault="000566C4" w:rsidP="000566C4">
            <w:pPr>
              <w:rPr>
                <w:rFonts w:cs="Arial"/>
              </w:rPr>
            </w:pPr>
            <w:r>
              <w:rPr>
                <w:rFonts w:cs="Arial"/>
              </w:rPr>
              <w:t>EC</w:t>
            </w:r>
          </w:p>
        </w:tc>
      </w:tr>
      <w:tr w:rsidR="000566C4" w:rsidRPr="00A722CA" w14:paraId="0E07F0D3" w14:textId="77777777" w:rsidTr="0005298C">
        <w:tc>
          <w:tcPr>
            <w:tcW w:w="1271" w:type="dxa"/>
          </w:tcPr>
          <w:p w14:paraId="3206ED49" w14:textId="40C7AAFB" w:rsidR="0016755C" w:rsidRPr="0016755C" w:rsidRDefault="000566C4" w:rsidP="008D2AED">
            <w:pPr>
              <w:rPr>
                <w:rFonts w:cs="Arial"/>
              </w:rPr>
            </w:pPr>
            <w:r>
              <w:rPr>
                <w:rFonts w:cs="Arial"/>
              </w:rPr>
              <w:t>CCL</w:t>
            </w:r>
            <w:r w:rsidRPr="00A722CA">
              <w:rPr>
                <w:rFonts w:cs="Arial"/>
              </w:rPr>
              <w:t>C</w:t>
            </w:r>
            <w:r w:rsidR="006A663F">
              <w:rPr>
                <w:rFonts w:cs="Arial"/>
              </w:rPr>
              <w:t xml:space="preserve"> </w:t>
            </w:r>
            <w:r w:rsidR="0016755C">
              <w:rPr>
                <w:rFonts w:cs="Arial"/>
              </w:rPr>
              <w:t>3.3</w:t>
            </w:r>
          </w:p>
        </w:tc>
        <w:tc>
          <w:tcPr>
            <w:tcW w:w="5103" w:type="dxa"/>
          </w:tcPr>
          <w:p w14:paraId="495350FB" w14:textId="0EF35934" w:rsidR="000566C4" w:rsidRDefault="000566C4" w:rsidP="000566C4">
            <w:pPr>
              <w:rPr>
                <w:rFonts w:cs="Arial"/>
              </w:rPr>
            </w:pPr>
            <w:r w:rsidRPr="00914E8F">
              <w:rPr>
                <w:rFonts w:cs="Arial"/>
              </w:rPr>
              <w:t xml:space="preserve">Question Pane </w:t>
            </w:r>
            <w:r w:rsidR="006C4E12">
              <w:rPr>
                <w:rFonts w:cs="Arial"/>
              </w:rPr>
              <w:t>shall be</w:t>
            </w:r>
            <w:r w:rsidRPr="00914E8F">
              <w:rPr>
                <w:rFonts w:cs="Arial"/>
              </w:rPr>
              <w:t xml:space="preserve"> based on NTA standards</w:t>
            </w:r>
            <w:r w:rsidR="00E766CC">
              <w:rPr>
                <w:rFonts w:cs="Arial"/>
              </w:rPr>
              <w:t>:</w:t>
            </w:r>
          </w:p>
          <w:p w14:paraId="1C567AD0" w14:textId="32F42115" w:rsidR="000566C4" w:rsidRDefault="000566C4" w:rsidP="00E766CC">
            <w:pPr>
              <w:pStyle w:val="ListParagraph"/>
              <w:numPr>
                <w:ilvl w:val="0"/>
                <w:numId w:val="5"/>
              </w:numPr>
              <w:rPr>
                <w:rFonts w:cs="Arial"/>
              </w:rPr>
            </w:pPr>
            <w:r w:rsidRPr="00576E70">
              <w:rPr>
                <w:rFonts w:cs="Arial"/>
              </w:rPr>
              <w:t xml:space="preserve">Question display order </w:t>
            </w:r>
            <w:r w:rsidR="00E766CC" w:rsidRPr="00576E70">
              <w:rPr>
                <w:rFonts w:cs="Arial"/>
              </w:rPr>
              <w:t xml:space="preserve">shall be </w:t>
            </w:r>
            <w:r w:rsidRPr="00576E70">
              <w:rPr>
                <w:rFonts w:cs="Arial"/>
              </w:rPr>
              <w:t>randomized</w:t>
            </w:r>
          </w:p>
          <w:p w14:paraId="11D3A2E2" w14:textId="77777777" w:rsidR="00E766CC" w:rsidRDefault="000566C4" w:rsidP="0005298C">
            <w:pPr>
              <w:pStyle w:val="ListParagraph"/>
              <w:numPr>
                <w:ilvl w:val="0"/>
                <w:numId w:val="5"/>
              </w:numPr>
              <w:rPr>
                <w:rFonts w:cs="Arial"/>
              </w:rPr>
            </w:pPr>
            <w:r w:rsidRPr="00576E70">
              <w:rPr>
                <w:rFonts w:cs="Arial"/>
              </w:rPr>
              <w:t>Answer Options display order randomized</w:t>
            </w:r>
          </w:p>
          <w:p w14:paraId="2A63E67B" w14:textId="3F8A75A6" w:rsidR="00E766CC" w:rsidRDefault="000566C4" w:rsidP="00E766CC">
            <w:pPr>
              <w:pStyle w:val="ListParagraph"/>
              <w:numPr>
                <w:ilvl w:val="0"/>
                <w:numId w:val="5"/>
              </w:numPr>
              <w:rPr>
                <w:rFonts w:cs="Arial"/>
              </w:rPr>
            </w:pPr>
            <w:r w:rsidRPr="00E766CC">
              <w:rPr>
                <w:rFonts w:cs="Arial"/>
              </w:rPr>
              <w:t>Options may be numbered – a,</w:t>
            </w:r>
            <w:r w:rsidR="00C617D6">
              <w:rPr>
                <w:rFonts w:cs="Arial"/>
              </w:rPr>
              <w:t xml:space="preserve"> </w:t>
            </w:r>
            <w:r w:rsidRPr="00E766CC">
              <w:rPr>
                <w:rFonts w:cs="Arial"/>
              </w:rPr>
              <w:t>b,</w:t>
            </w:r>
            <w:r w:rsidR="00C617D6">
              <w:rPr>
                <w:rFonts w:cs="Arial"/>
              </w:rPr>
              <w:t xml:space="preserve"> </w:t>
            </w:r>
            <w:r w:rsidRPr="00E766CC">
              <w:rPr>
                <w:rFonts w:cs="Arial"/>
              </w:rPr>
              <w:t>c,</w:t>
            </w:r>
            <w:r w:rsidR="00C617D6">
              <w:rPr>
                <w:rFonts w:cs="Arial"/>
              </w:rPr>
              <w:t xml:space="preserve"> </w:t>
            </w:r>
            <w:r w:rsidRPr="00E766CC">
              <w:rPr>
                <w:rFonts w:cs="Arial"/>
              </w:rPr>
              <w:t>d or 1,</w:t>
            </w:r>
            <w:r w:rsidR="00C617D6">
              <w:rPr>
                <w:rFonts w:cs="Arial"/>
              </w:rPr>
              <w:t xml:space="preserve"> </w:t>
            </w:r>
            <w:r w:rsidRPr="00E766CC">
              <w:rPr>
                <w:rFonts w:cs="Arial"/>
              </w:rPr>
              <w:t>2,</w:t>
            </w:r>
            <w:r w:rsidR="00C617D6">
              <w:rPr>
                <w:rFonts w:cs="Arial"/>
              </w:rPr>
              <w:t xml:space="preserve"> </w:t>
            </w:r>
            <w:r w:rsidRPr="00E766CC">
              <w:rPr>
                <w:rFonts w:cs="Arial"/>
              </w:rPr>
              <w:t>3,</w:t>
            </w:r>
            <w:r w:rsidR="00C617D6">
              <w:rPr>
                <w:rFonts w:cs="Arial"/>
              </w:rPr>
              <w:t xml:space="preserve"> </w:t>
            </w:r>
            <w:r w:rsidRPr="00E766CC">
              <w:rPr>
                <w:rFonts w:cs="Arial"/>
              </w:rPr>
              <w:t>4 OR un-numbered</w:t>
            </w:r>
          </w:p>
          <w:p w14:paraId="4EC9D92B" w14:textId="0085DC5F" w:rsidR="000566C4" w:rsidRPr="00914E8F" w:rsidRDefault="000566C4" w:rsidP="00576E70">
            <w:pPr>
              <w:pStyle w:val="ListParagraph"/>
              <w:numPr>
                <w:ilvl w:val="0"/>
                <w:numId w:val="5"/>
              </w:numPr>
              <w:rPr>
                <w:rFonts w:cs="Arial"/>
              </w:rPr>
            </w:pPr>
            <w:r w:rsidRPr="00914E8F">
              <w:rPr>
                <w:rFonts w:cs="Arial"/>
              </w:rPr>
              <w:t>Ability to zoom-in or zoom-out any question</w:t>
            </w:r>
          </w:p>
        </w:tc>
        <w:tc>
          <w:tcPr>
            <w:tcW w:w="992" w:type="dxa"/>
          </w:tcPr>
          <w:p w14:paraId="309D23AF" w14:textId="0CD4D4C6" w:rsidR="000566C4" w:rsidRPr="00A722CA" w:rsidRDefault="006A663F" w:rsidP="000566C4">
            <w:pPr>
              <w:rPr>
                <w:rFonts w:cs="Arial"/>
              </w:rPr>
            </w:pPr>
            <w:r>
              <w:rPr>
                <w:rFonts w:cs="Arial"/>
              </w:rPr>
              <w:t>1</w:t>
            </w:r>
          </w:p>
        </w:tc>
        <w:tc>
          <w:tcPr>
            <w:tcW w:w="1985" w:type="dxa"/>
          </w:tcPr>
          <w:p w14:paraId="176EBAFB" w14:textId="340149C8" w:rsidR="000566C4" w:rsidRDefault="000566C4" w:rsidP="000566C4">
            <w:pPr>
              <w:rPr>
                <w:rFonts w:cs="Arial"/>
              </w:rPr>
            </w:pPr>
            <w:r>
              <w:rPr>
                <w:rFonts w:cs="Arial"/>
              </w:rPr>
              <w:t>EC</w:t>
            </w:r>
          </w:p>
        </w:tc>
      </w:tr>
      <w:tr w:rsidR="000566C4" w:rsidRPr="00A722CA" w14:paraId="506900BA" w14:textId="77777777" w:rsidTr="0005298C">
        <w:tc>
          <w:tcPr>
            <w:tcW w:w="1271" w:type="dxa"/>
          </w:tcPr>
          <w:p w14:paraId="6A526E26" w14:textId="0673ACE1" w:rsidR="000566C4" w:rsidRDefault="000566C4" w:rsidP="000566C4">
            <w:pPr>
              <w:rPr>
                <w:rFonts w:cs="Arial"/>
              </w:rPr>
            </w:pPr>
            <w:r>
              <w:rPr>
                <w:rFonts w:cs="Arial"/>
              </w:rPr>
              <w:t xml:space="preserve">CCLC </w:t>
            </w:r>
            <w:r w:rsidR="0016755C">
              <w:rPr>
                <w:rFonts w:cs="Arial"/>
              </w:rPr>
              <w:t>3.4</w:t>
            </w:r>
          </w:p>
        </w:tc>
        <w:tc>
          <w:tcPr>
            <w:tcW w:w="5103" w:type="dxa"/>
          </w:tcPr>
          <w:p w14:paraId="7758A11C" w14:textId="5FFCE835" w:rsidR="000566C4" w:rsidRPr="00914E8F" w:rsidRDefault="00DD52B0">
            <w:pPr>
              <w:rPr>
                <w:rFonts w:cs="Arial"/>
              </w:rPr>
            </w:pPr>
            <w:r>
              <w:t>The Console shall s</w:t>
            </w:r>
            <w:r w:rsidR="000566C4">
              <w:t xml:space="preserve">how Normal or Scientific Calculator based on Exam </w:t>
            </w:r>
            <w:proofErr w:type="spellStart"/>
            <w:r w:rsidR="000566C4">
              <w:t>Config</w:t>
            </w:r>
            <w:proofErr w:type="spellEnd"/>
            <w:r>
              <w:t>.</w:t>
            </w:r>
          </w:p>
        </w:tc>
        <w:tc>
          <w:tcPr>
            <w:tcW w:w="992" w:type="dxa"/>
          </w:tcPr>
          <w:p w14:paraId="1E29B24C" w14:textId="361073E8" w:rsidR="000566C4" w:rsidRPr="00A722CA" w:rsidRDefault="007047A1" w:rsidP="000566C4">
            <w:pPr>
              <w:rPr>
                <w:rFonts w:cs="Arial"/>
              </w:rPr>
            </w:pPr>
            <w:r>
              <w:rPr>
                <w:rFonts w:cs="Arial"/>
              </w:rPr>
              <w:t>1</w:t>
            </w:r>
          </w:p>
        </w:tc>
        <w:tc>
          <w:tcPr>
            <w:tcW w:w="1985" w:type="dxa"/>
          </w:tcPr>
          <w:p w14:paraId="40A9E2A7" w14:textId="5D4EB943" w:rsidR="000566C4" w:rsidRDefault="000566C4" w:rsidP="000566C4">
            <w:pPr>
              <w:rPr>
                <w:rFonts w:cs="Arial"/>
              </w:rPr>
            </w:pPr>
            <w:r>
              <w:rPr>
                <w:rFonts w:cs="Arial"/>
              </w:rPr>
              <w:t>EC</w:t>
            </w:r>
          </w:p>
        </w:tc>
      </w:tr>
    </w:tbl>
    <w:p w14:paraId="63893041" w14:textId="77777777" w:rsidR="00056BBF" w:rsidRPr="00A722CA" w:rsidRDefault="00056BBF" w:rsidP="00056BBF">
      <w:pPr>
        <w:rPr>
          <w:rFonts w:cs="Arial"/>
        </w:rPr>
      </w:pPr>
    </w:p>
    <w:p w14:paraId="094CE7C7" w14:textId="77777777" w:rsidR="00821E27" w:rsidRPr="00A722CA" w:rsidRDefault="00821E27" w:rsidP="00821E27">
      <w:pPr>
        <w:pStyle w:val="Heading2"/>
        <w:rPr>
          <w:rFonts w:cs="Arial"/>
        </w:rPr>
      </w:pPr>
      <w:bookmarkStart w:id="218" w:name="_Toc19801118"/>
      <w:bookmarkStart w:id="219" w:name="_Toc20317973"/>
      <w:r w:rsidRPr="00A722CA">
        <w:rPr>
          <w:rFonts w:cs="Arial"/>
        </w:rPr>
        <w:lastRenderedPageBreak/>
        <w:t>Test Conduct – Candidate View (TCCV)</w:t>
      </w:r>
      <w:bookmarkEnd w:id="218"/>
      <w:bookmarkEnd w:id="219"/>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821E27" w:rsidRPr="00A722CA" w14:paraId="26A624A6" w14:textId="77777777" w:rsidTr="00EC7F7A">
        <w:tc>
          <w:tcPr>
            <w:tcW w:w="1271" w:type="dxa"/>
            <w:shd w:val="clear" w:color="auto" w:fill="BFBFBF" w:themeFill="background1" w:themeFillShade="BF"/>
          </w:tcPr>
          <w:p w14:paraId="6664726A" w14:textId="77777777" w:rsidR="00821E27" w:rsidRPr="00A722CA" w:rsidRDefault="00821E27" w:rsidP="00EC7F7A">
            <w:pPr>
              <w:rPr>
                <w:rFonts w:cs="Arial"/>
                <w:b/>
              </w:rPr>
            </w:pPr>
            <w:r w:rsidRPr="00A722CA">
              <w:rPr>
                <w:rFonts w:cs="Arial"/>
                <w:b/>
              </w:rPr>
              <w:t>ID</w:t>
            </w:r>
          </w:p>
        </w:tc>
        <w:tc>
          <w:tcPr>
            <w:tcW w:w="5103" w:type="dxa"/>
            <w:shd w:val="clear" w:color="auto" w:fill="BFBFBF" w:themeFill="background1" w:themeFillShade="BF"/>
          </w:tcPr>
          <w:p w14:paraId="36864465" w14:textId="77777777" w:rsidR="00821E27" w:rsidRPr="00A722CA" w:rsidRDefault="00821E27" w:rsidP="00EC7F7A">
            <w:pPr>
              <w:rPr>
                <w:rFonts w:cs="Arial"/>
                <w:b/>
              </w:rPr>
            </w:pPr>
            <w:r w:rsidRPr="00A722CA">
              <w:rPr>
                <w:rFonts w:cs="Arial"/>
                <w:b/>
              </w:rPr>
              <w:t>Requirement</w:t>
            </w:r>
          </w:p>
        </w:tc>
        <w:tc>
          <w:tcPr>
            <w:tcW w:w="992" w:type="dxa"/>
            <w:shd w:val="clear" w:color="auto" w:fill="BFBFBF" w:themeFill="background1" w:themeFillShade="BF"/>
          </w:tcPr>
          <w:p w14:paraId="57FAA225" w14:textId="77777777" w:rsidR="00821E27" w:rsidRPr="00A722CA" w:rsidRDefault="00821E27" w:rsidP="00EC7F7A">
            <w:pPr>
              <w:rPr>
                <w:rFonts w:cs="Arial"/>
                <w:b/>
              </w:rPr>
            </w:pPr>
            <w:r w:rsidRPr="00A722CA">
              <w:rPr>
                <w:rFonts w:cs="Arial"/>
                <w:b/>
              </w:rPr>
              <w:t>Priority</w:t>
            </w:r>
          </w:p>
        </w:tc>
        <w:tc>
          <w:tcPr>
            <w:tcW w:w="1985" w:type="dxa"/>
            <w:shd w:val="clear" w:color="auto" w:fill="BFBFBF" w:themeFill="background1" w:themeFillShade="BF"/>
          </w:tcPr>
          <w:p w14:paraId="452B3BE9" w14:textId="610EA668" w:rsidR="00821E27" w:rsidRPr="00A722CA" w:rsidRDefault="00892735" w:rsidP="00EC7F7A">
            <w:pPr>
              <w:rPr>
                <w:rFonts w:cs="Arial"/>
                <w:b/>
              </w:rPr>
            </w:pPr>
            <w:r>
              <w:rPr>
                <w:rFonts w:cs="Arial"/>
                <w:b/>
              </w:rPr>
              <w:t>Business Process Reference</w:t>
            </w:r>
          </w:p>
        </w:tc>
      </w:tr>
      <w:tr w:rsidR="00821E27" w:rsidRPr="00A722CA" w14:paraId="2E3EAF12" w14:textId="77777777" w:rsidTr="00EC7F7A">
        <w:tc>
          <w:tcPr>
            <w:tcW w:w="1271" w:type="dxa"/>
          </w:tcPr>
          <w:p w14:paraId="4ED8C753" w14:textId="5AFF422B" w:rsidR="00821E27" w:rsidRPr="00A722CA" w:rsidRDefault="00821E27" w:rsidP="00EC7F7A">
            <w:pPr>
              <w:rPr>
                <w:rFonts w:cs="Arial"/>
              </w:rPr>
            </w:pPr>
            <w:r w:rsidRPr="00A722CA">
              <w:rPr>
                <w:rFonts w:cs="Arial"/>
              </w:rPr>
              <w:t>TCCV</w:t>
            </w:r>
            <w:ins w:id="220" w:author="Rishi Choudhary" w:date="2021-01-16T17:59:00Z">
              <w:r w:rsidR="0062188C">
                <w:rPr>
                  <w:rFonts w:cs="Arial"/>
                </w:rPr>
                <w:t xml:space="preserve"> </w:t>
              </w:r>
            </w:ins>
            <w:r w:rsidRPr="00A722CA">
              <w:rPr>
                <w:rFonts w:cs="Arial"/>
              </w:rPr>
              <w:t>1</w:t>
            </w:r>
          </w:p>
        </w:tc>
        <w:tc>
          <w:tcPr>
            <w:tcW w:w="5103" w:type="dxa"/>
          </w:tcPr>
          <w:p w14:paraId="5546BD65" w14:textId="1789B361" w:rsidR="002E2B9A" w:rsidRPr="00A722CA" w:rsidRDefault="00A75EA5" w:rsidP="002E2B9A">
            <w:pPr>
              <w:rPr>
                <w:rFonts w:cs="Arial"/>
              </w:rPr>
            </w:pPr>
            <w:r>
              <w:rPr>
                <w:rFonts w:cs="Arial"/>
              </w:rPr>
              <w:t>The System</w:t>
            </w:r>
            <w:r w:rsidR="002E2B9A" w:rsidRPr="00A722CA">
              <w:rPr>
                <w:rFonts w:cs="Arial"/>
              </w:rPr>
              <w:t xml:space="preserve"> shall run the </w:t>
            </w:r>
            <w:r w:rsidR="002E2B9A">
              <w:rPr>
                <w:rFonts w:cs="Arial"/>
              </w:rPr>
              <w:t xml:space="preserve">CBT software, </w:t>
            </w:r>
            <w:r w:rsidR="002E2B9A" w:rsidRPr="00A722CA">
              <w:rPr>
                <w:rFonts w:cs="Arial"/>
              </w:rPr>
              <w:t>MOTA</w:t>
            </w:r>
            <w:r w:rsidR="002E2B9A">
              <w:rPr>
                <w:rFonts w:cs="Arial"/>
              </w:rPr>
              <w:t>,</w:t>
            </w:r>
            <w:r w:rsidR="002E2B9A" w:rsidRPr="00A722CA">
              <w:rPr>
                <w:rFonts w:cs="Arial"/>
              </w:rPr>
              <w:t xml:space="preserve"> in Kiosk mode</w:t>
            </w:r>
            <w:r w:rsidR="002E2B9A">
              <w:rPr>
                <w:rFonts w:cs="Arial"/>
              </w:rPr>
              <w:t xml:space="preserve"> on the Candidate Computer</w:t>
            </w:r>
            <w:r w:rsidR="002E2B9A" w:rsidRPr="00A722CA">
              <w:rPr>
                <w:rFonts w:cs="Arial"/>
              </w:rPr>
              <w:t>, i.e.:</w:t>
            </w:r>
          </w:p>
          <w:p w14:paraId="15DCC00F" w14:textId="77777777" w:rsidR="002E2B9A" w:rsidRPr="00A722CA" w:rsidRDefault="002E2B9A" w:rsidP="002E2B9A">
            <w:pPr>
              <w:pStyle w:val="ListParagraph"/>
              <w:numPr>
                <w:ilvl w:val="0"/>
                <w:numId w:val="5"/>
              </w:numPr>
              <w:rPr>
                <w:rFonts w:cs="Arial"/>
              </w:rPr>
            </w:pPr>
            <w:r w:rsidRPr="00A722CA">
              <w:rPr>
                <w:rFonts w:cs="Arial"/>
              </w:rPr>
              <w:t>Run in full screen mode</w:t>
            </w:r>
          </w:p>
          <w:p w14:paraId="50C0B64C" w14:textId="77777777" w:rsidR="002E2B9A" w:rsidRPr="00A722CA" w:rsidRDefault="002E2B9A" w:rsidP="002E2B9A">
            <w:pPr>
              <w:pStyle w:val="ListParagraph"/>
              <w:numPr>
                <w:ilvl w:val="0"/>
                <w:numId w:val="5"/>
              </w:numPr>
              <w:rPr>
                <w:rFonts w:cs="Arial"/>
              </w:rPr>
            </w:pPr>
            <w:r w:rsidRPr="00A722CA">
              <w:rPr>
                <w:rFonts w:cs="Arial"/>
              </w:rPr>
              <w:t>Lock the keyboard at the candidate console to prevent its usage</w:t>
            </w:r>
          </w:p>
          <w:p w14:paraId="6D639EE1" w14:textId="77189C14" w:rsidR="00821E27" w:rsidRPr="00A722CA" w:rsidRDefault="002E2B9A" w:rsidP="002E2B9A">
            <w:pPr>
              <w:rPr>
                <w:rFonts w:cs="Arial"/>
              </w:rPr>
            </w:pPr>
            <w:r w:rsidRPr="00A722CA">
              <w:rPr>
                <w:rFonts w:cs="Arial"/>
              </w:rPr>
              <w:t xml:space="preserve">Lock the </w:t>
            </w:r>
            <w:proofErr w:type="spellStart"/>
            <w:r w:rsidRPr="00A722CA">
              <w:rPr>
                <w:rFonts w:cs="Arial"/>
              </w:rPr>
              <w:t>Center</w:t>
            </w:r>
            <w:proofErr w:type="spellEnd"/>
            <w:r w:rsidRPr="00A722CA">
              <w:rPr>
                <w:rFonts w:cs="Arial"/>
              </w:rPr>
              <w:t xml:space="preserve"> and Right clicks on mouse (for </w:t>
            </w:r>
            <w:r w:rsidR="00AA49DE">
              <w:rPr>
                <w:rFonts w:cs="Arial"/>
              </w:rPr>
              <w:t xml:space="preserve">case of </w:t>
            </w:r>
            <w:r w:rsidRPr="00A722CA">
              <w:rPr>
                <w:rFonts w:cs="Arial"/>
              </w:rPr>
              <w:t>right-handed candidates)</w:t>
            </w:r>
            <w:r w:rsidRPr="00A722CA" w:rsidDel="009B512C">
              <w:rPr>
                <w:rFonts w:cs="Arial"/>
              </w:rPr>
              <w:t xml:space="preserve"> </w:t>
            </w:r>
            <w:r w:rsidR="00346DF5">
              <w:rPr>
                <w:rFonts w:cs="Arial"/>
              </w:rPr>
              <w:t xml:space="preserve">or </w:t>
            </w:r>
            <w:proofErr w:type="spellStart"/>
            <w:r w:rsidR="00346DF5">
              <w:rPr>
                <w:rFonts w:cs="Arial"/>
              </w:rPr>
              <w:t>Center</w:t>
            </w:r>
            <w:proofErr w:type="spellEnd"/>
            <w:r w:rsidR="00346DF5">
              <w:rPr>
                <w:rFonts w:cs="Arial"/>
              </w:rPr>
              <w:t xml:space="preserve"> and Left Click (for left-handed candidates)</w:t>
            </w:r>
          </w:p>
        </w:tc>
        <w:tc>
          <w:tcPr>
            <w:tcW w:w="992" w:type="dxa"/>
          </w:tcPr>
          <w:p w14:paraId="21D314E0" w14:textId="1EB33B53" w:rsidR="00821E27" w:rsidRPr="00A722CA" w:rsidRDefault="00DE0DF2" w:rsidP="00EC7F7A">
            <w:pPr>
              <w:rPr>
                <w:rFonts w:cs="Arial"/>
              </w:rPr>
            </w:pPr>
            <w:r>
              <w:rPr>
                <w:rFonts w:cs="Arial"/>
              </w:rPr>
              <w:t>1</w:t>
            </w:r>
          </w:p>
        </w:tc>
        <w:tc>
          <w:tcPr>
            <w:tcW w:w="1985" w:type="dxa"/>
          </w:tcPr>
          <w:p w14:paraId="39D4A806" w14:textId="5DEE633E" w:rsidR="00821E27" w:rsidRPr="00A722CA" w:rsidRDefault="00487289" w:rsidP="00EC7F7A">
            <w:pPr>
              <w:rPr>
                <w:rFonts w:cs="Arial"/>
              </w:rPr>
            </w:pPr>
            <w:r w:rsidRPr="00A722CA">
              <w:rPr>
                <w:rFonts w:cs="Arial"/>
              </w:rPr>
              <w:t>EC</w:t>
            </w:r>
            <w:r w:rsidR="009B512C">
              <w:rPr>
                <w:rFonts w:cs="Arial"/>
              </w:rPr>
              <w:t>, CR</w:t>
            </w:r>
          </w:p>
        </w:tc>
      </w:tr>
      <w:tr w:rsidR="00821E27" w:rsidRPr="00A722CA" w14:paraId="53BFC5CA" w14:textId="77777777" w:rsidTr="00EC7F7A">
        <w:tc>
          <w:tcPr>
            <w:tcW w:w="1271" w:type="dxa"/>
          </w:tcPr>
          <w:p w14:paraId="35CF048E" w14:textId="0D9A4DA1" w:rsidR="00821E27" w:rsidRPr="00A722CA" w:rsidRDefault="00821E27" w:rsidP="00EC7F7A">
            <w:pPr>
              <w:rPr>
                <w:rFonts w:cs="Arial"/>
              </w:rPr>
            </w:pPr>
            <w:r w:rsidRPr="00A722CA">
              <w:rPr>
                <w:rFonts w:cs="Arial"/>
              </w:rPr>
              <w:t>TCCV</w:t>
            </w:r>
            <w:ins w:id="221" w:author="Rishi Choudhary" w:date="2021-01-16T17:59:00Z">
              <w:r w:rsidR="0062188C">
                <w:rPr>
                  <w:rFonts w:cs="Arial"/>
                </w:rPr>
                <w:t xml:space="preserve"> </w:t>
              </w:r>
            </w:ins>
            <w:r w:rsidRPr="00A722CA">
              <w:rPr>
                <w:rFonts w:cs="Arial"/>
              </w:rPr>
              <w:t>2</w:t>
            </w:r>
          </w:p>
        </w:tc>
        <w:tc>
          <w:tcPr>
            <w:tcW w:w="5103" w:type="dxa"/>
          </w:tcPr>
          <w:p w14:paraId="61EE8C35" w14:textId="18B33D0C" w:rsidR="00821E27" w:rsidRPr="00A722CA" w:rsidRDefault="00A75EA5" w:rsidP="00EC7F7A">
            <w:pPr>
              <w:rPr>
                <w:rFonts w:cs="Arial"/>
              </w:rPr>
            </w:pPr>
            <w:r>
              <w:rPr>
                <w:rFonts w:cs="Arial"/>
              </w:rPr>
              <w:t>The System</w:t>
            </w:r>
            <w:r w:rsidR="002E2B9A" w:rsidRPr="00A722CA">
              <w:rPr>
                <w:rFonts w:cs="Arial"/>
              </w:rPr>
              <w:t xml:space="preserve"> shall display the candidate details like Roll Number, Name, Test Name on the candidate console for reference to the candidate</w:t>
            </w:r>
            <w:r w:rsidR="002E2B9A">
              <w:rPr>
                <w:rFonts w:cs="Arial"/>
              </w:rPr>
              <w:t xml:space="preserve"> when the Candidate first approaches the Computer.</w:t>
            </w:r>
          </w:p>
        </w:tc>
        <w:tc>
          <w:tcPr>
            <w:tcW w:w="992" w:type="dxa"/>
          </w:tcPr>
          <w:p w14:paraId="1785B82E" w14:textId="5CF798D8" w:rsidR="00821E27" w:rsidRPr="00A722CA" w:rsidRDefault="00DE0DF2" w:rsidP="00EC7F7A">
            <w:pPr>
              <w:rPr>
                <w:rFonts w:cs="Arial"/>
              </w:rPr>
            </w:pPr>
            <w:r>
              <w:rPr>
                <w:rFonts w:cs="Arial"/>
              </w:rPr>
              <w:t>1</w:t>
            </w:r>
          </w:p>
        </w:tc>
        <w:tc>
          <w:tcPr>
            <w:tcW w:w="1985" w:type="dxa"/>
          </w:tcPr>
          <w:p w14:paraId="7FF777E7" w14:textId="601BF9CA" w:rsidR="00821E27" w:rsidRPr="00A722CA" w:rsidRDefault="00487289" w:rsidP="00EC7F7A">
            <w:pPr>
              <w:rPr>
                <w:rFonts w:cs="Arial"/>
              </w:rPr>
            </w:pPr>
            <w:r w:rsidRPr="00A722CA">
              <w:rPr>
                <w:rFonts w:cs="Arial"/>
              </w:rPr>
              <w:t>EC</w:t>
            </w:r>
          </w:p>
        </w:tc>
      </w:tr>
      <w:tr w:rsidR="002E2B9A" w:rsidRPr="00A722CA" w14:paraId="731B8E13" w14:textId="77777777" w:rsidTr="00EC7F7A">
        <w:tc>
          <w:tcPr>
            <w:tcW w:w="1271" w:type="dxa"/>
          </w:tcPr>
          <w:p w14:paraId="7F13AD5F" w14:textId="73A0E371" w:rsidR="002E2B9A" w:rsidRPr="00A722CA" w:rsidRDefault="002E2B9A" w:rsidP="002E2B9A">
            <w:pPr>
              <w:rPr>
                <w:rFonts w:cs="Arial"/>
              </w:rPr>
            </w:pPr>
            <w:r w:rsidRPr="00A722CA">
              <w:rPr>
                <w:rFonts w:cs="Arial"/>
              </w:rPr>
              <w:t>TCCV</w:t>
            </w:r>
            <w:ins w:id="222" w:author="Rishi Choudhary" w:date="2021-01-16T17:59:00Z">
              <w:r w:rsidR="0062188C">
                <w:rPr>
                  <w:rFonts w:cs="Arial"/>
                </w:rPr>
                <w:t xml:space="preserve"> </w:t>
              </w:r>
            </w:ins>
            <w:r w:rsidRPr="00A722CA">
              <w:rPr>
                <w:rFonts w:cs="Arial"/>
              </w:rPr>
              <w:t>3</w:t>
            </w:r>
          </w:p>
        </w:tc>
        <w:tc>
          <w:tcPr>
            <w:tcW w:w="5103" w:type="dxa"/>
          </w:tcPr>
          <w:p w14:paraId="4B0E2436" w14:textId="2F39C0AA" w:rsidR="002E2B9A" w:rsidRPr="00A722CA" w:rsidRDefault="00A75EA5" w:rsidP="00576E70">
            <w:r>
              <w:rPr>
                <w:rFonts w:cs="Arial"/>
              </w:rPr>
              <w:t>The System</w:t>
            </w:r>
            <w:r w:rsidR="002E2B9A" w:rsidRPr="00A722CA">
              <w:rPr>
                <w:rFonts w:cs="Arial"/>
              </w:rPr>
              <w:t xml:space="preserve"> shall allow the candidate to login to the candidate console with the username and password</w:t>
            </w:r>
            <w:r w:rsidR="002E2B9A">
              <w:rPr>
                <w:rFonts w:cs="Arial"/>
              </w:rPr>
              <w:t xml:space="preserve"> after at any time ‘X’ minutes before the actual start of Test. However, the CBT shall not start before the actual time, i.e. Candidate shall not be able to either view the questions or answer them.</w:t>
            </w:r>
          </w:p>
        </w:tc>
        <w:tc>
          <w:tcPr>
            <w:tcW w:w="992" w:type="dxa"/>
          </w:tcPr>
          <w:p w14:paraId="78900754" w14:textId="5465F875" w:rsidR="002E2B9A" w:rsidRPr="00A722CA" w:rsidRDefault="00DF2C8A" w:rsidP="002E2B9A">
            <w:pPr>
              <w:rPr>
                <w:rFonts w:cs="Arial"/>
              </w:rPr>
            </w:pPr>
            <w:r>
              <w:rPr>
                <w:rFonts w:cs="Arial"/>
              </w:rPr>
              <w:t>1</w:t>
            </w:r>
          </w:p>
        </w:tc>
        <w:tc>
          <w:tcPr>
            <w:tcW w:w="1985" w:type="dxa"/>
          </w:tcPr>
          <w:p w14:paraId="487607F1" w14:textId="2EACA549" w:rsidR="002E2B9A" w:rsidRPr="00A722CA" w:rsidRDefault="002E2B9A" w:rsidP="002E2B9A">
            <w:pPr>
              <w:rPr>
                <w:rFonts w:cs="Arial"/>
              </w:rPr>
            </w:pPr>
            <w:r w:rsidRPr="00A722CA">
              <w:rPr>
                <w:rFonts w:cs="Arial"/>
              </w:rPr>
              <w:t>EC</w:t>
            </w:r>
          </w:p>
        </w:tc>
      </w:tr>
      <w:tr w:rsidR="002E2B9A" w:rsidRPr="00A722CA" w14:paraId="4DEBD98F" w14:textId="77777777" w:rsidTr="00EC7F7A">
        <w:tc>
          <w:tcPr>
            <w:tcW w:w="1271" w:type="dxa"/>
          </w:tcPr>
          <w:p w14:paraId="032673D4" w14:textId="7E424A9A" w:rsidR="002E2B9A" w:rsidRPr="00A722CA" w:rsidRDefault="002E2B9A" w:rsidP="002E2B9A">
            <w:pPr>
              <w:rPr>
                <w:rFonts w:cs="Arial"/>
              </w:rPr>
            </w:pPr>
            <w:r w:rsidRPr="00A722CA">
              <w:rPr>
                <w:rFonts w:cs="Arial"/>
              </w:rPr>
              <w:t>TCCV</w:t>
            </w:r>
            <w:ins w:id="223" w:author="Rishi Choudhary" w:date="2021-01-16T17:59:00Z">
              <w:r w:rsidR="0062188C">
                <w:rPr>
                  <w:rFonts w:cs="Arial"/>
                </w:rPr>
                <w:t xml:space="preserve"> </w:t>
              </w:r>
            </w:ins>
            <w:r w:rsidRPr="00A722CA">
              <w:rPr>
                <w:rFonts w:cs="Arial"/>
              </w:rPr>
              <w:t>4</w:t>
            </w:r>
          </w:p>
        </w:tc>
        <w:tc>
          <w:tcPr>
            <w:tcW w:w="5103" w:type="dxa"/>
          </w:tcPr>
          <w:p w14:paraId="7EC5CE82" w14:textId="1CE1A421" w:rsidR="002E2B9A" w:rsidRPr="00A722CA" w:rsidRDefault="002E2B9A" w:rsidP="002E2B9A">
            <w:pPr>
              <w:rPr>
                <w:rFonts w:cs="Arial"/>
              </w:rPr>
            </w:pPr>
            <w:r>
              <w:rPr>
                <w:rFonts w:cs="Arial"/>
              </w:rPr>
              <w:t xml:space="preserve">Upon login, </w:t>
            </w:r>
            <w:r w:rsidR="00A75EA5">
              <w:rPr>
                <w:rFonts w:cs="Arial"/>
              </w:rPr>
              <w:t>the System</w:t>
            </w:r>
            <w:r w:rsidRPr="00A722CA">
              <w:rPr>
                <w:rFonts w:cs="Arial"/>
              </w:rPr>
              <w:t xml:space="preserve"> shall display the following:</w:t>
            </w:r>
          </w:p>
          <w:p w14:paraId="059057BA" w14:textId="77777777" w:rsidR="002E2B9A" w:rsidRPr="00A722CA" w:rsidRDefault="002E2B9A" w:rsidP="002E2B9A">
            <w:pPr>
              <w:pStyle w:val="ListParagraph"/>
              <w:numPr>
                <w:ilvl w:val="0"/>
                <w:numId w:val="5"/>
              </w:numPr>
              <w:rPr>
                <w:rFonts w:cs="Arial"/>
              </w:rPr>
            </w:pPr>
            <w:r w:rsidRPr="00A722CA">
              <w:rPr>
                <w:rFonts w:cs="Arial"/>
              </w:rPr>
              <w:t>Instructions from EDUTEST for candidates taking the test in the language of choice of the candidate</w:t>
            </w:r>
          </w:p>
          <w:p w14:paraId="0D822FD9" w14:textId="4AA2614C" w:rsidR="002E2B9A" w:rsidRDefault="002E2B9A" w:rsidP="002E2B9A">
            <w:pPr>
              <w:pStyle w:val="ListParagraph"/>
              <w:numPr>
                <w:ilvl w:val="0"/>
                <w:numId w:val="5"/>
              </w:numPr>
              <w:rPr>
                <w:rFonts w:cs="Arial"/>
              </w:rPr>
            </w:pPr>
            <w:r w:rsidRPr="00A722CA">
              <w:rPr>
                <w:rFonts w:cs="Arial"/>
              </w:rPr>
              <w:t>Instructions from the client for candidates taking the test in the language of choice of the candidate.</w:t>
            </w:r>
          </w:p>
          <w:p w14:paraId="527B8E9A" w14:textId="2BB19A45" w:rsidR="00F608CD" w:rsidRDefault="00F608CD" w:rsidP="002E2B9A">
            <w:pPr>
              <w:pStyle w:val="ListParagraph"/>
              <w:numPr>
                <w:ilvl w:val="0"/>
                <w:numId w:val="5"/>
              </w:numPr>
              <w:rPr>
                <w:rFonts w:cs="Arial"/>
              </w:rPr>
            </w:pPr>
            <w:r>
              <w:rPr>
                <w:rFonts w:cs="Arial"/>
              </w:rPr>
              <w:t>Selection Button to choose Language of choice.</w:t>
            </w:r>
          </w:p>
          <w:p w14:paraId="267E024D" w14:textId="77777777" w:rsidR="00F608CD" w:rsidRDefault="00F608CD" w:rsidP="00F608CD">
            <w:pPr>
              <w:pStyle w:val="ListParagraph"/>
              <w:numPr>
                <w:ilvl w:val="0"/>
                <w:numId w:val="5"/>
              </w:numPr>
              <w:rPr>
                <w:rFonts w:cs="Arial"/>
              </w:rPr>
            </w:pPr>
            <w:r>
              <w:rPr>
                <w:rFonts w:cs="Arial"/>
              </w:rPr>
              <w:t>Mouse button orientation (i.e. whether the candidate is a left-hander or a right-hander)</w:t>
            </w:r>
          </w:p>
          <w:p w14:paraId="7536487B" w14:textId="0717411D" w:rsidR="002E2B9A" w:rsidRPr="00A722CA" w:rsidRDefault="002E2B9A" w:rsidP="00576E70">
            <w:pPr>
              <w:pStyle w:val="ListParagraph"/>
              <w:numPr>
                <w:ilvl w:val="0"/>
                <w:numId w:val="5"/>
              </w:numPr>
              <w:rPr>
                <w:rFonts w:cs="Arial"/>
              </w:rPr>
            </w:pPr>
            <w:r w:rsidRPr="00A722CA">
              <w:rPr>
                <w:rFonts w:cs="Arial"/>
              </w:rPr>
              <w:t>Total time available for the candidate to take the test.</w:t>
            </w:r>
          </w:p>
        </w:tc>
        <w:tc>
          <w:tcPr>
            <w:tcW w:w="992" w:type="dxa"/>
          </w:tcPr>
          <w:p w14:paraId="3E8786EE" w14:textId="66F9897A" w:rsidR="002E2B9A" w:rsidRPr="00A722CA" w:rsidRDefault="00DF2C8A" w:rsidP="002E2B9A">
            <w:pPr>
              <w:rPr>
                <w:rFonts w:cs="Arial"/>
              </w:rPr>
            </w:pPr>
            <w:r>
              <w:rPr>
                <w:rFonts w:cs="Arial"/>
              </w:rPr>
              <w:t>1</w:t>
            </w:r>
          </w:p>
        </w:tc>
        <w:tc>
          <w:tcPr>
            <w:tcW w:w="1985" w:type="dxa"/>
          </w:tcPr>
          <w:p w14:paraId="705026C2" w14:textId="304DB9A3" w:rsidR="002E2B9A" w:rsidRPr="00A722CA" w:rsidRDefault="002E2B9A" w:rsidP="002E2B9A">
            <w:pPr>
              <w:rPr>
                <w:rFonts w:cs="Arial"/>
              </w:rPr>
            </w:pPr>
            <w:r w:rsidRPr="00A722CA">
              <w:rPr>
                <w:rFonts w:cs="Arial"/>
              </w:rPr>
              <w:t>EC</w:t>
            </w:r>
          </w:p>
        </w:tc>
      </w:tr>
      <w:tr w:rsidR="002E2B9A" w:rsidRPr="00A722CA" w14:paraId="1C98BDC3" w14:textId="77777777" w:rsidTr="00EC7F7A">
        <w:tc>
          <w:tcPr>
            <w:tcW w:w="1271" w:type="dxa"/>
          </w:tcPr>
          <w:p w14:paraId="6C06312B" w14:textId="5034ED28" w:rsidR="002E2B9A" w:rsidRPr="00A722CA" w:rsidRDefault="002E2B9A" w:rsidP="002E2B9A">
            <w:pPr>
              <w:rPr>
                <w:rFonts w:cs="Arial"/>
              </w:rPr>
            </w:pPr>
            <w:r w:rsidRPr="00A722CA">
              <w:rPr>
                <w:rFonts w:cs="Arial"/>
              </w:rPr>
              <w:t>TCCV</w:t>
            </w:r>
            <w:ins w:id="224" w:author="Rishi Choudhary" w:date="2021-01-16T17:59:00Z">
              <w:r w:rsidR="0062188C">
                <w:rPr>
                  <w:rFonts w:cs="Arial"/>
                </w:rPr>
                <w:t xml:space="preserve"> </w:t>
              </w:r>
            </w:ins>
            <w:r w:rsidRPr="00A722CA">
              <w:rPr>
                <w:rFonts w:cs="Arial"/>
              </w:rPr>
              <w:t>5</w:t>
            </w:r>
          </w:p>
        </w:tc>
        <w:tc>
          <w:tcPr>
            <w:tcW w:w="5103" w:type="dxa"/>
          </w:tcPr>
          <w:p w14:paraId="44991FE1" w14:textId="17625843" w:rsidR="002E2B9A" w:rsidRPr="00A722CA" w:rsidRDefault="002E2B9A" w:rsidP="002E2B9A">
            <w:pPr>
              <w:rPr>
                <w:rFonts w:cs="Arial"/>
              </w:rPr>
            </w:pPr>
            <w:r w:rsidRPr="00A722CA">
              <w:rPr>
                <w:rFonts w:cs="Arial"/>
              </w:rPr>
              <w:t xml:space="preserve">During the test </w:t>
            </w:r>
            <w:r w:rsidR="00A75EA5">
              <w:rPr>
                <w:rFonts w:cs="Arial"/>
              </w:rPr>
              <w:t>the System</w:t>
            </w:r>
            <w:r w:rsidRPr="00A722CA">
              <w:rPr>
                <w:rFonts w:cs="Arial"/>
              </w:rPr>
              <w:t xml:space="preserve"> shall display one question followed by the options for the choice of the candidate. There could be a few exceptions when there is a cross-reference between preceding and succeeding questions.</w:t>
            </w:r>
          </w:p>
        </w:tc>
        <w:tc>
          <w:tcPr>
            <w:tcW w:w="992" w:type="dxa"/>
          </w:tcPr>
          <w:p w14:paraId="4168CBE3" w14:textId="0E1BF985" w:rsidR="002E2B9A" w:rsidRPr="00A722CA" w:rsidRDefault="00DF2C8A" w:rsidP="002E2B9A">
            <w:pPr>
              <w:rPr>
                <w:rFonts w:cs="Arial"/>
              </w:rPr>
            </w:pPr>
            <w:r>
              <w:rPr>
                <w:rFonts w:cs="Arial"/>
              </w:rPr>
              <w:t>1</w:t>
            </w:r>
          </w:p>
        </w:tc>
        <w:tc>
          <w:tcPr>
            <w:tcW w:w="1985" w:type="dxa"/>
          </w:tcPr>
          <w:p w14:paraId="6C629270" w14:textId="30D76D12" w:rsidR="002E2B9A" w:rsidRPr="00A722CA" w:rsidRDefault="002E2B9A" w:rsidP="002E2B9A">
            <w:pPr>
              <w:rPr>
                <w:rFonts w:cs="Arial"/>
              </w:rPr>
            </w:pPr>
            <w:r w:rsidRPr="00A722CA">
              <w:rPr>
                <w:rFonts w:cs="Arial"/>
              </w:rPr>
              <w:t>EC</w:t>
            </w:r>
          </w:p>
        </w:tc>
      </w:tr>
      <w:tr w:rsidR="002E2B9A" w:rsidRPr="00A722CA" w14:paraId="0CC2ECC4" w14:textId="77777777" w:rsidTr="00EC7F7A">
        <w:tc>
          <w:tcPr>
            <w:tcW w:w="1271" w:type="dxa"/>
          </w:tcPr>
          <w:p w14:paraId="2AB4AB0C" w14:textId="197AF113" w:rsidR="002E2B9A" w:rsidRPr="00A722CA" w:rsidRDefault="002E2B9A" w:rsidP="002E2B9A">
            <w:pPr>
              <w:rPr>
                <w:rFonts w:cs="Arial"/>
              </w:rPr>
            </w:pPr>
            <w:r w:rsidRPr="00A722CA">
              <w:rPr>
                <w:rFonts w:cs="Arial"/>
              </w:rPr>
              <w:t>TCCV</w:t>
            </w:r>
            <w:ins w:id="225" w:author="Rishi Choudhary" w:date="2021-01-16T17:59:00Z">
              <w:r w:rsidR="0062188C">
                <w:rPr>
                  <w:rFonts w:cs="Arial"/>
                </w:rPr>
                <w:t xml:space="preserve"> </w:t>
              </w:r>
            </w:ins>
            <w:r w:rsidRPr="00A722CA">
              <w:rPr>
                <w:rFonts w:cs="Arial"/>
              </w:rPr>
              <w:t>6</w:t>
            </w:r>
          </w:p>
        </w:tc>
        <w:tc>
          <w:tcPr>
            <w:tcW w:w="5103" w:type="dxa"/>
          </w:tcPr>
          <w:p w14:paraId="44B7271F" w14:textId="7435875E" w:rsidR="002E2B9A" w:rsidRPr="00A722CA" w:rsidRDefault="00A75EA5" w:rsidP="00576E70">
            <w:r>
              <w:rPr>
                <w:rFonts w:cs="Arial"/>
              </w:rPr>
              <w:t>The System</w:t>
            </w:r>
            <w:r w:rsidR="002E2B9A" w:rsidRPr="00576E70">
              <w:rPr>
                <w:rFonts w:cs="Arial"/>
              </w:rPr>
              <w:t xml:space="preserve"> shall display the time taken by the candidate for the test and the time remaining for the test to complete.</w:t>
            </w:r>
          </w:p>
        </w:tc>
        <w:tc>
          <w:tcPr>
            <w:tcW w:w="992" w:type="dxa"/>
          </w:tcPr>
          <w:p w14:paraId="416498A5" w14:textId="624021E1" w:rsidR="002E2B9A" w:rsidRPr="00A722CA" w:rsidRDefault="00DF2C8A" w:rsidP="002E2B9A">
            <w:pPr>
              <w:rPr>
                <w:rFonts w:cs="Arial"/>
              </w:rPr>
            </w:pPr>
            <w:r>
              <w:rPr>
                <w:rFonts w:cs="Arial"/>
              </w:rPr>
              <w:t>1</w:t>
            </w:r>
          </w:p>
        </w:tc>
        <w:tc>
          <w:tcPr>
            <w:tcW w:w="1985" w:type="dxa"/>
          </w:tcPr>
          <w:p w14:paraId="4B40B740" w14:textId="5380109F" w:rsidR="002E2B9A" w:rsidRPr="00A722CA" w:rsidRDefault="002E2B9A" w:rsidP="002E2B9A">
            <w:pPr>
              <w:rPr>
                <w:rFonts w:cs="Arial"/>
              </w:rPr>
            </w:pPr>
            <w:r w:rsidRPr="00A722CA">
              <w:rPr>
                <w:rFonts w:cs="Arial"/>
              </w:rPr>
              <w:t>EC</w:t>
            </w:r>
          </w:p>
        </w:tc>
      </w:tr>
      <w:tr w:rsidR="002E2B9A" w:rsidRPr="00A722CA" w14:paraId="1E261654" w14:textId="77777777" w:rsidTr="00EC7F7A">
        <w:tc>
          <w:tcPr>
            <w:tcW w:w="1271" w:type="dxa"/>
          </w:tcPr>
          <w:p w14:paraId="2D01DEDD" w14:textId="1C7F1BB4" w:rsidR="002E2B9A" w:rsidRPr="00A722CA" w:rsidRDefault="002E2B9A" w:rsidP="002E2B9A">
            <w:pPr>
              <w:rPr>
                <w:rFonts w:cs="Arial"/>
              </w:rPr>
            </w:pPr>
            <w:r w:rsidRPr="00A722CA">
              <w:rPr>
                <w:rFonts w:cs="Arial"/>
              </w:rPr>
              <w:t>TCCV</w:t>
            </w:r>
            <w:ins w:id="226" w:author="Rishi Choudhary" w:date="2021-01-16T17:59:00Z">
              <w:r w:rsidR="0062188C">
                <w:rPr>
                  <w:rFonts w:cs="Arial"/>
                </w:rPr>
                <w:t xml:space="preserve"> </w:t>
              </w:r>
            </w:ins>
            <w:r w:rsidRPr="00A722CA">
              <w:rPr>
                <w:rFonts w:cs="Arial"/>
              </w:rPr>
              <w:t>7</w:t>
            </w:r>
          </w:p>
        </w:tc>
        <w:tc>
          <w:tcPr>
            <w:tcW w:w="5103" w:type="dxa"/>
          </w:tcPr>
          <w:p w14:paraId="0EB6EB5B" w14:textId="44971643" w:rsidR="002E2B9A" w:rsidRPr="00A722CA" w:rsidRDefault="00A75EA5" w:rsidP="002E2B9A">
            <w:pPr>
              <w:rPr>
                <w:rFonts w:cs="Arial"/>
              </w:rPr>
            </w:pPr>
            <w:r>
              <w:rPr>
                <w:rFonts w:cs="Arial"/>
              </w:rPr>
              <w:t>The System</w:t>
            </w:r>
            <w:r w:rsidR="002E2B9A" w:rsidRPr="00A722CA">
              <w:rPr>
                <w:rFonts w:cs="Arial"/>
              </w:rPr>
              <w:t xml:space="preserve"> shall display the status of each question in the question paper as an easy reference to the candidate</w:t>
            </w:r>
          </w:p>
          <w:p w14:paraId="1A6FABDF" w14:textId="77777777" w:rsidR="002E2B9A" w:rsidRPr="00A722CA" w:rsidRDefault="002E2B9A" w:rsidP="002E2B9A">
            <w:pPr>
              <w:rPr>
                <w:rFonts w:cs="Arial"/>
              </w:rPr>
            </w:pPr>
            <w:r w:rsidRPr="00A722CA">
              <w:rPr>
                <w:rFonts w:cs="Arial"/>
              </w:rPr>
              <w:lastRenderedPageBreak/>
              <w:t>Questions shall have the following status:</w:t>
            </w:r>
          </w:p>
          <w:p w14:paraId="49214B20" w14:textId="77777777" w:rsidR="002E2B9A" w:rsidRPr="00A722CA" w:rsidRDefault="002E2B9A" w:rsidP="002E2B9A">
            <w:pPr>
              <w:pStyle w:val="ListParagraph"/>
              <w:numPr>
                <w:ilvl w:val="0"/>
                <w:numId w:val="5"/>
              </w:numPr>
              <w:rPr>
                <w:rFonts w:cs="Arial"/>
              </w:rPr>
            </w:pPr>
            <w:r w:rsidRPr="00A722CA">
              <w:rPr>
                <w:rFonts w:cs="Arial"/>
              </w:rPr>
              <w:t>Yet to be seen</w:t>
            </w:r>
          </w:p>
          <w:p w14:paraId="1D4BDE8C" w14:textId="77777777" w:rsidR="002E2B9A" w:rsidRPr="00A722CA" w:rsidRDefault="002E2B9A" w:rsidP="002E2B9A">
            <w:pPr>
              <w:pStyle w:val="ListParagraph"/>
              <w:numPr>
                <w:ilvl w:val="0"/>
                <w:numId w:val="5"/>
              </w:numPr>
              <w:rPr>
                <w:rFonts w:cs="Arial"/>
              </w:rPr>
            </w:pPr>
            <w:r w:rsidRPr="00A722CA">
              <w:rPr>
                <w:rFonts w:cs="Arial"/>
              </w:rPr>
              <w:t>Seen but Yet to be answered</w:t>
            </w:r>
          </w:p>
          <w:p w14:paraId="02A56520" w14:textId="77777777" w:rsidR="002E2B9A" w:rsidRPr="00A722CA" w:rsidRDefault="002E2B9A" w:rsidP="002E2B9A">
            <w:pPr>
              <w:pStyle w:val="ListParagraph"/>
              <w:numPr>
                <w:ilvl w:val="0"/>
                <w:numId w:val="5"/>
              </w:numPr>
              <w:rPr>
                <w:rFonts w:cs="Arial"/>
              </w:rPr>
            </w:pPr>
            <w:r w:rsidRPr="00A722CA">
              <w:rPr>
                <w:rFonts w:cs="Arial"/>
              </w:rPr>
              <w:t>Answered</w:t>
            </w:r>
          </w:p>
          <w:p w14:paraId="1E251BF3" w14:textId="77777777" w:rsidR="002E2B9A" w:rsidRPr="00A722CA" w:rsidRDefault="002E2B9A" w:rsidP="002E2B9A">
            <w:pPr>
              <w:pStyle w:val="ListParagraph"/>
              <w:numPr>
                <w:ilvl w:val="0"/>
                <w:numId w:val="5"/>
              </w:numPr>
              <w:rPr>
                <w:rFonts w:cs="Arial"/>
              </w:rPr>
            </w:pPr>
            <w:r w:rsidRPr="00A722CA">
              <w:rPr>
                <w:rFonts w:cs="Arial"/>
              </w:rPr>
              <w:t>Marked for Review</w:t>
            </w:r>
          </w:p>
          <w:p w14:paraId="6AD5B899" w14:textId="5C1937DC" w:rsidR="002E2B9A" w:rsidRPr="00A722CA" w:rsidRDefault="002E2B9A" w:rsidP="002E2B9A">
            <w:pPr>
              <w:pStyle w:val="ListParagraph"/>
              <w:numPr>
                <w:ilvl w:val="0"/>
                <w:numId w:val="5"/>
              </w:numPr>
              <w:rPr>
                <w:rFonts w:cs="Arial"/>
              </w:rPr>
            </w:pPr>
            <w:r w:rsidRPr="00A722CA">
              <w:rPr>
                <w:rFonts w:cs="Arial"/>
              </w:rPr>
              <w:t>Saved and Marked for Review</w:t>
            </w:r>
          </w:p>
        </w:tc>
        <w:tc>
          <w:tcPr>
            <w:tcW w:w="992" w:type="dxa"/>
          </w:tcPr>
          <w:p w14:paraId="2417BB12" w14:textId="5160A847" w:rsidR="002E2B9A" w:rsidRPr="00A722CA" w:rsidRDefault="00DF2C8A" w:rsidP="002E2B9A">
            <w:pPr>
              <w:rPr>
                <w:rFonts w:cs="Arial"/>
              </w:rPr>
            </w:pPr>
            <w:r>
              <w:rPr>
                <w:rFonts w:cs="Arial"/>
              </w:rPr>
              <w:lastRenderedPageBreak/>
              <w:t>1</w:t>
            </w:r>
          </w:p>
        </w:tc>
        <w:tc>
          <w:tcPr>
            <w:tcW w:w="1985" w:type="dxa"/>
          </w:tcPr>
          <w:p w14:paraId="3D70742F" w14:textId="730A8FBB" w:rsidR="002E2B9A" w:rsidRPr="00A722CA" w:rsidRDefault="002E2B9A" w:rsidP="002E2B9A">
            <w:pPr>
              <w:rPr>
                <w:rFonts w:cs="Arial"/>
              </w:rPr>
            </w:pPr>
            <w:r w:rsidRPr="00A722CA">
              <w:rPr>
                <w:rFonts w:cs="Arial"/>
              </w:rPr>
              <w:t>EC</w:t>
            </w:r>
          </w:p>
        </w:tc>
      </w:tr>
      <w:tr w:rsidR="002E2B9A" w:rsidRPr="00A722CA" w14:paraId="4DAAD5E4" w14:textId="77777777" w:rsidTr="00EC7F7A">
        <w:tc>
          <w:tcPr>
            <w:tcW w:w="1271" w:type="dxa"/>
          </w:tcPr>
          <w:p w14:paraId="36335388" w14:textId="53568BE6" w:rsidR="002E2B9A" w:rsidRPr="00A722CA" w:rsidRDefault="002E2B9A" w:rsidP="002E2B9A">
            <w:pPr>
              <w:rPr>
                <w:rFonts w:cs="Arial"/>
              </w:rPr>
            </w:pPr>
            <w:r w:rsidRPr="00A722CA">
              <w:rPr>
                <w:rFonts w:cs="Arial"/>
              </w:rPr>
              <w:lastRenderedPageBreak/>
              <w:t>TCCV</w:t>
            </w:r>
            <w:ins w:id="227" w:author="Rishi Choudhary" w:date="2021-01-16T17:59:00Z">
              <w:r w:rsidR="0062188C">
                <w:rPr>
                  <w:rFonts w:cs="Arial"/>
                </w:rPr>
                <w:t xml:space="preserve"> </w:t>
              </w:r>
            </w:ins>
            <w:r w:rsidRPr="00A722CA">
              <w:rPr>
                <w:rFonts w:cs="Arial"/>
              </w:rPr>
              <w:t>8</w:t>
            </w:r>
          </w:p>
        </w:tc>
        <w:tc>
          <w:tcPr>
            <w:tcW w:w="5103" w:type="dxa"/>
          </w:tcPr>
          <w:p w14:paraId="7AF355B3" w14:textId="2790D698" w:rsidR="002E2B9A" w:rsidRPr="00A722CA" w:rsidRDefault="00A75EA5" w:rsidP="002E2B9A">
            <w:pPr>
              <w:rPr>
                <w:rFonts w:cs="Arial"/>
              </w:rPr>
            </w:pPr>
            <w:r>
              <w:rPr>
                <w:rFonts w:cs="Arial"/>
              </w:rPr>
              <w:t>The System</w:t>
            </w:r>
            <w:r w:rsidR="002E2B9A" w:rsidRPr="00A722CA">
              <w:rPr>
                <w:rFonts w:cs="Arial"/>
              </w:rPr>
              <w:t xml:space="preserve"> shall provide the candidate with the option to</w:t>
            </w:r>
            <w:r w:rsidR="00DF2C8A">
              <w:rPr>
                <w:rFonts w:cs="Arial"/>
              </w:rPr>
              <w:t>:</w:t>
            </w:r>
          </w:p>
          <w:p w14:paraId="642BADDC" w14:textId="77777777" w:rsidR="002E2B9A" w:rsidRPr="00A722CA" w:rsidRDefault="002E2B9A" w:rsidP="002E2B9A">
            <w:pPr>
              <w:pStyle w:val="ListParagraph"/>
              <w:numPr>
                <w:ilvl w:val="0"/>
                <w:numId w:val="5"/>
              </w:numPr>
              <w:rPr>
                <w:rFonts w:cs="Arial"/>
              </w:rPr>
            </w:pPr>
            <w:r w:rsidRPr="00A722CA">
              <w:rPr>
                <w:rFonts w:cs="Arial"/>
              </w:rPr>
              <w:t>Go to Next question</w:t>
            </w:r>
          </w:p>
          <w:p w14:paraId="7AB9B83F" w14:textId="77777777" w:rsidR="002E2B9A" w:rsidRPr="00A722CA" w:rsidRDefault="002E2B9A" w:rsidP="002E2B9A">
            <w:pPr>
              <w:pStyle w:val="ListParagraph"/>
              <w:numPr>
                <w:ilvl w:val="0"/>
                <w:numId w:val="5"/>
              </w:numPr>
              <w:rPr>
                <w:rFonts w:cs="Arial"/>
              </w:rPr>
            </w:pPr>
            <w:r w:rsidRPr="00A722CA">
              <w:rPr>
                <w:rFonts w:cs="Arial"/>
              </w:rPr>
              <w:t>Go to previous question</w:t>
            </w:r>
          </w:p>
          <w:p w14:paraId="41DE353C" w14:textId="77777777" w:rsidR="002E2B9A" w:rsidRPr="00A722CA" w:rsidRDefault="002E2B9A" w:rsidP="002E2B9A">
            <w:pPr>
              <w:pStyle w:val="ListParagraph"/>
              <w:numPr>
                <w:ilvl w:val="0"/>
                <w:numId w:val="5"/>
              </w:numPr>
              <w:rPr>
                <w:rFonts w:cs="Arial"/>
              </w:rPr>
            </w:pPr>
            <w:r w:rsidRPr="00A722CA">
              <w:rPr>
                <w:rFonts w:cs="Arial"/>
              </w:rPr>
              <w:t>Clear an answer that was incorrectly selected</w:t>
            </w:r>
          </w:p>
          <w:p w14:paraId="04AD0B74" w14:textId="77777777" w:rsidR="002E2B9A" w:rsidRPr="00A722CA" w:rsidRDefault="002E2B9A" w:rsidP="002E2B9A">
            <w:pPr>
              <w:pStyle w:val="ListParagraph"/>
              <w:numPr>
                <w:ilvl w:val="0"/>
                <w:numId w:val="5"/>
              </w:numPr>
              <w:rPr>
                <w:rFonts w:cs="Arial"/>
              </w:rPr>
            </w:pPr>
            <w:r w:rsidRPr="00A722CA">
              <w:rPr>
                <w:rFonts w:cs="Arial"/>
              </w:rPr>
              <w:t>Submit the responses at the end of the test</w:t>
            </w:r>
          </w:p>
          <w:p w14:paraId="6A185907" w14:textId="52066BDC" w:rsidR="002E2B9A" w:rsidRPr="00A722CA" w:rsidRDefault="002E2B9A" w:rsidP="002E2B9A">
            <w:pPr>
              <w:pStyle w:val="ListParagraph"/>
              <w:numPr>
                <w:ilvl w:val="0"/>
                <w:numId w:val="5"/>
              </w:numPr>
              <w:rPr>
                <w:rFonts w:cs="Arial"/>
              </w:rPr>
            </w:pPr>
            <w:r w:rsidRPr="00A722CA">
              <w:rPr>
                <w:rFonts w:cs="Arial"/>
              </w:rPr>
              <w:t>Go to a specific question by number</w:t>
            </w:r>
          </w:p>
        </w:tc>
        <w:tc>
          <w:tcPr>
            <w:tcW w:w="992" w:type="dxa"/>
          </w:tcPr>
          <w:p w14:paraId="431C4C77" w14:textId="04248915" w:rsidR="002E2B9A" w:rsidRPr="00A722CA" w:rsidRDefault="00DF2C8A" w:rsidP="002E2B9A">
            <w:pPr>
              <w:rPr>
                <w:rFonts w:cs="Arial"/>
              </w:rPr>
            </w:pPr>
            <w:r>
              <w:rPr>
                <w:rFonts w:cs="Arial"/>
              </w:rPr>
              <w:t>1</w:t>
            </w:r>
          </w:p>
        </w:tc>
        <w:tc>
          <w:tcPr>
            <w:tcW w:w="1985" w:type="dxa"/>
          </w:tcPr>
          <w:p w14:paraId="2FAE52CA" w14:textId="7738EF51" w:rsidR="002E2B9A" w:rsidRPr="00A722CA" w:rsidRDefault="002E2B9A" w:rsidP="002E2B9A">
            <w:pPr>
              <w:rPr>
                <w:rFonts w:cs="Arial"/>
              </w:rPr>
            </w:pPr>
            <w:r w:rsidRPr="00A722CA">
              <w:rPr>
                <w:rFonts w:cs="Arial"/>
              </w:rPr>
              <w:t>EC</w:t>
            </w:r>
          </w:p>
        </w:tc>
      </w:tr>
      <w:tr w:rsidR="002E2B9A" w:rsidRPr="00A722CA" w14:paraId="0380AA39" w14:textId="77777777" w:rsidTr="00EC7F7A">
        <w:tc>
          <w:tcPr>
            <w:tcW w:w="1271" w:type="dxa"/>
          </w:tcPr>
          <w:p w14:paraId="2DDC62BF" w14:textId="3A41E9A5" w:rsidR="002E2B9A" w:rsidRPr="00A722CA" w:rsidRDefault="002E2B9A" w:rsidP="002E2B9A">
            <w:pPr>
              <w:rPr>
                <w:rFonts w:cs="Arial"/>
              </w:rPr>
            </w:pPr>
            <w:r w:rsidRPr="00A722CA">
              <w:rPr>
                <w:rFonts w:cs="Arial"/>
              </w:rPr>
              <w:t>TCCV</w:t>
            </w:r>
            <w:ins w:id="228" w:author="Rishi Choudhary" w:date="2021-01-16T17:59:00Z">
              <w:r w:rsidR="0062188C">
                <w:rPr>
                  <w:rFonts w:cs="Arial"/>
                </w:rPr>
                <w:t xml:space="preserve"> </w:t>
              </w:r>
            </w:ins>
            <w:r w:rsidRPr="00A722CA">
              <w:rPr>
                <w:rFonts w:cs="Arial"/>
              </w:rPr>
              <w:t>9</w:t>
            </w:r>
          </w:p>
        </w:tc>
        <w:tc>
          <w:tcPr>
            <w:tcW w:w="5103" w:type="dxa"/>
          </w:tcPr>
          <w:p w14:paraId="7AC507D5" w14:textId="7A853E63" w:rsidR="002E2B9A" w:rsidRPr="00A722CA" w:rsidRDefault="002E2B9A" w:rsidP="002E2B9A">
            <w:pPr>
              <w:rPr>
                <w:rFonts w:cs="Arial"/>
              </w:rPr>
            </w:pPr>
            <w:r w:rsidRPr="00A722CA">
              <w:rPr>
                <w:rFonts w:cs="Arial"/>
              </w:rPr>
              <w:t xml:space="preserve">Based on the client specification </w:t>
            </w:r>
            <w:r w:rsidR="00A75EA5">
              <w:rPr>
                <w:rFonts w:cs="Arial"/>
              </w:rPr>
              <w:t>the System</w:t>
            </w:r>
            <w:r w:rsidRPr="00A722CA">
              <w:rPr>
                <w:rFonts w:cs="Arial"/>
              </w:rPr>
              <w:t xml:space="preserve"> shall:</w:t>
            </w:r>
          </w:p>
          <w:p w14:paraId="73CA7D66" w14:textId="77777777" w:rsidR="002E2B9A" w:rsidRPr="00A722CA" w:rsidRDefault="002E2B9A" w:rsidP="002E2B9A">
            <w:pPr>
              <w:pStyle w:val="ListParagraph"/>
              <w:numPr>
                <w:ilvl w:val="0"/>
                <w:numId w:val="5"/>
              </w:numPr>
              <w:rPr>
                <w:rFonts w:cs="Arial"/>
              </w:rPr>
            </w:pPr>
            <w:r w:rsidRPr="00A722CA">
              <w:rPr>
                <w:rFonts w:cs="Arial"/>
              </w:rPr>
              <w:t>Enable the Submit button just before the completion of time for the test</w:t>
            </w:r>
          </w:p>
          <w:p w14:paraId="3A39982F" w14:textId="77777777" w:rsidR="002E2B9A" w:rsidRPr="00A722CA" w:rsidRDefault="002E2B9A" w:rsidP="002E2B9A">
            <w:pPr>
              <w:pStyle w:val="ListParagraph"/>
              <w:numPr>
                <w:ilvl w:val="0"/>
                <w:numId w:val="5"/>
              </w:numPr>
              <w:rPr>
                <w:rFonts w:cs="Arial"/>
              </w:rPr>
            </w:pPr>
            <w:r w:rsidRPr="00A722CA">
              <w:rPr>
                <w:rFonts w:cs="Arial"/>
              </w:rPr>
              <w:t>Auto submit the responses marked by the candidate at the time of completion of time for the test</w:t>
            </w:r>
          </w:p>
        </w:tc>
        <w:tc>
          <w:tcPr>
            <w:tcW w:w="992" w:type="dxa"/>
          </w:tcPr>
          <w:p w14:paraId="4E900CBA" w14:textId="0A791B65" w:rsidR="002E2B9A" w:rsidRPr="00A722CA" w:rsidRDefault="00AC0189" w:rsidP="002E2B9A">
            <w:pPr>
              <w:rPr>
                <w:rFonts w:cs="Arial"/>
              </w:rPr>
            </w:pPr>
            <w:r>
              <w:rPr>
                <w:rFonts w:cs="Arial"/>
              </w:rPr>
              <w:t>1</w:t>
            </w:r>
          </w:p>
        </w:tc>
        <w:tc>
          <w:tcPr>
            <w:tcW w:w="1985" w:type="dxa"/>
          </w:tcPr>
          <w:p w14:paraId="07452A9E" w14:textId="5E41F654" w:rsidR="002E2B9A" w:rsidRPr="00A722CA" w:rsidRDefault="002E2B9A" w:rsidP="002E2B9A">
            <w:pPr>
              <w:rPr>
                <w:rFonts w:cs="Arial"/>
              </w:rPr>
            </w:pPr>
            <w:r w:rsidRPr="00A722CA">
              <w:rPr>
                <w:rFonts w:cs="Arial"/>
              </w:rPr>
              <w:t>EC</w:t>
            </w:r>
          </w:p>
        </w:tc>
      </w:tr>
      <w:tr w:rsidR="002E2B9A" w:rsidRPr="00A722CA" w14:paraId="07346E66" w14:textId="77777777" w:rsidTr="00EC7F7A">
        <w:tc>
          <w:tcPr>
            <w:tcW w:w="1271" w:type="dxa"/>
          </w:tcPr>
          <w:p w14:paraId="7A0EF05F" w14:textId="0DAD38C9" w:rsidR="002E2B9A" w:rsidRPr="00A722CA" w:rsidRDefault="002E2B9A" w:rsidP="002E2B9A">
            <w:pPr>
              <w:rPr>
                <w:rFonts w:cs="Arial"/>
              </w:rPr>
            </w:pPr>
            <w:r w:rsidRPr="00A722CA">
              <w:rPr>
                <w:rFonts w:cs="Arial"/>
              </w:rPr>
              <w:t>TCCV</w:t>
            </w:r>
            <w:ins w:id="229" w:author="Rishi Choudhary" w:date="2021-01-16T17:59:00Z">
              <w:r w:rsidR="0062188C">
                <w:rPr>
                  <w:rFonts w:cs="Arial"/>
                </w:rPr>
                <w:t xml:space="preserve"> </w:t>
              </w:r>
            </w:ins>
            <w:r w:rsidRPr="00A722CA">
              <w:rPr>
                <w:rFonts w:cs="Arial"/>
              </w:rPr>
              <w:t>10</w:t>
            </w:r>
          </w:p>
        </w:tc>
        <w:tc>
          <w:tcPr>
            <w:tcW w:w="5103" w:type="dxa"/>
          </w:tcPr>
          <w:p w14:paraId="2A285809" w14:textId="64B74C81" w:rsidR="002E2B9A" w:rsidRPr="00A722CA" w:rsidRDefault="002E2B9A" w:rsidP="002E2B9A">
            <w:pPr>
              <w:rPr>
                <w:rFonts w:cs="Arial"/>
              </w:rPr>
            </w:pPr>
            <w:r w:rsidRPr="00A722CA">
              <w:rPr>
                <w:rFonts w:cs="Arial"/>
              </w:rPr>
              <w:t xml:space="preserve">Based on the client specification </w:t>
            </w:r>
            <w:r w:rsidR="00A75EA5">
              <w:rPr>
                <w:rFonts w:cs="Arial"/>
              </w:rPr>
              <w:t>the System</w:t>
            </w:r>
            <w:r w:rsidRPr="00A722CA">
              <w:rPr>
                <w:rFonts w:cs="Arial"/>
              </w:rPr>
              <w:t xml:space="preserve"> shall:</w:t>
            </w:r>
          </w:p>
          <w:p w14:paraId="68C61DEB" w14:textId="1A067B13" w:rsidR="002E2B9A" w:rsidRPr="00A722CA" w:rsidRDefault="002E2B9A" w:rsidP="002E2B9A">
            <w:pPr>
              <w:pStyle w:val="ListParagraph"/>
              <w:numPr>
                <w:ilvl w:val="0"/>
                <w:numId w:val="5"/>
              </w:numPr>
              <w:rPr>
                <w:rFonts w:cs="Arial"/>
              </w:rPr>
            </w:pPr>
            <w:r w:rsidRPr="00A722CA">
              <w:rPr>
                <w:rFonts w:cs="Arial"/>
              </w:rPr>
              <w:t>Show the candidate the number of questions attempted and correct</w:t>
            </w:r>
          </w:p>
          <w:p w14:paraId="1376B99C" w14:textId="77777777" w:rsidR="002E2B9A" w:rsidRPr="00A722CA" w:rsidRDefault="002E2B9A" w:rsidP="002E2B9A">
            <w:pPr>
              <w:pStyle w:val="ListParagraph"/>
              <w:numPr>
                <w:ilvl w:val="0"/>
                <w:numId w:val="5"/>
              </w:numPr>
              <w:rPr>
                <w:rFonts w:cs="Arial"/>
              </w:rPr>
            </w:pPr>
            <w:r w:rsidRPr="00A722CA">
              <w:rPr>
                <w:rFonts w:cs="Arial"/>
              </w:rPr>
              <w:t>Show the candidate the number of questions attempted and incorrect</w:t>
            </w:r>
          </w:p>
          <w:p w14:paraId="4CBB451A" w14:textId="77777777" w:rsidR="002E2B9A" w:rsidRPr="00A722CA" w:rsidRDefault="002E2B9A" w:rsidP="002E2B9A">
            <w:pPr>
              <w:pStyle w:val="ListParagraph"/>
              <w:numPr>
                <w:ilvl w:val="0"/>
                <w:numId w:val="5"/>
              </w:numPr>
              <w:rPr>
                <w:rFonts w:cs="Arial"/>
              </w:rPr>
            </w:pPr>
            <w:r w:rsidRPr="00A722CA">
              <w:rPr>
                <w:rFonts w:cs="Arial"/>
              </w:rPr>
              <w:t>Show the candidate the number of questions not attempted</w:t>
            </w:r>
          </w:p>
        </w:tc>
        <w:tc>
          <w:tcPr>
            <w:tcW w:w="992" w:type="dxa"/>
          </w:tcPr>
          <w:p w14:paraId="4756CF76" w14:textId="631CA398" w:rsidR="002E2B9A" w:rsidRPr="00A722CA" w:rsidRDefault="00AC0189" w:rsidP="002E2B9A">
            <w:pPr>
              <w:rPr>
                <w:rFonts w:cs="Arial"/>
              </w:rPr>
            </w:pPr>
            <w:r>
              <w:rPr>
                <w:rFonts w:cs="Arial"/>
              </w:rPr>
              <w:t>1</w:t>
            </w:r>
          </w:p>
        </w:tc>
        <w:tc>
          <w:tcPr>
            <w:tcW w:w="1985" w:type="dxa"/>
          </w:tcPr>
          <w:p w14:paraId="6861B39D" w14:textId="2393D0C1" w:rsidR="002E2B9A" w:rsidRPr="00A722CA" w:rsidRDefault="002E2B9A" w:rsidP="002E2B9A">
            <w:pPr>
              <w:rPr>
                <w:rFonts w:cs="Arial"/>
              </w:rPr>
            </w:pPr>
            <w:r w:rsidRPr="00A722CA">
              <w:rPr>
                <w:rFonts w:cs="Arial"/>
              </w:rPr>
              <w:t>EC</w:t>
            </w:r>
          </w:p>
        </w:tc>
      </w:tr>
      <w:tr w:rsidR="002E2B9A" w:rsidRPr="00A722CA" w14:paraId="1BE29864" w14:textId="77777777" w:rsidTr="00EC7F7A">
        <w:tc>
          <w:tcPr>
            <w:tcW w:w="1271" w:type="dxa"/>
          </w:tcPr>
          <w:p w14:paraId="017BE2CD" w14:textId="49682254" w:rsidR="002E2B9A" w:rsidRPr="00A722CA" w:rsidRDefault="002E2B9A" w:rsidP="002E2B9A">
            <w:pPr>
              <w:rPr>
                <w:rFonts w:cs="Arial"/>
              </w:rPr>
            </w:pPr>
            <w:r w:rsidRPr="00A722CA">
              <w:rPr>
                <w:rFonts w:cs="Arial"/>
              </w:rPr>
              <w:t>TCCV</w:t>
            </w:r>
            <w:ins w:id="230" w:author="Rishi Choudhary" w:date="2021-01-16T17:59:00Z">
              <w:r w:rsidR="0062188C">
                <w:rPr>
                  <w:rFonts w:cs="Arial"/>
                </w:rPr>
                <w:t xml:space="preserve"> </w:t>
              </w:r>
            </w:ins>
            <w:r w:rsidRPr="00A722CA">
              <w:rPr>
                <w:rFonts w:cs="Arial"/>
              </w:rPr>
              <w:t>11</w:t>
            </w:r>
          </w:p>
        </w:tc>
        <w:tc>
          <w:tcPr>
            <w:tcW w:w="5103" w:type="dxa"/>
          </w:tcPr>
          <w:p w14:paraId="08B8783D" w14:textId="66FEEA78" w:rsidR="002E2B9A" w:rsidRPr="00A722CA" w:rsidRDefault="00A75EA5" w:rsidP="002E2B9A">
            <w:pPr>
              <w:rPr>
                <w:rFonts w:cs="Arial"/>
              </w:rPr>
            </w:pPr>
            <w:r>
              <w:rPr>
                <w:rFonts w:cs="Arial"/>
              </w:rPr>
              <w:t>The System</w:t>
            </w:r>
            <w:r w:rsidR="002E2B9A" w:rsidRPr="00A722CA">
              <w:rPr>
                <w:rFonts w:cs="Arial"/>
              </w:rPr>
              <w:t xml:space="preserve"> shall display the raw score of the test to the candidate if configured</w:t>
            </w:r>
          </w:p>
        </w:tc>
        <w:tc>
          <w:tcPr>
            <w:tcW w:w="992" w:type="dxa"/>
          </w:tcPr>
          <w:p w14:paraId="27E9849E" w14:textId="5CBCE282" w:rsidR="002E2B9A" w:rsidRPr="00A722CA" w:rsidRDefault="00AC0189" w:rsidP="002E2B9A">
            <w:pPr>
              <w:rPr>
                <w:rFonts w:cs="Arial"/>
              </w:rPr>
            </w:pPr>
            <w:r>
              <w:rPr>
                <w:rFonts w:cs="Arial"/>
              </w:rPr>
              <w:t>1</w:t>
            </w:r>
          </w:p>
        </w:tc>
        <w:tc>
          <w:tcPr>
            <w:tcW w:w="1985" w:type="dxa"/>
          </w:tcPr>
          <w:p w14:paraId="4491792D" w14:textId="78BC4697" w:rsidR="002E2B9A" w:rsidRPr="00A722CA" w:rsidRDefault="002E2B9A" w:rsidP="002E2B9A">
            <w:pPr>
              <w:rPr>
                <w:rFonts w:cs="Arial"/>
              </w:rPr>
            </w:pPr>
            <w:r w:rsidRPr="00A722CA">
              <w:rPr>
                <w:rFonts w:cs="Arial"/>
              </w:rPr>
              <w:t>EC</w:t>
            </w:r>
          </w:p>
        </w:tc>
      </w:tr>
      <w:tr w:rsidR="002E2B9A" w:rsidRPr="00A722CA" w14:paraId="00022304" w14:textId="77777777" w:rsidTr="00EC7F7A">
        <w:tc>
          <w:tcPr>
            <w:tcW w:w="1271" w:type="dxa"/>
          </w:tcPr>
          <w:p w14:paraId="20DF2EBB" w14:textId="3AF9C9E8" w:rsidR="002E2B9A" w:rsidRPr="00A722CA" w:rsidRDefault="002E2B9A" w:rsidP="002E2B9A">
            <w:pPr>
              <w:rPr>
                <w:rFonts w:cs="Arial"/>
              </w:rPr>
            </w:pPr>
            <w:r w:rsidRPr="00A722CA">
              <w:rPr>
                <w:rFonts w:cs="Arial"/>
              </w:rPr>
              <w:t>TCCV</w:t>
            </w:r>
            <w:ins w:id="231" w:author="Rishi Choudhary" w:date="2021-01-16T17:59:00Z">
              <w:r w:rsidR="0062188C">
                <w:rPr>
                  <w:rFonts w:cs="Arial"/>
                </w:rPr>
                <w:t xml:space="preserve"> </w:t>
              </w:r>
            </w:ins>
            <w:r w:rsidRPr="00A722CA">
              <w:rPr>
                <w:rFonts w:cs="Arial"/>
              </w:rPr>
              <w:t>12</w:t>
            </w:r>
          </w:p>
        </w:tc>
        <w:tc>
          <w:tcPr>
            <w:tcW w:w="5103" w:type="dxa"/>
          </w:tcPr>
          <w:p w14:paraId="2D1081FE" w14:textId="276EE7C5" w:rsidR="002E2B9A" w:rsidRPr="00A722CA" w:rsidRDefault="002E2B9A" w:rsidP="002E2B9A">
            <w:pPr>
              <w:rPr>
                <w:rFonts w:cs="Arial"/>
              </w:rPr>
            </w:pPr>
            <w:r w:rsidRPr="00A722CA">
              <w:rPr>
                <w:rFonts w:cs="Arial"/>
              </w:rPr>
              <w:t>The System shall solicit a feedback about the Test from the Candidate. The questions shall be pre-defined and put in consultation with the Customer.</w:t>
            </w:r>
          </w:p>
        </w:tc>
        <w:tc>
          <w:tcPr>
            <w:tcW w:w="992" w:type="dxa"/>
          </w:tcPr>
          <w:p w14:paraId="6D57C0BE" w14:textId="3A3F1520" w:rsidR="002E2B9A" w:rsidRPr="00A722CA" w:rsidRDefault="00AC0189" w:rsidP="002E2B9A">
            <w:pPr>
              <w:rPr>
                <w:rFonts w:cs="Arial"/>
              </w:rPr>
            </w:pPr>
            <w:r>
              <w:rPr>
                <w:rFonts w:cs="Arial"/>
              </w:rPr>
              <w:t>2</w:t>
            </w:r>
          </w:p>
        </w:tc>
        <w:tc>
          <w:tcPr>
            <w:tcW w:w="1985" w:type="dxa"/>
          </w:tcPr>
          <w:p w14:paraId="5A8A2033" w14:textId="69ECFDD2" w:rsidR="002E2B9A" w:rsidRPr="00A722CA" w:rsidRDefault="002E2B9A" w:rsidP="002E2B9A">
            <w:pPr>
              <w:rPr>
                <w:rFonts w:cs="Arial"/>
              </w:rPr>
            </w:pPr>
            <w:r w:rsidRPr="00A722CA">
              <w:rPr>
                <w:rFonts w:cs="Arial"/>
              </w:rPr>
              <w:t>EC</w:t>
            </w:r>
          </w:p>
        </w:tc>
      </w:tr>
      <w:tr w:rsidR="002E2B9A" w:rsidRPr="00A722CA" w14:paraId="7F7068A3" w14:textId="77777777" w:rsidTr="00EC7F7A">
        <w:tc>
          <w:tcPr>
            <w:tcW w:w="1271" w:type="dxa"/>
          </w:tcPr>
          <w:p w14:paraId="5EFCF8D0" w14:textId="1BC39782" w:rsidR="002E2B9A" w:rsidRPr="00A722CA" w:rsidRDefault="002E2B9A" w:rsidP="002E2B9A">
            <w:pPr>
              <w:rPr>
                <w:rFonts w:cs="Arial"/>
              </w:rPr>
            </w:pPr>
            <w:r w:rsidRPr="00A722CA">
              <w:rPr>
                <w:rFonts w:cs="Arial"/>
              </w:rPr>
              <w:t>TCCV</w:t>
            </w:r>
            <w:ins w:id="232" w:author="Rishi Choudhary" w:date="2021-01-16T17:59:00Z">
              <w:r w:rsidR="0062188C">
                <w:rPr>
                  <w:rFonts w:cs="Arial"/>
                </w:rPr>
                <w:t xml:space="preserve"> </w:t>
              </w:r>
            </w:ins>
            <w:r w:rsidRPr="00A722CA">
              <w:rPr>
                <w:rFonts w:cs="Arial"/>
              </w:rPr>
              <w:t>13</w:t>
            </w:r>
          </w:p>
        </w:tc>
        <w:tc>
          <w:tcPr>
            <w:tcW w:w="5103" w:type="dxa"/>
          </w:tcPr>
          <w:p w14:paraId="29E21E27" w14:textId="5C75F63A" w:rsidR="002E2B9A" w:rsidRPr="00A722CA" w:rsidRDefault="00A75EA5" w:rsidP="002E2B9A">
            <w:pPr>
              <w:rPr>
                <w:rFonts w:cs="Arial"/>
              </w:rPr>
            </w:pPr>
            <w:r>
              <w:rPr>
                <w:rFonts w:cs="Arial"/>
              </w:rPr>
              <w:t>The System</w:t>
            </w:r>
            <w:r w:rsidR="002E2B9A" w:rsidRPr="00A722CA">
              <w:rPr>
                <w:rFonts w:cs="Arial"/>
              </w:rPr>
              <w:t xml:space="preserve"> shall generate a Candidate Test Response Sheet in hard copy format.</w:t>
            </w:r>
          </w:p>
        </w:tc>
        <w:tc>
          <w:tcPr>
            <w:tcW w:w="992" w:type="dxa"/>
          </w:tcPr>
          <w:p w14:paraId="62AB88CB" w14:textId="211A4006" w:rsidR="002E2B9A" w:rsidRPr="00A722CA" w:rsidRDefault="00AC0189" w:rsidP="002E2B9A">
            <w:pPr>
              <w:rPr>
                <w:rFonts w:cs="Arial"/>
              </w:rPr>
            </w:pPr>
            <w:r>
              <w:rPr>
                <w:rFonts w:cs="Arial"/>
              </w:rPr>
              <w:t>2</w:t>
            </w:r>
          </w:p>
        </w:tc>
        <w:tc>
          <w:tcPr>
            <w:tcW w:w="1985" w:type="dxa"/>
          </w:tcPr>
          <w:p w14:paraId="69ABD0A6" w14:textId="43D261F1" w:rsidR="002E2B9A" w:rsidRPr="00A722CA" w:rsidRDefault="002E2B9A" w:rsidP="002E2B9A">
            <w:pPr>
              <w:rPr>
                <w:rFonts w:cs="Arial"/>
              </w:rPr>
            </w:pPr>
            <w:r w:rsidRPr="00A722CA">
              <w:rPr>
                <w:rFonts w:cs="Arial"/>
              </w:rPr>
              <w:t>EC</w:t>
            </w:r>
          </w:p>
        </w:tc>
      </w:tr>
      <w:tr w:rsidR="002E2B9A" w:rsidRPr="00A722CA" w14:paraId="36CA7462" w14:textId="77777777" w:rsidTr="00EC7F7A">
        <w:tc>
          <w:tcPr>
            <w:tcW w:w="1271" w:type="dxa"/>
          </w:tcPr>
          <w:p w14:paraId="166B2A7B" w14:textId="399821FB" w:rsidR="002E2B9A" w:rsidRPr="00A722CA" w:rsidRDefault="002E2B9A" w:rsidP="002E2B9A">
            <w:pPr>
              <w:rPr>
                <w:rFonts w:cs="Arial"/>
              </w:rPr>
            </w:pPr>
            <w:r w:rsidRPr="00A722CA">
              <w:rPr>
                <w:rFonts w:cs="Arial"/>
              </w:rPr>
              <w:t>TCCV</w:t>
            </w:r>
            <w:ins w:id="233" w:author="Rishi Choudhary" w:date="2021-01-16T17:59:00Z">
              <w:r w:rsidR="0062188C">
                <w:rPr>
                  <w:rFonts w:cs="Arial"/>
                </w:rPr>
                <w:t xml:space="preserve"> </w:t>
              </w:r>
            </w:ins>
            <w:r w:rsidRPr="00A722CA">
              <w:rPr>
                <w:rFonts w:cs="Arial"/>
              </w:rPr>
              <w:t>14</w:t>
            </w:r>
          </w:p>
        </w:tc>
        <w:tc>
          <w:tcPr>
            <w:tcW w:w="5103" w:type="dxa"/>
          </w:tcPr>
          <w:p w14:paraId="28496E80" w14:textId="3473F9D8" w:rsidR="002E2B9A" w:rsidRPr="00A722CA" w:rsidRDefault="00A75EA5" w:rsidP="002E2B9A">
            <w:pPr>
              <w:rPr>
                <w:rFonts w:cs="Arial"/>
              </w:rPr>
            </w:pPr>
            <w:r>
              <w:rPr>
                <w:rFonts w:cs="Arial"/>
              </w:rPr>
              <w:t>The System</w:t>
            </w:r>
            <w:r w:rsidR="002E2B9A" w:rsidRPr="00A722CA">
              <w:rPr>
                <w:rFonts w:cs="Arial"/>
              </w:rPr>
              <w:t xml:space="preserve"> shall logout the candidate after a pre-set time of completion of the test.</w:t>
            </w:r>
          </w:p>
        </w:tc>
        <w:tc>
          <w:tcPr>
            <w:tcW w:w="992" w:type="dxa"/>
          </w:tcPr>
          <w:p w14:paraId="2420F8B9" w14:textId="0F2FA27D" w:rsidR="002E2B9A" w:rsidRPr="00A722CA" w:rsidRDefault="00AC0189" w:rsidP="002E2B9A">
            <w:pPr>
              <w:rPr>
                <w:rFonts w:cs="Arial"/>
              </w:rPr>
            </w:pPr>
            <w:r>
              <w:rPr>
                <w:rFonts w:cs="Arial"/>
              </w:rPr>
              <w:t>1</w:t>
            </w:r>
          </w:p>
        </w:tc>
        <w:tc>
          <w:tcPr>
            <w:tcW w:w="1985" w:type="dxa"/>
          </w:tcPr>
          <w:p w14:paraId="1FF28AFB" w14:textId="79042FAB" w:rsidR="002E2B9A" w:rsidRPr="00A722CA" w:rsidRDefault="002E2B9A" w:rsidP="002E2B9A">
            <w:pPr>
              <w:rPr>
                <w:rFonts w:cs="Arial"/>
              </w:rPr>
            </w:pPr>
            <w:r w:rsidRPr="00A722CA">
              <w:rPr>
                <w:rFonts w:cs="Arial"/>
              </w:rPr>
              <w:t>EC</w:t>
            </w:r>
          </w:p>
        </w:tc>
      </w:tr>
    </w:tbl>
    <w:p w14:paraId="0FDFAC18" w14:textId="77777777" w:rsidR="00821E27" w:rsidRPr="00A722CA" w:rsidRDefault="00821E27" w:rsidP="00821E27">
      <w:pPr>
        <w:rPr>
          <w:rFonts w:cs="Arial"/>
        </w:rPr>
      </w:pPr>
    </w:p>
    <w:p w14:paraId="12D9DC0E" w14:textId="77777777" w:rsidR="00821E27" w:rsidRPr="00A722CA" w:rsidRDefault="00821E27" w:rsidP="00821E27">
      <w:pPr>
        <w:pStyle w:val="Heading2"/>
        <w:rPr>
          <w:rFonts w:cs="Arial"/>
        </w:rPr>
      </w:pPr>
      <w:bookmarkStart w:id="234" w:name="_Toc19801119"/>
      <w:bookmarkStart w:id="235" w:name="_Toc20317974"/>
      <w:r w:rsidRPr="00A722CA">
        <w:rPr>
          <w:rFonts w:cs="Arial"/>
        </w:rPr>
        <w:t>Test Conduct – EDUTEST View (TCEV)</w:t>
      </w:r>
      <w:bookmarkEnd w:id="234"/>
      <w:bookmarkEnd w:id="235"/>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821E27" w:rsidRPr="00A722CA" w14:paraId="75D6457F" w14:textId="77777777" w:rsidTr="00EC7F7A">
        <w:tc>
          <w:tcPr>
            <w:tcW w:w="1271" w:type="dxa"/>
            <w:shd w:val="clear" w:color="auto" w:fill="BFBFBF" w:themeFill="background1" w:themeFillShade="BF"/>
          </w:tcPr>
          <w:p w14:paraId="4ADBB590" w14:textId="77777777" w:rsidR="00821E27" w:rsidRPr="00A722CA" w:rsidRDefault="00821E27" w:rsidP="00EC7F7A">
            <w:pPr>
              <w:rPr>
                <w:rFonts w:cs="Arial"/>
                <w:b/>
              </w:rPr>
            </w:pPr>
            <w:r w:rsidRPr="00A722CA">
              <w:rPr>
                <w:rFonts w:cs="Arial"/>
                <w:b/>
              </w:rPr>
              <w:t>ID</w:t>
            </w:r>
          </w:p>
        </w:tc>
        <w:tc>
          <w:tcPr>
            <w:tcW w:w="5103" w:type="dxa"/>
            <w:shd w:val="clear" w:color="auto" w:fill="BFBFBF" w:themeFill="background1" w:themeFillShade="BF"/>
          </w:tcPr>
          <w:p w14:paraId="69D14328" w14:textId="77777777" w:rsidR="00821E27" w:rsidRPr="00A722CA" w:rsidRDefault="00821E27" w:rsidP="00EC7F7A">
            <w:pPr>
              <w:rPr>
                <w:rFonts w:cs="Arial"/>
                <w:b/>
              </w:rPr>
            </w:pPr>
            <w:r w:rsidRPr="00A722CA">
              <w:rPr>
                <w:rFonts w:cs="Arial"/>
                <w:b/>
              </w:rPr>
              <w:t>Requirement</w:t>
            </w:r>
          </w:p>
        </w:tc>
        <w:tc>
          <w:tcPr>
            <w:tcW w:w="992" w:type="dxa"/>
            <w:shd w:val="clear" w:color="auto" w:fill="BFBFBF" w:themeFill="background1" w:themeFillShade="BF"/>
          </w:tcPr>
          <w:p w14:paraId="1C0A3A50" w14:textId="77777777" w:rsidR="00821E27" w:rsidRPr="00A722CA" w:rsidRDefault="00821E27" w:rsidP="00EC7F7A">
            <w:pPr>
              <w:rPr>
                <w:rFonts w:cs="Arial"/>
                <w:b/>
              </w:rPr>
            </w:pPr>
            <w:r w:rsidRPr="00A722CA">
              <w:rPr>
                <w:rFonts w:cs="Arial"/>
                <w:b/>
              </w:rPr>
              <w:t>Priority</w:t>
            </w:r>
          </w:p>
        </w:tc>
        <w:tc>
          <w:tcPr>
            <w:tcW w:w="1985" w:type="dxa"/>
            <w:shd w:val="clear" w:color="auto" w:fill="BFBFBF" w:themeFill="background1" w:themeFillShade="BF"/>
          </w:tcPr>
          <w:p w14:paraId="4F6BCE4D" w14:textId="3F078209" w:rsidR="00821E27" w:rsidRPr="00A722CA" w:rsidRDefault="00487289" w:rsidP="00EC7F7A">
            <w:pPr>
              <w:rPr>
                <w:rFonts w:cs="Arial"/>
                <w:b/>
              </w:rPr>
            </w:pPr>
            <w:r w:rsidRPr="00A722CA">
              <w:rPr>
                <w:rFonts w:cs="Arial"/>
                <w:b/>
              </w:rPr>
              <w:t>Business Process Reference</w:t>
            </w:r>
          </w:p>
        </w:tc>
      </w:tr>
      <w:tr w:rsidR="00821E27" w:rsidRPr="00A722CA" w14:paraId="076DA062" w14:textId="77777777" w:rsidTr="00EC7F7A">
        <w:tc>
          <w:tcPr>
            <w:tcW w:w="1271" w:type="dxa"/>
          </w:tcPr>
          <w:p w14:paraId="38351E0F" w14:textId="1C5C662A" w:rsidR="00821E27" w:rsidRPr="00A722CA" w:rsidRDefault="00821E27" w:rsidP="00EC7F7A">
            <w:pPr>
              <w:rPr>
                <w:rFonts w:cs="Arial"/>
              </w:rPr>
            </w:pPr>
            <w:r w:rsidRPr="00A722CA">
              <w:rPr>
                <w:rFonts w:cs="Arial"/>
              </w:rPr>
              <w:t>TCEV</w:t>
            </w:r>
            <w:ins w:id="236" w:author="Rishi Choudhary" w:date="2021-01-16T17:59:00Z">
              <w:r w:rsidR="0062188C">
                <w:rPr>
                  <w:rFonts w:cs="Arial"/>
                </w:rPr>
                <w:t xml:space="preserve"> </w:t>
              </w:r>
            </w:ins>
            <w:r w:rsidRPr="00A722CA">
              <w:rPr>
                <w:rFonts w:cs="Arial"/>
              </w:rPr>
              <w:t>1</w:t>
            </w:r>
          </w:p>
        </w:tc>
        <w:tc>
          <w:tcPr>
            <w:tcW w:w="5103" w:type="dxa"/>
          </w:tcPr>
          <w:p w14:paraId="68CF0847" w14:textId="6044A716" w:rsidR="00821E27" w:rsidRPr="00A722CA" w:rsidRDefault="00A75EA5" w:rsidP="00EC7F7A">
            <w:pPr>
              <w:rPr>
                <w:rFonts w:cs="Arial"/>
              </w:rPr>
            </w:pPr>
            <w:r>
              <w:rPr>
                <w:rFonts w:cs="Arial"/>
              </w:rPr>
              <w:t>The System</w:t>
            </w:r>
            <w:r w:rsidR="00821E27" w:rsidRPr="00A722CA">
              <w:rPr>
                <w:rFonts w:cs="Arial"/>
              </w:rPr>
              <w:t xml:space="preserve"> shall alert the Invigilator, </w:t>
            </w:r>
            <w:r w:rsidR="00FB4949" w:rsidRPr="00A722CA">
              <w:rPr>
                <w:rFonts w:cs="Arial"/>
              </w:rPr>
              <w:t>t</w:t>
            </w:r>
            <w:r w:rsidR="00821E27" w:rsidRPr="00A722CA">
              <w:rPr>
                <w:rFonts w:cs="Arial"/>
              </w:rPr>
              <w:t xml:space="preserve">he IT Manager in Centre and the CCC whenever the connection with a candidate console is lost. </w:t>
            </w:r>
          </w:p>
        </w:tc>
        <w:tc>
          <w:tcPr>
            <w:tcW w:w="992" w:type="dxa"/>
          </w:tcPr>
          <w:p w14:paraId="697D7C09" w14:textId="0392DA36" w:rsidR="00821E27" w:rsidRPr="00A722CA" w:rsidRDefault="00327EA6" w:rsidP="00EC7F7A">
            <w:pPr>
              <w:rPr>
                <w:rFonts w:cs="Arial"/>
              </w:rPr>
            </w:pPr>
            <w:r>
              <w:rPr>
                <w:rFonts w:cs="Arial"/>
              </w:rPr>
              <w:t>1</w:t>
            </w:r>
          </w:p>
        </w:tc>
        <w:tc>
          <w:tcPr>
            <w:tcW w:w="1985" w:type="dxa"/>
          </w:tcPr>
          <w:p w14:paraId="0E0C42DC" w14:textId="1E1457C2" w:rsidR="00821E27" w:rsidRPr="00A722CA" w:rsidRDefault="00487289" w:rsidP="00EC7F7A">
            <w:pPr>
              <w:rPr>
                <w:rFonts w:cs="Arial"/>
              </w:rPr>
            </w:pPr>
            <w:r w:rsidRPr="00A722CA">
              <w:rPr>
                <w:rFonts w:cs="Arial"/>
              </w:rPr>
              <w:t>EC</w:t>
            </w:r>
          </w:p>
        </w:tc>
      </w:tr>
      <w:tr w:rsidR="00821E27" w:rsidRPr="00A722CA" w14:paraId="21E579B4" w14:textId="77777777" w:rsidTr="00EC7F7A">
        <w:tc>
          <w:tcPr>
            <w:tcW w:w="1271" w:type="dxa"/>
          </w:tcPr>
          <w:p w14:paraId="13AE7465" w14:textId="1FC813C7" w:rsidR="00821E27" w:rsidRPr="00A722CA" w:rsidRDefault="00821E27" w:rsidP="00EC7F7A">
            <w:pPr>
              <w:rPr>
                <w:rFonts w:cs="Arial"/>
              </w:rPr>
            </w:pPr>
            <w:r w:rsidRPr="00A722CA">
              <w:rPr>
                <w:rFonts w:cs="Arial"/>
              </w:rPr>
              <w:lastRenderedPageBreak/>
              <w:t>TCEV</w:t>
            </w:r>
            <w:ins w:id="237" w:author="Rishi Choudhary" w:date="2021-01-16T17:59:00Z">
              <w:r w:rsidR="0062188C">
                <w:rPr>
                  <w:rFonts w:cs="Arial"/>
                </w:rPr>
                <w:t xml:space="preserve"> </w:t>
              </w:r>
            </w:ins>
            <w:r w:rsidRPr="00A722CA">
              <w:rPr>
                <w:rFonts w:cs="Arial"/>
              </w:rPr>
              <w:t>2</w:t>
            </w:r>
          </w:p>
        </w:tc>
        <w:tc>
          <w:tcPr>
            <w:tcW w:w="5103" w:type="dxa"/>
          </w:tcPr>
          <w:p w14:paraId="26B4014A" w14:textId="44CAEC1B" w:rsidR="00821E27" w:rsidRPr="00A722CA" w:rsidRDefault="00A75EA5" w:rsidP="00EC7F7A">
            <w:pPr>
              <w:rPr>
                <w:rFonts w:cs="Arial"/>
              </w:rPr>
            </w:pPr>
            <w:r>
              <w:rPr>
                <w:rFonts w:cs="Arial"/>
              </w:rPr>
              <w:t>The System</w:t>
            </w:r>
            <w:r w:rsidR="00821E27" w:rsidRPr="00A722CA">
              <w:rPr>
                <w:rFonts w:cs="Arial"/>
              </w:rPr>
              <w:t xml:space="preserve"> shall alert the Invigilator and the IT Manager in Centre whenever the candidate console is detected in “idle” state </w:t>
            </w:r>
            <w:r w:rsidR="000E3479">
              <w:rPr>
                <w:rFonts w:cs="Arial"/>
              </w:rPr>
              <w:t xml:space="preserve">continuously for ‘X’ minutes </w:t>
            </w:r>
            <w:r w:rsidR="00821E27" w:rsidRPr="00A722CA">
              <w:rPr>
                <w:rFonts w:cs="Arial"/>
              </w:rPr>
              <w:t>during the conduct of the test</w:t>
            </w:r>
            <w:r w:rsidR="0052180C">
              <w:rPr>
                <w:rFonts w:cs="Arial"/>
              </w:rPr>
              <w:t>.</w:t>
            </w:r>
          </w:p>
        </w:tc>
        <w:tc>
          <w:tcPr>
            <w:tcW w:w="992" w:type="dxa"/>
          </w:tcPr>
          <w:p w14:paraId="62A22901" w14:textId="33CA0BA1" w:rsidR="00821E27" w:rsidRPr="00A722CA" w:rsidRDefault="00327EA6" w:rsidP="00EC7F7A">
            <w:pPr>
              <w:rPr>
                <w:rFonts w:cs="Arial"/>
              </w:rPr>
            </w:pPr>
            <w:r>
              <w:rPr>
                <w:rFonts w:cs="Arial"/>
              </w:rPr>
              <w:t>3</w:t>
            </w:r>
          </w:p>
        </w:tc>
        <w:tc>
          <w:tcPr>
            <w:tcW w:w="1985" w:type="dxa"/>
          </w:tcPr>
          <w:p w14:paraId="020C0341" w14:textId="0D7761B4" w:rsidR="00821E27" w:rsidRPr="00A722CA" w:rsidRDefault="00487289" w:rsidP="00EC7F7A">
            <w:pPr>
              <w:rPr>
                <w:rFonts w:cs="Arial"/>
              </w:rPr>
            </w:pPr>
            <w:r w:rsidRPr="00A722CA">
              <w:rPr>
                <w:rFonts w:cs="Arial"/>
              </w:rPr>
              <w:t>EC</w:t>
            </w:r>
          </w:p>
        </w:tc>
      </w:tr>
      <w:tr w:rsidR="00821E27" w:rsidRPr="00A722CA" w14:paraId="4D3FD683" w14:textId="77777777" w:rsidTr="00EC7F7A">
        <w:tc>
          <w:tcPr>
            <w:tcW w:w="1271" w:type="dxa"/>
          </w:tcPr>
          <w:p w14:paraId="7B7AC4DB" w14:textId="59AB8DD0" w:rsidR="00821E27" w:rsidRPr="00A722CA" w:rsidRDefault="00821E27" w:rsidP="00EC7F7A">
            <w:pPr>
              <w:rPr>
                <w:rFonts w:cs="Arial"/>
              </w:rPr>
            </w:pPr>
            <w:r w:rsidRPr="00A722CA">
              <w:rPr>
                <w:rFonts w:cs="Arial"/>
              </w:rPr>
              <w:t>TCEV</w:t>
            </w:r>
            <w:ins w:id="238" w:author="Rishi Choudhary" w:date="2021-01-16T17:59:00Z">
              <w:r w:rsidR="0062188C">
                <w:rPr>
                  <w:rFonts w:cs="Arial"/>
                </w:rPr>
                <w:t xml:space="preserve"> </w:t>
              </w:r>
            </w:ins>
            <w:r w:rsidRPr="00A722CA">
              <w:rPr>
                <w:rFonts w:cs="Arial"/>
              </w:rPr>
              <w:t>3</w:t>
            </w:r>
          </w:p>
        </w:tc>
        <w:tc>
          <w:tcPr>
            <w:tcW w:w="5103" w:type="dxa"/>
          </w:tcPr>
          <w:p w14:paraId="2FDF0DEE" w14:textId="37D09DFA" w:rsidR="00821E27" w:rsidRPr="00A722CA" w:rsidRDefault="00A75EA5" w:rsidP="00EC7F7A">
            <w:pPr>
              <w:rPr>
                <w:rFonts w:cs="Arial"/>
              </w:rPr>
            </w:pPr>
            <w:r>
              <w:rPr>
                <w:rFonts w:cs="Arial"/>
              </w:rPr>
              <w:t>The System</w:t>
            </w:r>
            <w:r w:rsidR="00821E27" w:rsidRPr="00A722CA">
              <w:rPr>
                <w:rFonts w:cs="Arial"/>
              </w:rPr>
              <w:t xml:space="preserve"> shall alert the Invigilator and the IT Manager in Centre whenever the test is paused </w:t>
            </w:r>
            <w:r w:rsidR="007A023F" w:rsidRPr="00A722CA">
              <w:rPr>
                <w:rFonts w:cs="Arial"/>
              </w:rPr>
              <w:t>on</w:t>
            </w:r>
            <w:r w:rsidR="00821E27" w:rsidRPr="00A722CA">
              <w:rPr>
                <w:rFonts w:cs="Arial"/>
              </w:rPr>
              <w:t xml:space="preserve"> a candidate</w:t>
            </w:r>
            <w:r w:rsidR="007A023F" w:rsidRPr="00A722CA">
              <w:rPr>
                <w:rFonts w:cs="Arial"/>
              </w:rPr>
              <w:t xml:space="preserve"> console due to various factors like computer </w:t>
            </w:r>
            <w:r w:rsidR="00861CB5" w:rsidRPr="00A722CA">
              <w:rPr>
                <w:rFonts w:cs="Arial"/>
              </w:rPr>
              <w:t>seizure</w:t>
            </w:r>
            <w:r w:rsidR="00821E27" w:rsidRPr="00A722CA">
              <w:rPr>
                <w:rFonts w:cs="Arial"/>
              </w:rPr>
              <w:t>.</w:t>
            </w:r>
          </w:p>
        </w:tc>
        <w:tc>
          <w:tcPr>
            <w:tcW w:w="992" w:type="dxa"/>
          </w:tcPr>
          <w:p w14:paraId="1B262D6B" w14:textId="692CFA4D" w:rsidR="00821E27" w:rsidRPr="00A722CA" w:rsidRDefault="00327EA6" w:rsidP="00EC7F7A">
            <w:pPr>
              <w:rPr>
                <w:rFonts w:cs="Arial"/>
              </w:rPr>
            </w:pPr>
            <w:r>
              <w:rPr>
                <w:rFonts w:cs="Arial"/>
              </w:rPr>
              <w:t>1</w:t>
            </w:r>
          </w:p>
        </w:tc>
        <w:tc>
          <w:tcPr>
            <w:tcW w:w="1985" w:type="dxa"/>
          </w:tcPr>
          <w:p w14:paraId="22A92010" w14:textId="37EC0105" w:rsidR="00821E27" w:rsidRPr="00A722CA" w:rsidRDefault="00487289" w:rsidP="00EC7F7A">
            <w:pPr>
              <w:rPr>
                <w:rFonts w:cs="Arial"/>
              </w:rPr>
            </w:pPr>
            <w:r w:rsidRPr="00A722CA">
              <w:rPr>
                <w:rFonts w:cs="Arial"/>
              </w:rPr>
              <w:t>EC</w:t>
            </w:r>
          </w:p>
        </w:tc>
      </w:tr>
      <w:tr w:rsidR="00821E27" w:rsidRPr="00A722CA" w14:paraId="44C73F38" w14:textId="77777777" w:rsidTr="00EC7F7A">
        <w:tc>
          <w:tcPr>
            <w:tcW w:w="1271" w:type="dxa"/>
          </w:tcPr>
          <w:p w14:paraId="25152B1F" w14:textId="256C3A35" w:rsidR="00821E27" w:rsidRPr="00A722CA" w:rsidRDefault="00821E27" w:rsidP="00EC7F7A">
            <w:pPr>
              <w:rPr>
                <w:rFonts w:cs="Arial"/>
              </w:rPr>
            </w:pPr>
            <w:r w:rsidRPr="00A722CA">
              <w:rPr>
                <w:rFonts w:cs="Arial"/>
              </w:rPr>
              <w:t>TCEV</w:t>
            </w:r>
            <w:ins w:id="239" w:author="Rishi Choudhary" w:date="2021-01-16T17:59:00Z">
              <w:r w:rsidR="0062188C">
                <w:rPr>
                  <w:rFonts w:cs="Arial"/>
                </w:rPr>
                <w:t xml:space="preserve"> </w:t>
              </w:r>
            </w:ins>
            <w:r w:rsidRPr="00A722CA">
              <w:rPr>
                <w:rFonts w:cs="Arial"/>
              </w:rPr>
              <w:t>4</w:t>
            </w:r>
          </w:p>
        </w:tc>
        <w:tc>
          <w:tcPr>
            <w:tcW w:w="5103" w:type="dxa"/>
          </w:tcPr>
          <w:p w14:paraId="3823FB56" w14:textId="59495550" w:rsidR="00821E27" w:rsidRPr="00A722CA" w:rsidRDefault="00A75EA5" w:rsidP="00EC7F7A">
            <w:pPr>
              <w:rPr>
                <w:rFonts w:cs="Arial"/>
              </w:rPr>
            </w:pPr>
            <w:r>
              <w:rPr>
                <w:rFonts w:cs="Arial"/>
              </w:rPr>
              <w:t>The System</w:t>
            </w:r>
            <w:r w:rsidR="00821E27" w:rsidRPr="00A722CA">
              <w:rPr>
                <w:rFonts w:cs="Arial"/>
              </w:rPr>
              <w:t xml:space="preserve"> shall alert the Invigilator and</w:t>
            </w:r>
            <w:r w:rsidR="0052180C">
              <w:rPr>
                <w:rFonts w:cs="Arial"/>
              </w:rPr>
              <w:t>/or</w:t>
            </w:r>
            <w:r w:rsidR="00821E27" w:rsidRPr="00A722CA">
              <w:rPr>
                <w:rFonts w:cs="Arial"/>
              </w:rPr>
              <w:t xml:space="preserve"> the IT Manager in Centre whenever a candidate console attempts to:</w:t>
            </w:r>
          </w:p>
          <w:p w14:paraId="576DD920" w14:textId="77777777" w:rsidR="00821E27" w:rsidRPr="00A722CA" w:rsidRDefault="00821E27" w:rsidP="002211A4">
            <w:pPr>
              <w:pStyle w:val="ListParagraph"/>
              <w:numPr>
                <w:ilvl w:val="0"/>
                <w:numId w:val="5"/>
              </w:numPr>
              <w:rPr>
                <w:rFonts w:cs="Arial"/>
              </w:rPr>
            </w:pPr>
            <w:r w:rsidRPr="00A722CA">
              <w:rPr>
                <w:rFonts w:cs="Arial"/>
              </w:rPr>
              <w:t xml:space="preserve">Access internet </w:t>
            </w:r>
          </w:p>
          <w:p w14:paraId="2C2F7406" w14:textId="22893608" w:rsidR="00821E27" w:rsidRPr="00A722CA" w:rsidRDefault="00821E27" w:rsidP="002211A4">
            <w:pPr>
              <w:pStyle w:val="ListParagraph"/>
              <w:numPr>
                <w:ilvl w:val="0"/>
                <w:numId w:val="5"/>
              </w:numPr>
              <w:rPr>
                <w:rFonts w:cs="Arial"/>
              </w:rPr>
            </w:pPr>
            <w:r w:rsidRPr="00A722CA">
              <w:rPr>
                <w:rFonts w:cs="Arial"/>
              </w:rPr>
              <w:t xml:space="preserve">Open an external </w:t>
            </w:r>
            <w:r w:rsidR="005D2BE3" w:rsidRPr="00A722CA">
              <w:rPr>
                <w:rFonts w:cs="Arial"/>
              </w:rPr>
              <w:t>communication</w:t>
            </w:r>
            <w:r w:rsidRPr="00A722CA">
              <w:rPr>
                <w:rFonts w:cs="Arial"/>
              </w:rPr>
              <w:t xml:space="preserve"> port</w:t>
            </w:r>
          </w:p>
          <w:p w14:paraId="3382C407" w14:textId="77777777" w:rsidR="00821E27" w:rsidRPr="00A722CA" w:rsidRDefault="00821E27" w:rsidP="002211A4">
            <w:pPr>
              <w:pStyle w:val="ListParagraph"/>
              <w:numPr>
                <w:ilvl w:val="0"/>
                <w:numId w:val="5"/>
              </w:numPr>
              <w:rPr>
                <w:rFonts w:cs="Arial"/>
              </w:rPr>
            </w:pPr>
            <w:r w:rsidRPr="00A722CA">
              <w:rPr>
                <w:rFonts w:cs="Arial"/>
              </w:rPr>
              <w:t xml:space="preserve">Open an external peripheral (USB) </w:t>
            </w:r>
          </w:p>
          <w:p w14:paraId="4266C1F8" w14:textId="77777777" w:rsidR="00821E27" w:rsidRDefault="00821E27" w:rsidP="002211A4">
            <w:pPr>
              <w:pStyle w:val="ListParagraph"/>
              <w:numPr>
                <w:ilvl w:val="0"/>
                <w:numId w:val="5"/>
              </w:numPr>
              <w:rPr>
                <w:rFonts w:cs="Arial"/>
              </w:rPr>
            </w:pPr>
            <w:r w:rsidRPr="00A722CA">
              <w:rPr>
                <w:rFonts w:cs="Arial"/>
              </w:rPr>
              <w:t>Open an application that has not been Whitelisted by EDUTEST</w:t>
            </w:r>
          </w:p>
          <w:p w14:paraId="3AA6FCB6" w14:textId="62156863" w:rsidR="00622CB5" w:rsidRPr="00576E70" w:rsidRDefault="00622CB5" w:rsidP="00576E70">
            <w:pPr>
              <w:rPr>
                <w:rFonts w:cs="Arial"/>
              </w:rPr>
            </w:pPr>
            <w:r>
              <w:rPr>
                <w:rFonts w:cs="Arial"/>
              </w:rPr>
              <w:t>Based on predefined configuration settings, the CBT may be paused automatically by the System in such cases</w:t>
            </w:r>
          </w:p>
        </w:tc>
        <w:tc>
          <w:tcPr>
            <w:tcW w:w="992" w:type="dxa"/>
          </w:tcPr>
          <w:p w14:paraId="3339A67D" w14:textId="7D8B3B81" w:rsidR="00821E27" w:rsidRPr="00A722CA" w:rsidRDefault="00327EA6" w:rsidP="00EC7F7A">
            <w:pPr>
              <w:rPr>
                <w:rFonts w:cs="Arial"/>
              </w:rPr>
            </w:pPr>
            <w:r>
              <w:rPr>
                <w:rFonts w:cs="Arial"/>
              </w:rPr>
              <w:t>1</w:t>
            </w:r>
          </w:p>
        </w:tc>
        <w:tc>
          <w:tcPr>
            <w:tcW w:w="1985" w:type="dxa"/>
          </w:tcPr>
          <w:p w14:paraId="45B4D11E" w14:textId="73EFF35B" w:rsidR="00821E27" w:rsidRPr="00A722CA" w:rsidRDefault="00487289" w:rsidP="00EC7F7A">
            <w:pPr>
              <w:rPr>
                <w:rFonts w:cs="Arial"/>
              </w:rPr>
            </w:pPr>
            <w:r w:rsidRPr="00A722CA">
              <w:rPr>
                <w:rFonts w:cs="Arial"/>
              </w:rPr>
              <w:t>EC</w:t>
            </w:r>
          </w:p>
        </w:tc>
      </w:tr>
      <w:tr w:rsidR="00821E27" w:rsidRPr="00A722CA" w14:paraId="29C3941E" w14:textId="77777777" w:rsidTr="00EC7F7A">
        <w:tc>
          <w:tcPr>
            <w:tcW w:w="1271" w:type="dxa"/>
          </w:tcPr>
          <w:p w14:paraId="2AD12096" w14:textId="4401CE55" w:rsidR="00821E27" w:rsidRPr="00A722CA" w:rsidRDefault="00821E27" w:rsidP="00EC7F7A">
            <w:pPr>
              <w:rPr>
                <w:rFonts w:cs="Arial"/>
              </w:rPr>
            </w:pPr>
            <w:r w:rsidRPr="00A722CA">
              <w:rPr>
                <w:rFonts w:cs="Arial"/>
              </w:rPr>
              <w:t>TCEV</w:t>
            </w:r>
            <w:ins w:id="240" w:author="Rishi Choudhary" w:date="2021-01-16T17:59:00Z">
              <w:r w:rsidR="0062188C">
                <w:rPr>
                  <w:rFonts w:cs="Arial"/>
                </w:rPr>
                <w:t xml:space="preserve"> </w:t>
              </w:r>
            </w:ins>
            <w:r w:rsidRPr="00A722CA">
              <w:rPr>
                <w:rFonts w:cs="Arial"/>
              </w:rPr>
              <w:t>5</w:t>
            </w:r>
          </w:p>
        </w:tc>
        <w:tc>
          <w:tcPr>
            <w:tcW w:w="5103" w:type="dxa"/>
          </w:tcPr>
          <w:p w14:paraId="33DBDAC8" w14:textId="6D5AC191" w:rsidR="00821E27" w:rsidRPr="00A722CA" w:rsidRDefault="00A75EA5" w:rsidP="00EC7F7A">
            <w:pPr>
              <w:rPr>
                <w:rFonts w:cs="Arial"/>
              </w:rPr>
            </w:pPr>
            <w:r>
              <w:rPr>
                <w:rFonts w:cs="Arial"/>
              </w:rPr>
              <w:t>The System</w:t>
            </w:r>
            <w:r w:rsidR="00821E27" w:rsidRPr="00A722CA">
              <w:rPr>
                <w:rFonts w:cs="Arial"/>
              </w:rPr>
              <w:t xml:space="preserve"> shall allow a candidate to resume a “Paused” test only after approval by the IT Manager in the Centre</w:t>
            </w:r>
            <w:r w:rsidR="00724B97" w:rsidRPr="00A722CA">
              <w:rPr>
                <w:rFonts w:cs="Arial"/>
              </w:rPr>
              <w:t xml:space="preserve"> and in some cases, by the CCC Team</w:t>
            </w:r>
            <w:r w:rsidR="00F12294" w:rsidRPr="00A722CA">
              <w:rPr>
                <w:rFonts w:cs="Arial"/>
              </w:rPr>
              <w:t>.</w:t>
            </w:r>
          </w:p>
        </w:tc>
        <w:tc>
          <w:tcPr>
            <w:tcW w:w="992" w:type="dxa"/>
          </w:tcPr>
          <w:p w14:paraId="1464FEA7" w14:textId="6176B467" w:rsidR="00821E27" w:rsidRPr="00A722CA" w:rsidRDefault="00327EA6" w:rsidP="00EC7F7A">
            <w:pPr>
              <w:rPr>
                <w:rFonts w:cs="Arial"/>
              </w:rPr>
            </w:pPr>
            <w:r>
              <w:rPr>
                <w:rFonts w:cs="Arial"/>
              </w:rPr>
              <w:t>1</w:t>
            </w:r>
          </w:p>
        </w:tc>
        <w:tc>
          <w:tcPr>
            <w:tcW w:w="1985" w:type="dxa"/>
          </w:tcPr>
          <w:p w14:paraId="018A17E6" w14:textId="5757E264" w:rsidR="00821E27" w:rsidRPr="00A722CA" w:rsidRDefault="00487289" w:rsidP="00EC7F7A">
            <w:pPr>
              <w:rPr>
                <w:rFonts w:cs="Arial"/>
              </w:rPr>
            </w:pPr>
            <w:r w:rsidRPr="00A722CA">
              <w:rPr>
                <w:rFonts w:cs="Arial"/>
              </w:rPr>
              <w:t>EC</w:t>
            </w:r>
          </w:p>
        </w:tc>
      </w:tr>
      <w:tr w:rsidR="00821E27" w:rsidRPr="00A722CA" w14:paraId="5BBB58E4" w14:textId="77777777" w:rsidTr="00EC7F7A">
        <w:tc>
          <w:tcPr>
            <w:tcW w:w="1271" w:type="dxa"/>
          </w:tcPr>
          <w:p w14:paraId="4F161A44" w14:textId="14556CDF" w:rsidR="00821E27" w:rsidRPr="00A722CA" w:rsidRDefault="00821E27" w:rsidP="00EC7F7A">
            <w:pPr>
              <w:rPr>
                <w:rFonts w:cs="Arial"/>
              </w:rPr>
            </w:pPr>
            <w:r w:rsidRPr="00A722CA">
              <w:rPr>
                <w:rFonts w:cs="Arial"/>
              </w:rPr>
              <w:t>TCEV</w:t>
            </w:r>
            <w:ins w:id="241" w:author="Rishi Choudhary" w:date="2021-01-16T17:59:00Z">
              <w:r w:rsidR="0062188C">
                <w:rPr>
                  <w:rFonts w:cs="Arial"/>
                </w:rPr>
                <w:t xml:space="preserve"> </w:t>
              </w:r>
            </w:ins>
            <w:r w:rsidRPr="00A722CA">
              <w:rPr>
                <w:rFonts w:cs="Arial"/>
              </w:rPr>
              <w:t>6</w:t>
            </w:r>
          </w:p>
        </w:tc>
        <w:tc>
          <w:tcPr>
            <w:tcW w:w="5103" w:type="dxa"/>
          </w:tcPr>
          <w:p w14:paraId="1DFA801B" w14:textId="4DC0B9E8" w:rsidR="00821E27" w:rsidRPr="00A722CA" w:rsidRDefault="00A75EA5" w:rsidP="00EC7F7A">
            <w:pPr>
              <w:rPr>
                <w:rFonts w:cs="Arial"/>
              </w:rPr>
            </w:pPr>
            <w:r>
              <w:rPr>
                <w:rFonts w:cs="Arial"/>
              </w:rPr>
              <w:t>The System</w:t>
            </w:r>
            <w:r w:rsidR="00821E27" w:rsidRPr="00A722CA">
              <w:rPr>
                <w:rFonts w:cs="Arial"/>
              </w:rPr>
              <w:t xml:space="preserve"> shall alert the IT Manager and CCC about a candidate attempting to login to the CBT without completing the Registration process. </w:t>
            </w:r>
          </w:p>
        </w:tc>
        <w:tc>
          <w:tcPr>
            <w:tcW w:w="992" w:type="dxa"/>
          </w:tcPr>
          <w:p w14:paraId="2E113C10" w14:textId="21F3CD07" w:rsidR="00821E27" w:rsidRPr="00A722CA" w:rsidRDefault="00327EA6" w:rsidP="00EC7F7A">
            <w:pPr>
              <w:rPr>
                <w:rFonts w:cs="Arial"/>
              </w:rPr>
            </w:pPr>
            <w:r>
              <w:rPr>
                <w:rFonts w:cs="Arial"/>
              </w:rPr>
              <w:t>1</w:t>
            </w:r>
          </w:p>
        </w:tc>
        <w:tc>
          <w:tcPr>
            <w:tcW w:w="1985" w:type="dxa"/>
          </w:tcPr>
          <w:p w14:paraId="663A0AC0" w14:textId="61950BBD" w:rsidR="00821E27" w:rsidRPr="00A722CA" w:rsidRDefault="00487289" w:rsidP="00EC7F7A">
            <w:pPr>
              <w:rPr>
                <w:rFonts w:cs="Arial"/>
              </w:rPr>
            </w:pPr>
            <w:r w:rsidRPr="00A722CA">
              <w:rPr>
                <w:rFonts w:cs="Arial"/>
              </w:rPr>
              <w:t>EC</w:t>
            </w:r>
          </w:p>
        </w:tc>
      </w:tr>
      <w:tr w:rsidR="00821E27" w:rsidRPr="00A722CA" w14:paraId="2DC2B993" w14:textId="77777777" w:rsidTr="00EC7F7A">
        <w:tc>
          <w:tcPr>
            <w:tcW w:w="1271" w:type="dxa"/>
          </w:tcPr>
          <w:p w14:paraId="3D4E074F" w14:textId="2C3E6042" w:rsidR="00821E27" w:rsidRPr="00A722CA" w:rsidRDefault="00821E27" w:rsidP="00EC7F7A">
            <w:pPr>
              <w:rPr>
                <w:rFonts w:cs="Arial"/>
              </w:rPr>
            </w:pPr>
            <w:r w:rsidRPr="00A722CA">
              <w:rPr>
                <w:rFonts w:cs="Arial"/>
              </w:rPr>
              <w:t>TCEV</w:t>
            </w:r>
            <w:ins w:id="242" w:author="Rishi Choudhary" w:date="2021-01-16T17:59:00Z">
              <w:r w:rsidR="0062188C">
                <w:rPr>
                  <w:rFonts w:cs="Arial"/>
                </w:rPr>
                <w:t xml:space="preserve"> </w:t>
              </w:r>
            </w:ins>
            <w:r w:rsidRPr="00A722CA">
              <w:rPr>
                <w:rFonts w:cs="Arial"/>
              </w:rPr>
              <w:t>7</w:t>
            </w:r>
          </w:p>
        </w:tc>
        <w:tc>
          <w:tcPr>
            <w:tcW w:w="5103" w:type="dxa"/>
          </w:tcPr>
          <w:p w14:paraId="757B2B6D" w14:textId="75A8D836" w:rsidR="00821E27" w:rsidRPr="00A722CA" w:rsidRDefault="00A75EA5" w:rsidP="00EC7F7A">
            <w:pPr>
              <w:rPr>
                <w:rFonts w:cs="Arial"/>
              </w:rPr>
            </w:pPr>
            <w:r>
              <w:rPr>
                <w:rFonts w:cs="Arial"/>
              </w:rPr>
              <w:t>The System</w:t>
            </w:r>
            <w:r w:rsidR="00821E27" w:rsidRPr="00A722CA">
              <w:rPr>
                <w:rFonts w:cs="Arial"/>
              </w:rPr>
              <w:t xml:space="preserve"> shall permit the CCC and IT Manager to allow candidate</w:t>
            </w:r>
            <w:r w:rsidR="004A5855">
              <w:rPr>
                <w:rFonts w:cs="Arial"/>
              </w:rPr>
              <w:t>(s)</w:t>
            </w:r>
            <w:r w:rsidR="00821E27" w:rsidRPr="00A722CA">
              <w:rPr>
                <w:rFonts w:cs="Arial"/>
              </w:rPr>
              <w:t xml:space="preserve"> to proceed with the login to the CBT without completing the Registration process after exception approval</w:t>
            </w:r>
            <w:r w:rsidR="00A54DBB" w:rsidRPr="00A722CA">
              <w:rPr>
                <w:rFonts w:cs="Arial"/>
              </w:rPr>
              <w:t>.</w:t>
            </w:r>
          </w:p>
        </w:tc>
        <w:tc>
          <w:tcPr>
            <w:tcW w:w="992" w:type="dxa"/>
          </w:tcPr>
          <w:p w14:paraId="113DEA9D" w14:textId="210D57D1" w:rsidR="00821E27" w:rsidRPr="00A722CA" w:rsidRDefault="00327EA6" w:rsidP="00EC7F7A">
            <w:pPr>
              <w:rPr>
                <w:rFonts w:cs="Arial"/>
              </w:rPr>
            </w:pPr>
            <w:r>
              <w:rPr>
                <w:rFonts w:cs="Arial"/>
              </w:rPr>
              <w:t>1</w:t>
            </w:r>
          </w:p>
        </w:tc>
        <w:tc>
          <w:tcPr>
            <w:tcW w:w="1985" w:type="dxa"/>
          </w:tcPr>
          <w:p w14:paraId="0F5E3FD0" w14:textId="2DF043B4" w:rsidR="00821E27" w:rsidRPr="00A722CA" w:rsidRDefault="00487289" w:rsidP="00EC7F7A">
            <w:pPr>
              <w:rPr>
                <w:rFonts w:cs="Arial"/>
              </w:rPr>
            </w:pPr>
            <w:r w:rsidRPr="00A722CA">
              <w:rPr>
                <w:rFonts w:cs="Arial"/>
              </w:rPr>
              <w:t>EC</w:t>
            </w:r>
          </w:p>
        </w:tc>
      </w:tr>
      <w:tr w:rsidR="00821E27" w:rsidRPr="00A722CA" w14:paraId="38D167D6" w14:textId="77777777" w:rsidTr="00EC7F7A">
        <w:tc>
          <w:tcPr>
            <w:tcW w:w="1271" w:type="dxa"/>
          </w:tcPr>
          <w:p w14:paraId="2255F9EC" w14:textId="6FFF951F" w:rsidR="00821E27" w:rsidRPr="00A722CA" w:rsidRDefault="00821E27" w:rsidP="00EC7F7A">
            <w:pPr>
              <w:rPr>
                <w:rFonts w:cs="Arial"/>
              </w:rPr>
            </w:pPr>
            <w:r w:rsidRPr="00A722CA">
              <w:rPr>
                <w:rFonts w:cs="Arial"/>
              </w:rPr>
              <w:t>TCEV</w:t>
            </w:r>
            <w:ins w:id="243" w:author="Rishi Choudhary" w:date="2021-01-16T17:59:00Z">
              <w:r w:rsidR="0062188C">
                <w:rPr>
                  <w:rFonts w:cs="Arial"/>
                </w:rPr>
                <w:t xml:space="preserve"> </w:t>
              </w:r>
            </w:ins>
            <w:r w:rsidRPr="00A722CA">
              <w:rPr>
                <w:rFonts w:cs="Arial"/>
              </w:rPr>
              <w:t>8</w:t>
            </w:r>
          </w:p>
        </w:tc>
        <w:tc>
          <w:tcPr>
            <w:tcW w:w="5103" w:type="dxa"/>
          </w:tcPr>
          <w:p w14:paraId="57618B14" w14:textId="697B9523" w:rsidR="00821E27" w:rsidRPr="00A722CA" w:rsidRDefault="00A75EA5" w:rsidP="00EC7F7A">
            <w:pPr>
              <w:rPr>
                <w:rFonts w:cs="Arial"/>
              </w:rPr>
            </w:pPr>
            <w:r>
              <w:rPr>
                <w:rFonts w:cs="Arial"/>
              </w:rPr>
              <w:t>The System</w:t>
            </w:r>
            <w:r w:rsidR="00821E27" w:rsidRPr="00A722CA">
              <w:rPr>
                <w:rFonts w:cs="Arial"/>
              </w:rPr>
              <w:t xml:space="preserve"> shall permit the IT Manager and CCC to view the audit log of a Centre at any time during the conduct of the test</w:t>
            </w:r>
            <w:r w:rsidR="00A54DBB" w:rsidRPr="00A722CA">
              <w:rPr>
                <w:rFonts w:cs="Arial"/>
              </w:rPr>
              <w:t>.</w:t>
            </w:r>
          </w:p>
        </w:tc>
        <w:tc>
          <w:tcPr>
            <w:tcW w:w="992" w:type="dxa"/>
          </w:tcPr>
          <w:p w14:paraId="54216EE2" w14:textId="17EEB157" w:rsidR="00821E27" w:rsidRPr="00A722CA" w:rsidRDefault="00327EA6" w:rsidP="00EC7F7A">
            <w:pPr>
              <w:rPr>
                <w:rFonts w:cs="Arial"/>
              </w:rPr>
            </w:pPr>
            <w:r>
              <w:rPr>
                <w:rFonts w:cs="Arial"/>
              </w:rPr>
              <w:t>1</w:t>
            </w:r>
          </w:p>
        </w:tc>
        <w:tc>
          <w:tcPr>
            <w:tcW w:w="1985" w:type="dxa"/>
          </w:tcPr>
          <w:p w14:paraId="21A7AE2B" w14:textId="75621566" w:rsidR="00821E27" w:rsidRPr="00A722CA" w:rsidRDefault="00487289" w:rsidP="00EC7F7A">
            <w:pPr>
              <w:rPr>
                <w:rFonts w:cs="Arial"/>
              </w:rPr>
            </w:pPr>
            <w:r w:rsidRPr="00A722CA">
              <w:rPr>
                <w:rFonts w:cs="Arial"/>
              </w:rPr>
              <w:t>EC</w:t>
            </w:r>
          </w:p>
        </w:tc>
      </w:tr>
      <w:tr w:rsidR="00821E27" w:rsidRPr="00A722CA" w14:paraId="0DFA1553" w14:textId="77777777" w:rsidTr="00EC7F7A">
        <w:tc>
          <w:tcPr>
            <w:tcW w:w="1271" w:type="dxa"/>
          </w:tcPr>
          <w:p w14:paraId="548949C4" w14:textId="3B08BB9A" w:rsidR="00821E27" w:rsidRPr="00A722CA" w:rsidRDefault="00821E27" w:rsidP="00EC7F7A">
            <w:pPr>
              <w:rPr>
                <w:rFonts w:cs="Arial"/>
              </w:rPr>
            </w:pPr>
            <w:r w:rsidRPr="00A722CA">
              <w:rPr>
                <w:rFonts w:cs="Arial"/>
              </w:rPr>
              <w:t>TCEV</w:t>
            </w:r>
            <w:ins w:id="244" w:author="Rishi Choudhary" w:date="2021-01-16T17:59:00Z">
              <w:r w:rsidR="0062188C">
                <w:rPr>
                  <w:rFonts w:cs="Arial"/>
                </w:rPr>
                <w:t xml:space="preserve"> </w:t>
              </w:r>
            </w:ins>
            <w:r w:rsidRPr="00A722CA">
              <w:rPr>
                <w:rFonts w:cs="Arial"/>
              </w:rPr>
              <w:t>9</w:t>
            </w:r>
          </w:p>
        </w:tc>
        <w:tc>
          <w:tcPr>
            <w:tcW w:w="5103" w:type="dxa"/>
          </w:tcPr>
          <w:p w14:paraId="31DFD9EB" w14:textId="451553EE" w:rsidR="00821E27" w:rsidRPr="00A722CA" w:rsidRDefault="00A75EA5" w:rsidP="00EC7F7A">
            <w:pPr>
              <w:rPr>
                <w:rFonts w:cs="Arial"/>
              </w:rPr>
            </w:pPr>
            <w:r>
              <w:rPr>
                <w:rFonts w:cs="Arial"/>
              </w:rPr>
              <w:t>The System</w:t>
            </w:r>
            <w:r w:rsidR="00821E27" w:rsidRPr="00A722CA">
              <w:rPr>
                <w:rFonts w:cs="Arial"/>
              </w:rPr>
              <w:t xml:space="preserve"> shall permit the IT Manager to enter the Attendance Data of the candidates at the centre.</w:t>
            </w:r>
          </w:p>
        </w:tc>
        <w:tc>
          <w:tcPr>
            <w:tcW w:w="992" w:type="dxa"/>
          </w:tcPr>
          <w:p w14:paraId="73B7CD8E" w14:textId="3B1603DD" w:rsidR="00821E27" w:rsidRPr="00A722CA" w:rsidRDefault="00327EA6" w:rsidP="00EC7F7A">
            <w:pPr>
              <w:rPr>
                <w:rFonts w:cs="Arial"/>
              </w:rPr>
            </w:pPr>
            <w:r>
              <w:rPr>
                <w:rFonts w:cs="Arial"/>
              </w:rPr>
              <w:t>1</w:t>
            </w:r>
          </w:p>
        </w:tc>
        <w:tc>
          <w:tcPr>
            <w:tcW w:w="1985" w:type="dxa"/>
          </w:tcPr>
          <w:p w14:paraId="6D55C1D6" w14:textId="4EDBCF0F" w:rsidR="00821E27" w:rsidRPr="00A722CA" w:rsidRDefault="00487289" w:rsidP="00EC7F7A">
            <w:pPr>
              <w:rPr>
                <w:rFonts w:cs="Arial"/>
              </w:rPr>
            </w:pPr>
            <w:r w:rsidRPr="00A722CA">
              <w:rPr>
                <w:rFonts w:cs="Arial"/>
              </w:rPr>
              <w:t>EC</w:t>
            </w:r>
          </w:p>
        </w:tc>
      </w:tr>
    </w:tbl>
    <w:p w14:paraId="4E10B7E4" w14:textId="77777777" w:rsidR="00821E27" w:rsidRPr="00A722CA" w:rsidRDefault="00821E27" w:rsidP="00821E27">
      <w:pPr>
        <w:rPr>
          <w:rFonts w:cs="Arial"/>
        </w:rPr>
      </w:pPr>
    </w:p>
    <w:p w14:paraId="726B7C25" w14:textId="77777777" w:rsidR="00821E27" w:rsidRPr="00A722CA" w:rsidRDefault="00821E27" w:rsidP="00821E27">
      <w:pPr>
        <w:pStyle w:val="Heading2"/>
        <w:rPr>
          <w:rFonts w:cs="Arial"/>
        </w:rPr>
      </w:pPr>
      <w:bookmarkStart w:id="245" w:name="_Toc19801120"/>
      <w:bookmarkStart w:id="246" w:name="_Toc20317975"/>
      <w:r w:rsidRPr="00A722CA">
        <w:rPr>
          <w:rFonts w:cs="Arial"/>
        </w:rPr>
        <w:t>Test Conduct – Customer View (TCUV)</w:t>
      </w:r>
      <w:bookmarkEnd w:id="245"/>
      <w:bookmarkEnd w:id="246"/>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821E27" w:rsidRPr="00A722CA" w14:paraId="2662C1EA" w14:textId="77777777" w:rsidTr="00EC7F7A">
        <w:tc>
          <w:tcPr>
            <w:tcW w:w="1271" w:type="dxa"/>
            <w:shd w:val="clear" w:color="auto" w:fill="BFBFBF" w:themeFill="background1" w:themeFillShade="BF"/>
          </w:tcPr>
          <w:p w14:paraId="20867AE0" w14:textId="77777777" w:rsidR="00821E27" w:rsidRPr="00A722CA" w:rsidRDefault="00821E27" w:rsidP="00EC7F7A">
            <w:pPr>
              <w:rPr>
                <w:rFonts w:cs="Arial"/>
                <w:b/>
              </w:rPr>
            </w:pPr>
            <w:r w:rsidRPr="00A722CA">
              <w:rPr>
                <w:rFonts w:cs="Arial"/>
                <w:b/>
              </w:rPr>
              <w:t>ID</w:t>
            </w:r>
          </w:p>
        </w:tc>
        <w:tc>
          <w:tcPr>
            <w:tcW w:w="5103" w:type="dxa"/>
            <w:shd w:val="clear" w:color="auto" w:fill="BFBFBF" w:themeFill="background1" w:themeFillShade="BF"/>
          </w:tcPr>
          <w:p w14:paraId="62249859" w14:textId="77777777" w:rsidR="00821E27" w:rsidRPr="00A722CA" w:rsidRDefault="00821E27" w:rsidP="00EC7F7A">
            <w:pPr>
              <w:rPr>
                <w:rFonts w:cs="Arial"/>
                <w:b/>
              </w:rPr>
            </w:pPr>
            <w:r w:rsidRPr="00A722CA">
              <w:rPr>
                <w:rFonts w:cs="Arial"/>
                <w:b/>
              </w:rPr>
              <w:t>Requirement</w:t>
            </w:r>
          </w:p>
        </w:tc>
        <w:tc>
          <w:tcPr>
            <w:tcW w:w="992" w:type="dxa"/>
            <w:shd w:val="clear" w:color="auto" w:fill="BFBFBF" w:themeFill="background1" w:themeFillShade="BF"/>
          </w:tcPr>
          <w:p w14:paraId="30F57848" w14:textId="77777777" w:rsidR="00821E27" w:rsidRPr="00A722CA" w:rsidRDefault="00821E27" w:rsidP="00EC7F7A">
            <w:pPr>
              <w:rPr>
                <w:rFonts w:cs="Arial"/>
                <w:b/>
              </w:rPr>
            </w:pPr>
            <w:r w:rsidRPr="00A722CA">
              <w:rPr>
                <w:rFonts w:cs="Arial"/>
                <w:b/>
              </w:rPr>
              <w:t>Priority</w:t>
            </w:r>
          </w:p>
        </w:tc>
        <w:tc>
          <w:tcPr>
            <w:tcW w:w="1985" w:type="dxa"/>
            <w:shd w:val="clear" w:color="auto" w:fill="BFBFBF" w:themeFill="background1" w:themeFillShade="BF"/>
          </w:tcPr>
          <w:p w14:paraId="541435DA" w14:textId="1E8860E4" w:rsidR="00821E27" w:rsidRPr="00A722CA" w:rsidRDefault="00EC7F7A" w:rsidP="00EC7F7A">
            <w:pPr>
              <w:rPr>
                <w:rFonts w:cs="Arial"/>
                <w:b/>
              </w:rPr>
            </w:pPr>
            <w:r w:rsidRPr="00A722CA">
              <w:rPr>
                <w:rFonts w:cs="Arial"/>
                <w:b/>
              </w:rPr>
              <w:t>Business Process Reference</w:t>
            </w:r>
          </w:p>
        </w:tc>
      </w:tr>
      <w:tr w:rsidR="00821E27" w:rsidRPr="00A722CA" w14:paraId="4561877B" w14:textId="77777777" w:rsidTr="00EC7F7A">
        <w:tc>
          <w:tcPr>
            <w:tcW w:w="1271" w:type="dxa"/>
          </w:tcPr>
          <w:p w14:paraId="35B6000E" w14:textId="5911C7CE" w:rsidR="00821E27" w:rsidRPr="00A722CA" w:rsidRDefault="00821E27" w:rsidP="00EC7F7A">
            <w:pPr>
              <w:rPr>
                <w:rFonts w:cs="Arial"/>
              </w:rPr>
            </w:pPr>
            <w:r w:rsidRPr="00A722CA">
              <w:rPr>
                <w:rFonts w:cs="Arial"/>
              </w:rPr>
              <w:t>TCUV</w:t>
            </w:r>
            <w:ins w:id="247" w:author="Rishi Choudhary" w:date="2021-01-16T17:59:00Z">
              <w:r w:rsidR="0062188C">
                <w:rPr>
                  <w:rFonts w:cs="Arial"/>
                </w:rPr>
                <w:t xml:space="preserve"> </w:t>
              </w:r>
            </w:ins>
            <w:r w:rsidRPr="00A722CA">
              <w:rPr>
                <w:rFonts w:cs="Arial"/>
              </w:rPr>
              <w:t>1</w:t>
            </w:r>
          </w:p>
        </w:tc>
        <w:tc>
          <w:tcPr>
            <w:tcW w:w="5103" w:type="dxa"/>
          </w:tcPr>
          <w:p w14:paraId="222CEEF5" w14:textId="5E41A0BC" w:rsidR="00821E27" w:rsidRPr="00A722CA" w:rsidRDefault="00A75EA5" w:rsidP="00EC7F7A">
            <w:pPr>
              <w:rPr>
                <w:rFonts w:cs="Arial"/>
              </w:rPr>
            </w:pPr>
            <w:r>
              <w:rPr>
                <w:rFonts w:cs="Arial"/>
              </w:rPr>
              <w:t>The System</w:t>
            </w:r>
            <w:r w:rsidR="00821E27" w:rsidRPr="00A722CA">
              <w:rPr>
                <w:rFonts w:cs="Arial"/>
              </w:rPr>
              <w:t xml:space="preserve"> shall produce a detailed report on the Attendance of Candidates at the centre.</w:t>
            </w:r>
          </w:p>
        </w:tc>
        <w:tc>
          <w:tcPr>
            <w:tcW w:w="992" w:type="dxa"/>
          </w:tcPr>
          <w:p w14:paraId="30D7E6A0" w14:textId="51A90030" w:rsidR="00821E27" w:rsidRPr="00A722CA" w:rsidRDefault="00AC3A6E" w:rsidP="00EC7F7A">
            <w:pPr>
              <w:rPr>
                <w:rFonts w:cs="Arial"/>
              </w:rPr>
            </w:pPr>
            <w:r>
              <w:rPr>
                <w:rFonts w:cs="Arial"/>
              </w:rPr>
              <w:t>1</w:t>
            </w:r>
          </w:p>
        </w:tc>
        <w:tc>
          <w:tcPr>
            <w:tcW w:w="1985" w:type="dxa"/>
          </w:tcPr>
          <w:p w14:paraId="65B755C0" w14:textId="70F9BE27" w:rsidR="00821E27" w:rsidRPr="00A722CA" w:rsidRDefault="00EC7F7A" w:rsidP="00EC7F7A">
            <w:pPr>
              <w:rPr>
                <w:rFonts w:cs="Arial"/>
              </w:rPr>
            </w:pPr>
            <w:r w:rsidRPr="00A722CA">
              <w:rPr>
                <w:rFonts w:cs="Arial"/>
              </w:rPr>
              <w:t>EC</w:t>
            </w:r>
          </w:p>
        </w:tc>
      </w:tr>
      <w:tr w:rsidR="00821E27" w:rsidRPr="00A722CA" w14:paraId="7570F030" w14:textId="77777777" w:rsidTr="00EC7F7A">
        <w:tc>
          <w:tcPr>
            <w:tcW w:w="1271" w:type="dxa"/>
          </w:tcPr>
          <w:p w14:paraId="499766A1" w14:textId="1A2B00E8" w:rsidR="00821E27" w:rsidRPr="00A722CA" w:rsidRDefault="00821E27" w:rsidP="00EC7F7A">
            <w:pPr>
              <w:rPr>
                <w:rFonts w:cs="Arial"/>
              </w:rPr>
            </w:pPr>
            <w:r w:rsidRPr="00A722CA">
              <w:rPr>
                <w:rFonts w:cs="Arial"/>
              </w:rPr>
              <w:t>TCUV</w:t>
            </w:r>
            <w:ins w:id="248" w:author="Rishi Choudhary" w:date="2021-01-16T18:00:00Z">
              <w:r w:rsidR="0062188C">
                <w:rPr>
                  <w:rFonts w:cs="Arial"/>
                </w:rPr>
                <w:t xml:space="preserve"> </w:t>
              </w:r>
            </w:ins>
            <w:r w:rsidRPr="00A722CA">
              <w:rPr>
                <w:rFonts w:cs="Arial"/>
              </w:rPr>
              <w:t>2</w:t>
            </w:r>
          </w:p>
        </w:tc>
        <w:tc>
          <w:tcPr>
            <w:tcW w:w="5103" w:type="dxa"/>
          </w:tcPr>
          <w:p w14:paraId="50490C5F" w14:textId="16C02CE2" w:rsidR="00821E27" w:rsidRPr="00A722CA" w:rsidRDefault="00A75EA5" w:rsidP="00EC7F7A">
            <w:pPr>
              <w:rPr>
                <w:rFonts w:cs="Arial"/>
              </w:rPr>
            </w:pPr>
            <w:r>
              <w:rPr>
                <w:rFonts w:cs="Arial"/>
              </w:rPr>
              <w:t>The System</w:t>
            </w:r>
            <w:r w:rsidR="00821E27" w:rsidRPr="00A722CA">
              <w:rPr>
                <w:rFonts w:cs="Arial"/>
              </w:rPr>
              <w:t xml:space="preserve"> shall produce an alert on each instance of external intrusion attempted</w:t>
            </w:r>
            <w:r w:rsidR="00A37E6A" w:rsidRPr="00A722CA">
              <w:rPr>
                <w:rFonts w:cs="Arial"/>
              </w:rPr>
              <w:t>.</w:t>
            </w:r>
          </w:p>
        </w:tc>
        <w:tc>
          <w:tcPr>
            <w:tcW w:w="992" w:type="dxa"/>
          </w:tcPr>
          <w:p w14:paraId="1D6C8935" w14:textId="5B790787" w:rsidR="00821E27" w:rsidRPr="00A722CA" w:rsidRDefault="00AC3A6E" w:rsidP="00EC7F7A">
            <w:pPr>
              <w:rPr>
                <w:rFonts w:cs="Arial"/>
              </w:rPr>
            </w:pPr>
            <w:r>
              <w:rPr>
                <w:rFonts w:cs="Arial"/>
              </w:rPr>
              <w:t>1</w:t>
            </w:r>
          </w:p>
        </w:tc>
        <w:tc>
          <w:tcPr>
            <w:tcW w:w="1985" w:type="dxa"/>
          </w:tcPr>
          <w:p w14:paraId="67D870EC" w14:textId="3800C844" w:rsidR="00821E27" w:rsidRPr="00A722CA" w:rsidRDefault="00EC7F7A" w:rsidP="00EC7F7A">
            <w:pPr>
              <w:rPr>
                <w:rFonts w:cs="Arial"/>
              </w:rPr>
            </w:pPr>
            <w:r w:rsidRPr="00A722CA">
              <w:rPr>
                <w:rFonts w:cs="Arial"/>
              </w:rPr>
              <w:t>EC</w:t>
            </w:r>
          </w:p>
        </w:tc>
      </w:tr>
      <w:tr w:rsidR="00821E27" w:rsidRPr="00A722CA" w14:paraId="4318AA8A" w14:textId="77777777" w:rsidTr="00EC7F7A">
        <w:tc>
          <w:tcPr>
            <w:tcW w:w="1271" w:type="dxa"/>
          </w:tcPr>
          <w:p w14:paraId="08BB5535" w14:textId="7ECE7A4D" w:rsidR="00821E27" w:rsidRPr="00A722CA" w:rsidRDefault="00821E27" w:rsidP="00EC7F7A">
            <w:pPr>
              <w:rPr>
                <w:rFonts w:cs="Arial"/>
              </w:rPr>
            </w:pPr>
            <w:r w:rsidRPr="00A722CA">
              <w:rPr>
                <w:rFonts w:cs="Arial"/>
              </w:rPr>
              <w:lastRenderedPageBreak/>
              <w:t>TCUV</w:t>
            </w:r>
            <w:ins w:id="249" w:author="Rishi Choudhary" w:date="2021-01-16T18:00:00Z">
              <w:r w:rsidR="0062188C">
                <w:rPr>
                  <w:rFonts w:cs="Arial"/>
                </w:rPr>
                <w:t xml:space="preserve"> </w:t>
              </w:r>
            </w:ins>
            <w:r w:rsidRPr="00A722CA">
              <w:rPr>
                <w:rFonts w:cs="Arial"/>
              </w:rPr>
              <w:t>3</w:t>
            </w:r>
          </w:p>
        </w:tc>
        <w:tc>
          <w:tcPr>
            <w:tcW w:w="5103" w:type="dxa"/>
          </w:tcPr>
          <w:p w14:paraId="15C077CC" w14:textId="658692BF" w:rsidR="00821E27" w:rsidRPr="00A722CA" w:rsidRDefault="00A75EA5" w:rsidP="00EC7F7A">
            <w:pPr>
              <w:rPr>
                <w:rFonts w:cs="Arial"/>
              </w:rPr>
            </w:pPr>
            <w:r>
              <w:rPr>
                <w:rFonts w:cs="Arial"/>
              </w:rPr>
              <w:t>The System</w:t>
            </w:r>
            <w:r w:rsidR="00821E27" w:rsidRPr="00A722CA">
              <w:rPr>
                <w:rFonts w:cs="Arial"/>
              </w:rPr>
              <w:t xml:space="preserve"> shall produce an alert on each instance of external access attempted from any of the candidate consoles in a centre</w:t>
            </w:r>
            <w:r w:rsidR="00A37E6A" w:rsidRPr="00A722CA">
              <w:rPr>
                <w:rFonts w:cs="Arial"/>
              </w:rPr>
              <w:t>.</w:t>
            </w:r>
          </w:p>
        </w:tc>
        <w:tc>
          <w:tcPr>
            <w:tcW w:w="992" w:type="dxa"/>
          </w:tcPr>
          <w:p w14:paraId="13C080AA" w14:textId="4D22BAEE" w:rsidR="00821E27" w:rsidRPr="00A722CA" w:rsidRDefault="00AC3A6E" w:rsidP="00EC7F7A">
            <w:pPr>
              <w:rPr>
                <w:rFonts w:cs="Arial"/>
              </w:rPr>
            </w:pPr>
            <w:r>
              <w:rPr>
                <w:rFonts w:cs="Arial"/>
              </w:rPr>
              <w:t>2</w:t>
            </w:r>
          </w:p>
        </w:tc>
        <w:tc>
          <w:tcPr>
            <w:tcW w:w="1985" w:type="dxa"/>
          </w:tcPr>
          <w:p w14:paraId="5B14AC09" w14:textId="110FBA56" w:rsidR="00821E27" w:rsidRPr="00A722CA" w:rsidRDefault="00EC7F7A" w:rsidP="00EC7F7A">
            <w:pPr>
              <w:rPr>
                <w:rFonts w:cs="Arial"/>
              </w:rPr>
            </w:pPr>
            <w:r w:rsidRPr="00A722CA">
              <w:rPr>
                <w:rFonts w:cs="Arial"/>
              </w:rPr>
              <w:t>EC</w:t>
            </w:r>
          </w:p>
        </w:tc>
      </w:tr>
      <w:tr w:rsidR="00072BDA" w:rsidRPr="00A722CA" w14:paraId="5D4D9017" w14:textId="77777777" w:rsidTr="00EC7F7A">
        <w:tc>
          <w:tcPr>
            <w:tcW w:w="1271" w:type="dxa"/>
          </w:tcPr>
          <w:p w14:paraId="50621A49" w14:textId="6F470CB2" w:rsidR="00072BDA" w:rsidRPr="00A722CA" w:rsidRDefault="00072BDA" w:rsidP="00EC7F7A">
            <w:pPr>
              <w:rPr>
                <w:rFonts w:cs="Arial"/>
              </w:rPr>
            </w:pPr>
            <w:r w:rsidRPr="00A722CA">
              <w:rPr>
                <w:rFonts w:cs="Arial"/>
              </w:rPr>
              <w:t>TCUV 4</w:t>
            </w:r>
          </w:p>
        </w:tc>
        <w:tc>
          <w:tcPr>
            <w:tcW w:w="5103" w:type="dxa"/>
          </w:tcPr>
          <w:p w14:paraId="68B58453" w14:textId="76B88F83" w:rsidR="00072BDA" w:rsidRPr="00A722CA" w:rsidRDefault="00A75EA5" w:rsidP="00EC7F7A">
            <w:pPr>
              <w:rPr>
                <w:rFonts w:cs="Arial"/>
              </w:rPr>
            </w:pPr>
            <w:r>
              <w:rPr>
                <w:rFonts w:cs="Arial"/>
              </w:rPr>
              <w:t>The System</w:t>
            </w:r>
            <w:r w:rsidR="00072BDA" w:rsidRPr="00A722CA">
              <w:rPr>
                <w:rFonts w:cs="Arial"/>
              </w:rPr>
              <w:t xml:space="preserve"> shall allow a read-only access to majority of the dashboards that the CCC Team would have access to. The list of dashboards includes, but not limited to:</w:t>
            </w:r>
          </w:p>
          <w:p w14:paraId="280CB1D8" w14:textId="77777777" w:rsidR="00072BDA" w:rsidRPr="00A722CA" w:rsidRDefault="00194940" w:rsidP="002211A4">
            <w:pPr>
              <w:pStyle w:val="ListParagraph"/>
              <w:numPr>
                <w:ilvl w:val="0"/>
                <w:numId w:val="5"/>
              </w:numPr>
              <w:rPr>
                <w:rFonts w:cs="Arial"/>
              </w:rPr>
            </w:pPr>
            <w:r w:rsidRPr="00A722CA">
              <w:rPr>
                <w:rFonts w:cs="Arial"/>
              </w:rPr>
              <w:t>Test Progress</w:t>
            </w:r>
          </w:p>
          <w:p w14:paraId="754D4CF1" w14:textId="77777777" w:rsidR="00194940" w:rsidRPr="00A722CA" w:rsidRDefault="00194940" w:rsidP="002211A4">
            <w:pPr>
              <w:pStyle w:val="ListParagraph"/>
              <w:numPr>
                <w:ilvl w:val="0"/>
                <w:numId w:val="5"/>
              </w:numPr>
              <w:rPr>
                <w:rFonts w:cs="Arial"/>
              </w:rPr>
            </w:pPr>
            <w:r w:rsidRPr="00A722CA">
              <w:rPr>
                <w:rFonts w:cs="Arial"/>
              </w:rPr>
              <w:t>Real-Time Incident Reports</w:t>
            </w:r>
          </w:p>
          <w:p w14:paraId="5E975083" w14:textId="65B9C37B" w:rsidR="00194940" w:rsidRPr="00A722CA" w:rsidRDefault="00194940" w:rsidP="002211A4">
            <w:pPr>
              <w:pStyle w:val="ListParagraph"/>
              <w:numPr>
                <w:ilvl w:val="0"/>
                <w:numId w:val="5"/>
              </w:numPr>
              <w:rPr>
                <w:rFonts w:cs="Arial"/>
              </w:rPr>
            </w:pPr>
            <w:r w:rsidRPr="00A722CA">
              <w:rPr>
                <w:rFonts w:cs="Arial"/>
              </w:rPr>
              <w:t>CCTV Footage (to be made available in future)</w:t>
            </w:r>
          </w:p>
        </w:tc>
        <w:tc>
          <w:tcPr>
            <w:tcW w:w="992" w:type="dxa"/>
          </w:tcPr>
          <w:p w14:paraId="6DF8A44D" w14:textId="486A2416" w:rsidR="00072BDA" w:rsidRPr="00A722CA" w:rsidRDefault="00AC3A6E" w:rsidP="00EC7F7A">
            <w:pPr>
              <w:rPr>
                <w:rFonts w:cs="Arial"/>
              </w:rPr>
            </w:pPr>
            <w:r>
              <w:rPr>
                <w:rFonts w:cs="Arial"/>
              </w:rPr>
              <w:t>1</w:t>
            </w:r>
          </w:p>
        </w:tc>
        <w:tc>
          <w:tcPr>
            <w:tcW w:w="1985" w:type="dxa"/>
          </w:tcPr>
          <w:p w14:paraId="76C421B2" w14:textId="236C42B8" w:rsidR="00072BDA" w:rsidRPr="00A722CA" w:rsidRDefault="00EC7F7A" w:rsidP="00EC7F7A">
            <w:pPr>
              <w:rPr>
                <w:rFonts w:cs="Arial"/>
              </w:rPr>
            </w:pPr>
            <w:r w:rsidRPr="00A722CA">
              <w:rPr>
                <w:rFonts w:cs="Arial"/>
              </w:rPr>
              <w:t>EC</w:t>
            </w:r>
          </w:p>
        </w:tc>
      </w:tr>
    </w:tbl>
    <w:p w14:paraId="24533EBC" w14:textId="77777777" w:rsidR="00821E27" w:rsidRPr="00A722CA" w:rsidRDefault="00821E27" w:rsidP="00821E27">
      <w:pPr>
        <w:rPr>
          <w:rFonts w:cs="Arial"/>
        </w:rPr>
      </w:pPr>
    </w:p>
    <w:p w14:paraId="289A7A88" w14:textId="11D8C5A1" w:rsidR="00821E27" w:rsidRPr="00A722CA" w:rsidRDefault="00821E27" w:rsidP="00821E27">
      <w:pPr>
        <w:pStyle w:val="Heading2"/>
        <w:rPr>
          <w:rFonts w:cs="Arial"/>
        </w:rPr>
      </w:pPr>
      <w:bookmarkStart w:id="250" w:name="_Toc19801121"/>
      <w:bookmarkStart w:id="251" w:name="_Toc20317976"/>
      <w:r w:rsidRPr="00A722CA">
        <w:rPr>
          <w:rFonts w:cs="Arial"/>
        </w:rPr>
        <w:t xml:space="preserve">Post </w:t>
      </w:r>
      <w:r w:rsidR="006F4F5E">
        <w:rPr>
          <w:rFonts w:cs="Arial"/>
        </w:rPr>
        <w:t xml:space="preserve">Test </w:t>
      </w:r>
      <w:proofErr w:type="spellStart"/>
      <w:r w:rsidR="006F4F5E">
        <w:rPr>
          <w:rFonts w:cs="Arial"/>
        </w:rPr>
        <w:t>Center</w:t>
      </w:r>
      <w:proofErr w:type="spellEnd"/>
      <w:r w:rsidRPr="00BC3B4F">
        <w:rPr>
          <w:rFonts w:cs="Arial"/>
        </w:rPr>
        <w:t xml:space="preserve"> </w:t>
      </w:r>
      <w:r w:rsidR="00F20478">
        <w:rPr>
          <w:rFonts w:cs="Arial"/>
        </w:rPr>
        <w:t>Reports</w:t>
      </w:r>
      <w:r w:rsidRPr="00A722CA">
        <w:rPr>
          <w:rFonts w:cs="Arial"/>
        </w:rPr>
        <w:t xml:space="preserve"> (</w:t>
      </w:r>
      <w:r w:rsidR="00F20478" w:rsidRPr="00A722CA">
        <w:rPr>
          <w:rFonts w:cs="Arial"/>
        </w:rPr>
        <w:t>PTC</w:t>
      </w:r>
      <w:r w:rsidR="00F20478">
        <w:rPr>
          <w:rFonts w:cs="Arial"/>
        </w:rPr>
        <w:t>R</w:t>
      </w:r>
      <w:r w:rsidRPr="00A722CA">
        <w:rPr>
          <w:rFonts w:cs="Arial"/>
        </w:rPr>
        <w:t>)</w:t>
      </w:r>
      <w:bookmarkEnd w:id="250"/>
      <w:bookmarkEnd w:id="251"/>
    </w:p>
    <w:tbl>
      <w:tblPr>
        <w:tblStyle w:val="TableGrid"/>
        <w:tblW w:w="9351" w:type="dxa"/>
        <w:tblCellMar>
          <w:top w:w="57" w:type="dxa"/>
          <w:bottom w:w="57" w:type="dxa"/>
        </w:tblCellMar>
        <w:tblLook w:val="04A0" w:firstRow="1" w:lastRow="0" w:firstColumn="1" w:lastColumn="0" w:noHBand="0" w:noVBand="1"/>
      </w:tblPr>
      <w:tblGrid>
        <w:gridCol w:w="1573"/>
        <w:gridCol w:w="4860"/>
        <w:gridCol w:w="992"/>
        <w:gridCol w:w="1926"/>
      </w:tblGrid>
      <w:tr w:rsidR="00821E27" w:rsidRPr="00A722CA" w14:paraId="2043FA65" w14:textId="77777777" w:rsidTr="006E39DB">
        <w:tc>
          <w:tcPr>
            <w:tcW w:w="1573" w:type="dxa"/>
            <w:shd w:val="clear" w:color="auto" w:fill="BFBFBF" w:themeFill="background1" w:themeFillShade="BF"/>
          </w:tcPr>
          <w:p w14:paraId="495B6AC7" w14:textId="77777777" w:rsidR="00821E27" w:rsidRPr="00A722CA" w:rsidRDefault="00821E27" w:rsidP="00EC7F7A">
            <w:pPr>
              <w:rPr>
                <w:rFonts w:cs="Arial"/>
                <w:b/>
              </w:rPr>
            </w:pPr>
            <w:r w:rsidRPr="00A722CA">
              <w:rPr>
                <w:rFonts w:cs="Arial"/>
                <w:b/>
              </w:rPr>
              <w:t>ID</w:t>
            </w:r>
          </w:p>
        </w:tc>
        <w:tc>
          <w:tcPr>
            <w:tcW w:w="4860" w:type="dxa"/>
            <w:shd w:val="clear" w:color="auto" w:fill="BFBFBF" w:themeFill="background1" w:themeFillShade="BF"/>
          </w:tcPr>
          <w:p w14:paraId="531C370C" w14:textId="77777777" w:rsidR="00821E27" w:rsidRPr="00A722CA" w:rsidRDefault="00821E27" w:rsidP="00EC7F7A">
            <w:pPr>
              <w:rPr>
                <w:rFonts w:cs="Arial"/>
                <w:b/>
              </w:rPr>
            </w:pPr>
            <w:r w:rsidRPr="00A722CA">
              <w:rPr>
                <w:rFonts w:cs="Arial"/>
                <w:b/>
              </w:rPr>
              <w:t>Requirement</w:t>
            </w:r>
          </w:p>
        </w:tc>
        <w:tc>
          <w:tcPr>
            <w:tcW w:w="992" w:type="dxa"/>
            <w:shd w:val="clear" w:color="auto" w:fill="BFBFBF" w:themeFill="background1" w:themeFillShade="BF"/>
          </w:tcPr>
          <w:p w14:paraId="7C78B0A1" w14:textId="77777777" w:rsidR="00821E27" w:rsidRPr="00A722CA" w:rsidRDefault="00821E27" w:rsidP="00EC7F7A">
            <w:pPr>
              <w:rPr>
                <w:rFonts w:cs="Arial"/>
                <w:b/>
              </w:rPr>
            </w:pPr>
            <w:r w:rsidRPr="00A722CA">
              <w:rPr>
                <w:rFonts w:cs="Arial"/>
                <w:b/>
              </w:rPr>
              <w:t>Priority</w:t>
            </w:r>
          </w:p>
        </w:tc>
        <w:tc>
          <w:tcPr>
            <w:tcW w:w="1926" w:type="dxa"/>
            <w:shd w:val="clear" w:color="auto" w:fill="BFBFBF" w:themeFill="background1" w:themeFillShade="BF"/>
          </w:tcPr>
          <w:p w14:paraId="3D1D188F" w14:textId="6EE9285E" w:rsidR="00821E27" w:rsidRPr="00A722CA" w:rsidRDefault="00C159D9" w:rsidP="00EC7F7A">
            <w:pPr>
              <w:rPr>
                <w:rFonts w:cs="Arial"/>
                <w:b/>
              </w:rPr>
            </w:pPr>
            <w:r w:rsidRPr="00A722CA">
              <w:rPr>
                <w:rFonts w:cs="Arial"/>
                <w:b/>
              </w:rPr>
              <w:t>Business Process Reference</w:t>
            </w:r>
          </w:p>
        </w:tc>
      </w:tr>
      <w:tr w:rsidR="00821E27" w:rsidRPr="00A722CA" w14:paraId="62F7B3A3" w14:textId="77777777" w:rsidTr="006E39DB">
        <w:tc>
          <w:tcPr>
            <w:tcW w:w="1573" w:type="dxa"/>
          </w:tcPr>
          <w:p w14:paraId="6AE9C35D" w14:textId="74300B8E" w:rsidR="00821E27" w:rsidRPr="00A722CA" w:rsidRDefault="00F20478" w:rsidP="00EC7F7A">
            <w:pPr>
              <w:rPr>
                <w:rFonts w:cs="Arial"/>
              </w:rPr>
            </w:pPr>
            <w:r w:rsidRPr="00A722CA">
              <w:rPr>
                <w:rFonts w:cs="Arial"/>
              </w:rPr>
              <w:t>PTC</w:t>
            </w:r>
            <w:r>
              <w:rPr>
                <w:rFonts w:cs="Arial"/>
              </w:rPr>
              <w:t xml:space="preserve">R </w:t>
            </w:r>
            <w:del w:id="252" w:author="Rishi Choudhary" w:date="2021-01-16T18:00:00Z">
              <w:r w:rsidRPr="00A722CA" w:rsidDel="0062188C">
                <w:rPr>
                  <w:rFonts w:cs="Arial"/>
                  <w:noProof/>
                </w:rPr>
                <w:fldChar w:fldCharType="begin"/>
              </w:r>
              <w:r w:rsidRPr="00A722CA" w:rsidDel="0062188C">
                <w:rPr>
                  <w:rFonts w:cs="Arial"/>
                  <w:noProof/>
                </w:rPr>
                <w:delInstrText xml:space="preserve"> SEQ  RBAC \* MERGEFORMAT </w:delInstrText>
              </w:r>
              <w:r w:rsidRPr="00A722CA" w:rsidDel="0062188C">
                <w:rPr>
                  <w:rFonts w:cs="Arial"/>
                  <w:noProof/>
                </w:rPr>
                <w:fldChar w:fldCharType="separate"/>
              </w:r>
              <w:r w:rsidR="00465B0B" w:rsidDel="0062188C">
                <w:rPr>
                  <w:rFonts w:cs="Arial"/>
                  <w:noProof/>
                </w:rPr>
                <w:delText>31</w:delText>
              </w:r>
              <w:r w:rsidRPr="00A722CA" w:rsidDel="0062188C">
                <w:rPr>
                  <w:rFonts w:cs="Arial"/>
                  <w:noProof/>
                </w:rPr>
                <w:fldChar w:fldCharType="end"/>
              </w:r>
            </w:del>
            <w:ins w:id="253" w:author="Rishi Choudhary" w:date="2021-01-16T18:00:00Z">
              <w:r w:rsidR="0062188C">
                <w:rPr>
                  <w:rFonts w:cs="Arial"/>
                  <w:noProof/>
                </w:rPr>
                <w:t>1</w:t>
              </w:r>
            </w:ins>
          </w:p>
        </w:tc>
        <w:tc>
          <w:tcPr>
            <w:tcW w:w="4860" w:type="dxa"/>
          </w:tcPr>
          <w:p w14:paraId="24F8BC5A" w14:textId="74F73DA1" w:rsidR="00821E27" w:rsidRPr="00A722CA" w:rsidRDefault="00A75EA5" w:rsidP="00EC7F7A">
            <w:pPr>
              <w:rPr>
                <w:rFonts w:cs="Arial"/>
              </w:rPr>
            </w:pPr>
            <w:r>
              <w:rPr>
                <w:rFonts w:cs="Arial"/>
              </w:rPr>
              <w:t>The System</w:t>
            </w:r>
            <w:r w:rsidR="00821E27" w:rsidRPr="00A722CA">
              <w:rPr>
                <w:rFonts w:cs="Arial"/>
              </w:rPr>
              <w:t xml:space="preserve"> shall produce the Raw Score of each and every candidate and the same shall be displayed on the candidate </w:t>
            </w:r>
            <w:r w:rsidR="00E87EB1" w:rsidRPr="00A722CA">
              <w:rPr>
                <w:rFonts w:cs="Arial"/>
              </w:rPr>
              <w:t>console</w:t>
            </w:r>
            <w:r w:rsidR="00821E27" w:rsidRPr="00A722CA">
              <w:rPr>
                <w:rFonts w:cs="Arial"/>
              </w:rPr>
              <w:t>.</w:t>
            </w:r>
          </w:p>
        </w:tc>
        <w:tc>
          <w:tcPr>
            <w:tcW w:w="992" w:type="dxa"/>
          </w:tcPr>
          <w:p w14:paraId="755E7C05" w14:textId="2AF741DA" w:rsidR="00821E27" w:rsidRPr="00A722CA" w:rsidRDefault="00AC3A6E" w:rsidP="00EC7F7A">
            <w:pPr>
              <w:rPr>
                <w:rFonts w:cs="Arial"/>
              </w:rPr>
            </w:pPr>
            <w:r>
              <w:rPr>
                <w:rFonts w:cs="Arial"/>
              </w:rPr>
              <w:t>1</w:t>
            </w:r>
          </w:p>
        </w:tc>
        <w:tc>
          <w:tcPr>
            <w:tcW w:w="1926" w:type="dxa"/>
          </w:tcPr>
          <w:p w14:paraId="44C8B5EA" w14:textId="3F7C9569" w:rsidR="00821E27" w:rsidRPr="00A722CA" w:rsidRDefault="00EC7F7A" w:rsidP="00EC7F7A">
            <w:pPr>
              <w:rPr>
                <w:rFonts w:cs="Arial"/>
              </w:rPr>
            </w:pPr>
            <w:r w:rsidRPr="00A722CA">
              <w:rPr>
                <w:rFonts w:cs="Arial"/>
              </w:rPr>
              <w:t>PER</w:t>
            </w:r>
          </w:p>
        </w:tc>
      </w:tr>
      <w:tr w:rsidR="00821E27" w:rsidRPr="00A722CA" w14:paraId="2EE2972C" w14:textId="77777777" w:rsidTr="006E39DB">
        <w:tc>
          <w:tcPr>
            <w:tcW w:w="1573" w:type="dxa"/>
          </w:tcPr>
          <w:p w14:paraId="53B3680E" w14:textId="31A1CF58" w:rsidR="00821E27" w:rsidRPr="00A722CA" w:rsidRDefault="00F20478" w:rsidP="00EC7F7A">
            <w:pPr>
              <w:rPr>
                <w:rFonts w:cs="Arial"/>
              </w:rPr>
            </w:pPr>
            <w:r w:rsidRPr="00A722CA">
              <w:rPr>
                <w:rFonts w:cs="Arial"/>
              </w:rPr>
              <w:t>PTC</w:t>
            </w:r>
            <w:r>
              <w:rPr>
                <w:rFonts w:cs="Arial"/>
              </w:rPr>
              <w:t xml:space="preserve">R </w:t>
            </w:r>
            <w:r w:rsidRPr="00A722CA">
              <w:rPr>
                <w:rFonts w:cs="Arial"/>
              </w:rPr>
              <w:t>2</w:t>
            </w:r>
          </w:p>
        </w:tc>
        <w:tc>
          <w:tcPr>
            <w:tcW w:w="4860" w:type="dxa"/>
          </w:tcPr>
          <w:p w14:paraId="24ABB3E2" w14:textId="4C043CBA" w:rsidR="00821E27" w:rsidRPr="00A722CA" w:rsidRDefault="00A75EA5" w:rsidP="00EC7F7A">
            <w:pPr>
              <w:rPr>
                <w:rFonts w:cs="Arial"/>
              </w:rPr>
            </w:pPr>
            <w:r>
              <w:rPr>
                <w:rFonts w:cs="Arial"/>
              </w:rPr>
              <w:t>The System</w:t>
            </w:r>
            <w:r w:rsidR="00821E27" w:rsidRPr="00A722CA">
              <w:rPr>
                <w:rFonts w:cs="Arial"/>
              </w:rPr>
              <w:t xml:space="preserve"> shall produce a detailed report on the Raw Scores of the candidates at the centre for the record of the customer</w:t>
            </w:r>
            <w:r w:rsidR="00910AA3">
              <w:rPr>
                <w:rFonts w:cs="Arial"/>
              </w:rPr>
              <w:t>/EDUTEST</w:t>
            </w:r>
            <w:r w:rsidR="002E2D6D" w:rsidRPr="00A722CA">
              <w:rPr>
                <w:rFonts w:cs="Arial"/>
              </w:rPr>
              <w:t xml:space="preserve"> for keeping hard-copy records</w:t>
            </w:r>
            <w:r w:rsidR="00821E27" w:rsidRPr="00A722CA">
              <w:rPr>
                <w:rFonts w:cs="Arial"/>
              </w:rPr>
              <w:t>.</w:t>
            </w:r>
          </w:p>
        </w:tc>
        <w:tc>
          <w:tcPr>
            <w:tcW w:w="992" w:type="dxa"/>
          </w:tcPr>
          <w:p w14:paraId="6A20B3ED" w14:textId="6AA60436" w:rsidR="00821E27" w:rsidRPr="00A722CA" w:rsidRDefault="00AC3A6E" w:rsidP="00EC7F7A">
            <w:pPr>
              <w:rPr>
                <w:rFonts w:cs="Arial"/>
              </w:rPr>
            </w:pPr>
            <w:r>
              <w:rPr>
                <w:rFonts w:cs="Arial"/>
              </w:rPr>
              <w:t>1</w:t>
            </w:r>
          </w:p>
        </w:tc>
        <w:tc>
          <w:tcPr>
            <w:tcW w:w="1926" w:type="dxa"/>
          </w:tcPr>
          <w:p w14:paraId="03A3683D" w14:textId="297CB3FD" w:rsidR="00821E27" w:rsidRPr="00A722CA" w:rsidRDefault="00EC7F7A" w:rsidP="00EC7F7A">
            <w:pPr>
              <w:rPr>
                <w:rFonts w:cs="Arial"/>
              </w:rPr>
            </w:pPr>
            <w:r w:rsidRPr="00A722CA">
              <w:rPr>
                <w:rFonts w:cs="Arial"/>
              </w:rPr>
              <w:t>PER</w:t>
            </w:r>
          </w:p>
        </w:tc>
      </w:tr>
      <w:tr w:rsidR="00821E27" w:rsidRPr="00A722CA" w14:paraId="1CEC42C9" w14:textId="77777777" w:rsidTr="006E39DB">
        <w:tc>
          <w:tcPr>
            <w:tcW w:w="1573" w:type="dxa"/>
          </w:tcPr>
          <w:p w14:paraId="45CE3080" w14:textId="279C3A69" w:rsidR="00821E27" w:rsidRPr="00A722CA" w:rsidRDefault="00F20478" w:rsidP="00EC7F7A">
            <w:pPr>
              <w:rPr>
                <w:rFonts w:cs="Arial"/>
              </w:rPr>
            </w:pPr>
            <w:r w:rsidRPr="00A722CA">
              <w:rPr>
                <w:rFonts w:cs="Arial"/>
              </w:rPr>
              <w:t>PTC</w:t>
            </w:r>
            <w:r>
              <w:rPr>
                <w:rFonts w:cs="Arial"/>
              </w:rPr>
              <w:t xml:space="preserve">R </w:t>
            </w:r>
            <w:r w:rsidRPr="00A722CA">
              <w:rPr>
                <w:rFonts w:cs="Arial"/>
              </w:rPr>
              <w:t>3</w:t>
            </w:r>
          </w:p>
        </w:tc>
        <w:tc>
          <w:tcPr>
            <w:tcW w:w="4860" w:type="dxa"/>
          </w:tcPr>
          <w:p w14:paraId="12277D36" w14:textId="599A937F" w:rsidR="00821E27" w:rsidRPr="00A722CA" w:rsidRDefault="00A75EA5" w:rsidP="00EC7F7A">
            <w:pPr>
              <w:rPr>
                <w:rFonts w:cs="Arial"/>
              </w:rPr>
            </w:pPr>
            <w:r>
              <w:rPr>
                <w:rFonts w:cs="Arial"/>
              </w:rPr>
              <w:t>The System</w:t>
            </w:r>
            <w:r w:rsidR="00821E27" w:rsidRPr="00A722CA">
              <w:rPr>
                <w:rFonts w:cs="Arial"/>
              </w:rPr>
              <w:t xml:space="preserve"> shall produce a detailed report on the exception incidents reported in the Centre. The report shall include</w:t>
            </w:r>
            <w:r w:rsidR="00023588" w:rsidRPr="00A722CA">
              <w:rPr>
                <w:rFonts w:cs="Arial"/>
              </w:rPr>
              <w:t>, but not limited to:</w:t>
            </w:r>
          </w:p>
          <w:p w14:paraId="0FFB4AE0" w14:textId="1A194681" w:rsidR="00821E27" w:rsidRPr="00A722CA" w:rsidRDefault="00821E27" w:rsidP="002211A4">
            <w:pPr>
              <w:pStyle w:val="ListParagraph"/>
              <w:numPr>
                <w:ilvl w:val="0"/>
                <w:numId w:val="5"/>
              </w:numPr>
              <w:rPr>
                <w:rFonts w:cs="Arial"/>
              </w:rPr>
            </w:pPr>
            <w:r w:rsidRPr="00A722CA">
              <w:rPr>
                <w:rFonts w:cs="Arial"/>
              </w:rPr>
              <w:t xml:space="preserve">Incidents of intrusion into </w:t>
            </w:r>
            <w:r w:rsidR="00A75EA5">
              <w:rPr>
                <w:rFonts w:cs="Arial"/>
              </w:rPr>
              <w:t>the System</w:t>
            </w:r>
          </w:p>
          <w:p w14:paraId="36742714" w14:textId="77777777" w:rsidR="00821E27" w:rsidRPr="00A722CA" w:rsidRDefault="00821E27" w:rsidP="002211A4">
            <w:pPr>
              <w:pStyle w:val="ListParagraph"/>
              <w:numPr>
                <w:ilvl w:val="0"/>
                <w:numId w:val="5"/>
              </w:numPr>
              <w:rPr>
                <w:rFonts w:cs="Arial"/>
              </w:rPr>
            </w:pPr>
            <w:r w:rsidRPr="00A722CA">
              <w:rPr>
                <w:rFonts w:cs="Arial"/>
              </w:rPr>
              <w:t>Incidents of attempts to access external systems from within the network</w:t>
            </w:r>
          </w:p>
          <w:p w14:paraId="210BEA7B" w14:textId="7CF94105" w:rsidR="00821E27" w:rsidRPr="00A722CA" w:rsidRDefault="00821E27" w:rsidP="002211A4">
            <w:pPr>
              <w:pStyle w:val="ListParagraph"/>
              <w:numPr>
                <w:ilvl w:val="0"/>
                <w:numId w:val="5"/>
              </w:numPr>
              <w:rPr>
                <w:rFonts w:cs="Arial"/>
              </w:rPr>
            </w:pPr>
            <w:r w:rsidRPr="00A722CA">
              <w:rPr>
                <w:rFonts w:cs="Arial"/>
              </w:rPr>
              <w:t xml:space="preserve"> </w:t>
            </w:r>
            <w:r w:rsidR="00106089" w:rsidRPr="00A722CA">
              <w:rPr>
                <w:rFonts w:cs="Arial"/>
              </w:rPr>
              <w:t>Abnormal Computer seizures</w:t>
            </w:r>
          </w:p>
        </w:tc>
        <w:tc>
          <w:tcPr>
            <w:tcW w:w="992" w:type="dxa"/>
          </w:tcPr>
          <w:p w14:paraId="612F3DB5" w14:textId="7DFC7869" w:rsidR="00821E27" w:rsidRPr="00A722CA" w:rsidRDefault="00AC3A6E" w:rsidP="00EC7F7A">
            <w:pPr>
              <w:rPr>
                <w:rFonts w:cs="Arial"/>
              </w:rPr>
            </w:pPr>
            <w:r>
              <w:rPr>
                <w:rFonts w:cs="Arial"/>
              </w:rPr>
              <w:t>1</w:t>
            </w:r>
          </w:p>
        </w:tc>
        <w:tc>
          <w:tcPr>
            <w:tcW w:w="1926" w:type="dxa"/>
          </w:tcPr>
          <w:p w14:paraId="6C5F3E77" w14:textId="3011B865" w:rsidR="00821E27" w:rsidRPr="00A722CA" w:rsidRDefault="00EC7F7A" w:rsidP="00EC7F7A">
            <w:pPr>
              <w:rPr>
                <w:rFonts w:cs="Arial"/>
              </w:rPr>
            </w:pPr>
            <w:r w:rsidRPr="00A722CA">
              <w:rPr>
                <w:rFonts w:cs="Arial"/>
              </w:rPr>
              <w:t>PER</w:t>
            </w:r>
          </w:p>
        </w:tc>
      </w:tr>
      <w:tr w:rsidR="00821E27" w:rsidRPr="00A722CA" w14:paraId="270F331F" w14:textId="77777777" w:rsidTr="006E39DB">
        <w:tc>
          <w:tcPr>
            <w:tcW w:w="1573" w:type="dxa"/>
          </w:tcPr>
          <w:p w14:paraId="2ECACDB2" w14:textId="2F79A703" w:rsidR="00821E27" w:rsidRPr="00A722CA" w:rsidRDefault="00F20478" w:rsidP="00EC7F7A">
            <w:pPr>
              <w:rPr>
                <w:rFonts w:cs="Arial"/>
              </w:rPr>
            </w:pPr>
            <w:r w:rsidRPr="00A722CA">
              <w:rPr>
                <w:rFonts w:cs="Arial"/>
              </w:rPr>
              <w:t>PTC</w:t>
            </w:r>
            <w:r>
              <w:rPr>
                <w:rFonts w:cs="Arial"/>
              </w:rPr>
              <w:t xml:space="preserve">R </w:t>
            </w:r>
            <w:r w:rsidRPr="00A722CA">
              <w:rPr>
                <w:rFonts w:cs="Arial"/>
              </w:rPr>
              <w:t>4</w:t>
            </w:r>
          </w:p>
        </w:tc>
        <w:tc>
          <w:tcPr>
            <w:tcW w:w="4860" w:type="dxa"/>
          </w:tcPr>
          <w:p w14:paraId="3541F3BE" w14:textId="56B294C2" w:rsidR="00821E27" w:rsidRPr="00A722CA" w:rsidRDefault="00A75EA5" w:rsidP="00EC7F7A">
            <w:pPr>
              <w:rPr>
                <w:rFonts w:cs="Arial"/>
              </w:rPr>
            </w:pPr>
            <w:r>
              <w:rPr>
                <w:rFonts w:cs="Arial"/>
              </w:rPr>
              <w:t>The System</w:t>
            </w:r>
            <w:r w:rsidR="00821E27" w:rsidRPr="00A722CA">
              <w:rPr>
                <w:rFonts w:cs="Arial"/>
              </w:rPr>
              <w:t xml:space="preserve"> shall produce a report that will match the Attendance of Candidates at the centre with the Registration of Candidates at the centre. The report shall highlight</w:t>
            </w:r>
          </w:p>
          <w:p w14:paraId="3E307DD7" w14:textId="010F9826" w:rsidR="00821E27" w:rsidRPr="00A722CA" w:rsidRDefault="00821E27" w:rsidP="002211A4">
            <w:pPr>
              <w:pStyle w:val="ListParagraph"/>
              <w:numPr>
                <w:ilvl w:val="0"/>
                <w:numId w:val="5"/>
              </w:numPr>
              <w:rPr>
                <w:rFonts w:cs="Arial"/>
              </w:rPr>
            </w:pPr>
            <w:r w:rsidRPr="00A722CA">
              <w:rPr>
                <w:rFonts w:cs="Arial"/>
              </w:rPr>
              <w:t>The mismatches</w:t>
            </w:r>
            <w:r w:rsidR="00FE08EC" w:rsidRPr="00A722CA">
              <w:rPr>
                <w:rFonts w:cs="Arial"/>
              </w:rPr>
              <w:t xml:space="preserve"> (to enable identification of Candidates who have not completed Registration prior to CBT and should complete it before leaving the </w:t>
            </w:r>
            <w:proofErr w:type="spellStart"/>
            <w:r w:rsidR="00FE08EC" w:rsidRPr="00A722CA">
              <w:rPr>
                <w:rFonts w:cs="Arial"/>
              </w:rPr>
              <w:t>Center</w:t>
            </w:r>
            <w:proofErr w:type="spellEnd"/>
            <w:r w:rsidR="00FE08EC" w:rsidRPr="00A722CA">
              <w:rPr>
                <w:rFonts w:cs="Arial"/>
              </w:rPr>
              <w:t>)</w:t>
            </w:r>
          </w:p>
          <w:p w14:paraId="65587553" w14:textId="77777777" w:rsidR="00821E27" w:rsidRPr="00A722CA" w:rsidRDefault="00821E27" w:rsidP="002211A4">
            <w:pPr>
              <w:pStyle w:val="ListParagraph"/>
              <w:numPr>
                <w:ilvl w:val="0"/>
                <w:numId w:val="5"/>
              </w:numPr>
              <w:rPr>
                <w:rFonts w:cs="Arial"/>
              </w:rPr>
            </w:pPr>
            <w:r w:rsidRPr="00A722CA">
              <w:rPr>
                <w:rFonts w:cs="Arial"/>
              </w:rPr>
              <w:t>The Absentees</w:t>
            </w:r>
          </w:p>
        </w:tc>
        <w:tc>
          <w:tcPr>
            <w:tcW w:w="992" w:type="dxa"/>
          </w:tcPr>
          <w:p w14:paraId="0D99D14A" w14:textId="59A44A74" w:rsidR="00821E27" w:rsidRPr="00A722CA" w:rsidRDefault="00AC3A6E" w:rsidP="00EC7F7A">
            <w:pPr>
              <w:rPr>
                <w:rFonts w:cs="Arial"/>
              </w:rPr>
            </w:pPr>
            <w:r>
              <w:rPr>
                <w:rFonts w:cs="Arial"/>
              </w:rPr>
              <w:t>1</w:t>
            </w:r>
          </w:p>
        </w:tc>
        <w:tc>
          <w:tcPr>
            <w:tcW w:w="1926" w:type="dxa"/>
          </w:tcPr>
          <w:p w14:paraId="60FEB915" w14:textId="32DBB91C" w:rsidR="00821E27" w:rsidRPr="00A722CA" w:rsidRDefault="00EC7F7A" w:rsidP="00EC7F7A">
            <w:pPr>
              <w:rPr>
                <w:rFonts w:cs="Arial"/>
              </w:rPr>
            </w:pPr>
            <w:r w:rsidRPr="00A722CA">
              <w:rPr>
                <w:rFonts w:cs="Arial"/>
              </w:rPr>
              <w:t>PER</w:t>
            </w:r>
          </w:p>
        </w:tc>
      </w:tr>
      <w:tr w:rsidR="00821E27" w:rsidRPr="00A722CA" w14:paraId="72DEFB09" w14:textId="77777777" w:rsidTr="006E39DB">
        <w:tc>
          <w:tcPr>
            <w:tcW w:w="1573" w:type="dxa"/>
          </w:tcPr>
          <w:p w14:paraId="0D28F399" w14:textId="6908E1E6" w:rsidR="00821E27" w:rsidRPr="00A722CA" w:rsidRDefault="00F20478" w:rsidP="00EC7F7A">
            <w:pPr>
              <w:rPr>
                <w:rFonts w:cs="Arial"/>
              </w:rPr>
            </w:pPr>
            <w:r w:rsidRPr="00A722CA">
              <w:rPr>
                <w:rFonts w:cs="Arial"/>
              </w:rPr>
              <w:t>PTC</w:t>
            </w:r>
            <w:r>
              <w:rPr>
                <w:rFonts w:cs="Arial"/>
              </w:rPr>
              <w:t xml:space="preserve">R </w:t>
            </w:r>
            <w:r w:rsidRPr="00A722CA">
              <w:rPr>
                <w:rFonts w:cs="Arial"/>
              </w:rPr>
              <w:t>5</w:t>
            </w:r>
          </w:p>
        </w:tc>
        <w:tc>
          <w:tcPr>
            <w:tcW w:w="4860" w:type="dxa"/>
          </w:tcPr>
          <w:p w14:paraId="7715E50F" w14:textId="1C01C4C6" w:rsidR="00821E27" w:rsidRPr="00A722CA" w:rsidRDefault="00A75EA5" w:rsidP="00EC7F7A">
            <w:pPr>
              <w:rPr>
                <w:rFonts w:cs="Arial"/>
              </w:rPr>
            </w:pPr>
            <w:r>
              <w:rPr>
                <w:rFonts w:cs="Arial"/>
              </w:rPr>
              <w:t>The System</w:t>
            </w:r>
            <w:r w:rsidR="00821E27" w:rsidRPr="00A722CA">
              <w:rPr>
                <w:rFonts w:cs="Arial"/>
              </w:rPr>
              <w:t xml:space="preserve"> shall produce a report on the feedback collected from the Candidates at the centre. The report shall highlight the exceptions</w:t>
            </w:r>
          </w:p>
          <w:p w14:paraId="1E015E4C" w14:textId="77777777" w:rsidR="00821E27" w:rsidRPr="00A722CA" w:rsidRDefault="00821E27" w:rsidP="002211A4">
            <w:pPr>
              <w:pStyle w:val="ListParagraph"/>
              <w:numPr>
                <w:ilvl w:val="0"/>
                <w:numId w:val="5"/>
              </w:numPr>
              <w:rPr>
                <w:rFonts w:cs="Arial"/>
              </w:rPr>
            </w:pPr>
            <w:r w:rsidRPr="00A722CA">
              <w:rPr>
                <w:rFonts w:cs="Arial"/>
              </w:rPr>
              <w:t>Extremely high ratings</w:t>
            </w:r>
          </w:p>
          <w:p w14:paraId="358B482D" w14:textId="77777777" w:rsidR="00821E27" w:rsidRPr="00A722CA" w:rsidRDefault="00821E27" w:rsidP="002211A4">
            <w:pPr>
              <w:pStyle w:val="ListParagraph"/>
              <w:numPr>
                <w:ilvl w:val="0"/>
                <w:numId w:val="5"/>
              </w:numPr>
              <w:rPr>
                <w:rFonts w:cs="Arial"/>
              </w:rPr>
            </w:pPr>
            <w:r w:rsidRPr="00A722CA">
              <w:rPr>
                <w:rFonts w:cs="Arial"/>
              </w:rPr>
              <w:t>Extremely low ratings</w:t>
            </w:r>
          </w:p>
        </w:tc>
        <w:tc>
          <w:tcPr>
            <w:tcW w:w="992" w:type="dxa"/>
          </w:tcPr>
          <w:p w14:paraId="3B5CB386" w14:textId="0EC93D27" w:rsidR="00821E27" w:rsidRPr="00A722CA" w:rsidRDefault="00AC3A6E" w:rsidP="00EC7F7A">
            <w:pPr>
              <w:rPr>
                <w:rFonts w:cs="Arial"/>
              </w:rPr>
            </w:pPr>
            <w:r>
              <w:rPr>
                <w:rFonts w:cs="Arial"/>
              </w:rPr>
              <w:t>3</w:t>
            </w:r>
          </w:p>
        </w:tc>
        <w:tc>
          <w:tcPr>
            <w:tcW w:w="1926" w:type="dxa"/>
          </w:tcPr>
          <w:p w14:paraId="6E5FF8F7" w14:textId="3259266A" w:rsidR="00821E27" w:rsidRPr="00A722CA" w:rsidRDefault="00EC7F7A" w:rsidP="00EC7F7A">
            <w:pPr>
              <w:rPr>
                <w:rFonts w:cs="Arial"/>
              </w:rPr>
            </w:pPr>
            <w:r w:rsidRPr="00A722CA">
              <w:rPr>
                <w:rFonts w:cs="Arial"/>
              </w:rPr>
              <w:t>PER</w:t>
            </w:r>
          </w:p>
        </w:tc>
      </w:tr>
      <w:tr w:rsidR="00821E27" w:rsidRPr="00A722CA" w14:paraId="04145396" w14:textId="77777777" w:rsidTr="006E39DB">
        <w:tc>
          <w:tcPr>
            <w:tcW w:w="1573" w:type="dxa"/>
          </w:tcPr>
          <w:p w14:paraId="6F518A44" w14:textId="14CF1D28" w:rsidR="00821E27" w:rsidRPr="00A722CA" w:rsidRDefault="00F20478" w:rsidP="00EC7F7A">
            <w:pPr>
              <w:rPr>
                <w:rFonts w:cs="Arial"/>
              </w:rPr>
            </w:pPr>
            <w:r w:rsidRPr="00A722CA">
              <w:rPr>
                <w:rFonts w:cs="Arial"/>
              </w:rPr>
              <w:t>PTC</w:t>
            </w:r>
            <w:r>
              <w:rPr>
                <w:rFonts w:cs="Arial"/>
              </w:rPr>
              <w:t xml:space="preserve">R </w:t>
            </w:r>
            <w:r w:rsidRPr="00A722CA">
              <w:rPr>
                <w:rFonts w:cs="Arial"/>
              </w:rPr>
              <w:t>6</w:t>
            </w:r>
          </w:p>
        </w:tc>
        <w:tc>
          <w:tcPr>
            <w:tcW w:w="4860" w:type="dxa"/>
          </w:tcPr>
          <w:p w14:paraId="2632589A" w14:textId="0AE6A1CC" w:rsidR="00821E27" w:rsidRPr="00A722CA" w:rsidRDefault="00A75EA5" w:rsidP="00EC7F7A">
            <w:pPr>
              <w:rPr>
                <w:rFonts w:cs="Arial"/>
              </w:rPr>
            </w:pPr>
            <w:r>
              <w:rPr>
                <w:rFonts w:cs="Arial"/>
                <w:highlight w:val="yellow"/>
              </w:rPr>
              <w:t>The System</w:t>
            </w:r>
            <w:r w:rsidR="00821E27" w:rsidRPr="00576E70">
              <w:rPr>
                <w:rFonts w:cs="Arial"/>
                <w:highlight w:val="yellow"/>
              </w:rPr>
              <w:t xml:space="preserve"> shall create a </w:t>
            </w:r>
            <w:r w:rsidR="004B72E4" w:rsidRPr="00576E70">
              <w:rPr>
                <w:rFonts w:cs="Arial"/>
                <w:highlight w:val="yellow"/>
              </w:rPr>
              <w:t xml:space="preserve">series of </w:t>
            </w:r>
            <w:r w:rsidR="00821E27" w:rsidRPr="00576E70">
              <w:rPr>
                <w:rFonts w:cs="Arial"/>
                <w:highlight w:val="yellow"/>
              </w:rPr>
              <w:t>report</w:t>
            </w:r>
            <w:r w:rsidR="004B72E4" w:rsidRPr="00576E70">
              <w:rPr>
                <w:rFonts w:cs="Arial"/>
                <w:highlight w:val="yellow"/>
              </w:rPr>
              <w:t>s</w:t>
            </w:r>
            <w:r w:rsidR="00821E27" w:rsidRPr="00576E70">
              <w:rPr>
                <w:rFonts w:cs="Arial"/>
                <w:highlight w:val="yellow"/>
              </w:rPr>
              <w:t xml:space="preserve"> on the Audit Logs that are maintained for every activity at the centre.</w:t>
            </w:r>
            <w:r w:rsidR="00821E27" w:rsidRPr="00A722CA">
              <w:rPr>
                <w:rFonts w:cs="Arial"/>
              </w:rPr>
              <w:t xml:space="preserve"> </w:t>
            </w:r>
          </w:p>
        </w:tc>
        <w:tc>
          <w:tcPr>
            <w:tcW w:w="992" w:type="dxa"/>
          </w:tcPr>
          <w:p w14:paraId="747DD632" w14:textId="593BC20E" w:rsidR="00821E27" w:rsidRPr="00A722CA" w:rsidRDefault="00AC3A6E" w:rsidP="00EC7F7A">
            <w:pPr>
              <w:rPr>
                <w:rFonts w:cs="Arial"/>
              </w:rPr>
            </w:pPr>
            <w:r>
              <w:rPr>
                <w:rFonts w:cs="Arial"/>
              </w:rPr>
              <w:t>1</w:t>
            </w:r>
          </w:p>
        </w:tc>
        <w:tc>
          <w:tcPr>
            <w:tcW w:w="1926" w:type="dxa"/>
          </w:tcPr>
          <w:p w14:paraId="1A8F3C98" w14:textId="21236FAD" w:rsidR="00821E27" w:rsidRPr="00A722CA" w:rsidRDefault="00EC7F7A" w:rsidP="00EC7F7A">
            <w:pPr>
              <w:rPr>
                <w:rFonts w:cs="Arial"/>
              </w:rPr>
            </w:pPr>
            <w:r w:rsidRPr="00A722CA">
              <w:rPr>
                <w:rFonts w:cs="Arial"/>
              </w:rPr>
              <w:t>PER</w:t>
            </w:r>
          </w:p>
        </w:tc>
      </w:tr>
    </w:tbl>
    <w:p w14:paraId="2B2D1538" w14:textId="77777777" w:rsidR="006E39DB" w:rsidRPr="00A722CA" w:rsidRDefault="006E39DB" w:rsidP="006E39DB">
      <w:pPr>
        <w:rPr>
          <w:rFonts w:cs="Arial"/>
        </w:rPr>
      </w:pPr>
    </w:p>
    <w:p w14:paraId="7B93BC43" w14:textId="1DADF1F0" w:rsidR="006E39DB" w:rsidRPr="00A722CA" w:rsidRDefault="006E39DB" w:rsidP="006E39DB">
      <w:pPr>
        <w:pStyle w:val="Heading2"/>
        <w:rPr>
          <w:rFonts w:cs="Arial"/>
        </w:rPr>
      </w:pPr>
      <w:bookmarkStart w:id="254" w:name="_Toc19801122"/>
      <w:bookmarkStart w:id="255" w:name="_Toc20317977"/>
      <w:r w:rsidRPr="00A722CA">
        <w:rPr>
          <w:rFonts w:cs="Arial"/>
        </w:rPr>
        <w:t xml:space="preserve">Post Test </w:t>
      </w:r>
      <w:r w:rsidRPr="00576E70">
        <w:rPr>
          <w:rFonts w:cs="Arial"/>
        </w:rPr>
        <w:t xml:space="preserve">CCS </w:t>
      </w:r>
      <w:r>
        <w:rPr>
          <w:rFonts w:cs="Arial"/>
        </w:rPr>
        <w:t>Reports</w:t>
      </w:r>
      <w:r w:rsidRPr="00A722CA">
        <w:rPr>
          <w:rFonts w:cs="Arial"/>
        </w:rPr>
        <w:t xml:space="preserve"> (PTC</w:t>
      </w:r>
      <w:r>
        <w:rPr>
          <w:rFonts w:cs="Arial"/>
        </w:rPr>
        <w:t>CR</w:t>
      </w:r>
      <w:r w:rsidRPr="00A722CA">
        <w:rPr>
          <w:rFonts w:cs="Arial"/>
        </w:rPr>
        <w:t>)</w:t>
      </w:r>
      <w:bookmarkEnd w:id="254"/>
      <w:bookmarkEnd w:id="255"/>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6E39DB" w:rsidRPr="00A722CA" w14:paraId="223AB728" w14:textId="77777777" w:rsidTr="0005298C">
        <w:tc>
          <w:tcPr>
            <w:tcW w:w="1271" w:type="dxa"/>
            <w:shd w:val="clear" w:color="auto" w:fill="BFBFBF" w:themeFill="background1" w:themeFillShade="BF"/>
          </w:tcPr>
          <w:p w14:paraId="6DAA5C02" w14:textId="77777777" w:rsidR="006E39DB" w:rsidRPr="00A722CA" w:rsidRDefault="006E39DB" w:rsidP="0005298C">
            <w:pPr>
              <w:rPr>
                <w:rFonts w:cs="Arial"/>
                <w:b/>
              </w:rPr>
            </w:pPr>
            <w:r w:rsidRPr="00A722CA">
              <w:rPr>
                <w:rFonts w:cs="Arial"/>
                <w:b/>
              </w:rPr>
              <w:t>ID</w:t>
            </w:r>
          </w:p>
        </w:tc>
        <w:tc>
          <w:tcPr>
            <w:tcW w:w="5103" w:type="dxa"/>
            <w:shd w:val="clear" w:color="auto" w:fill="BFBFBF" w:themeFill="background1" w:themeFillShade="BF"/>
          </w:tcPr>
          <w:p w14:paraId="3B98BABA" w14:textId="77777777" w:rsidR="006E39DB" w:rsidRPr="00A722CA" w:rsidRDefault="006E39DB" w:rsidP="0005298C">
            <w:pPr>
              <w:rPr>
                <w:rFonts w:cs="Arial"/>
                <w:b/>
              </w:rPr>
            </w:pPr>
            <w:r w:rsidRPr="00A722CA">
              <w:rPr>
                <w:rFonts w:cs="Arial"/>
                <w:b/>
              </w:rPr>
              <w:t>Requirement</w:t>
            </w:r>
          </w:p>
        </w:tc>
        <w:tc>
          <w:tcPr>
            <w:tcW w:w="992" w:type="dxa"/>
            <w:shd w:val="clear" w:color="auto" w:fill="BFBFBF" w:themeFill="background1" w:themeFillShade="BF"/>
          </w:tcPr>
          <w:p w14:paraId="6D40511A" w14:textId="77777777" w:rsidR="006E39DB" w:rsidRPr="00A722CA" w:rsidRDefault="006E39DB" w:rsidP="0005298C">
            <w:pPr>
              <w:rPr>
                <w:rFonts w:cs="Arial"/>
                <w:b/>
              </w:rPr>
            </w:pPr>
            <w:r w:rsidRPr="00A722CA">
              <w:rPr>
                <w:rFonts w:cs="Arial"/>
                <w:b/>
              </w:rPr>
              <w:t>Priority</w:t>
            </w:r>
          </w:p>
        </w:tc>
        <w:tc>
          <w:tcPr>
            <w:tcW w:w="1985" w:type="dxa"/>
            <w:shd w:val="clear" w:color="auto" w:fill="BFBFBF" w:themeFill="background1" w:themeFillShade="BF"/>
          </w:tcPr>
          <w:p w14:paraId="577442FD" w14:textId="77777777" w:rsidR="006E39DB" w:rsidRPr="00A722CA" w:rsidRDefault="006E39DB" w:rsidP="0005298C">
            <w:pPr>
              <w:rPr>
                <w:rFonts w:cs="Arial"/>
                <w:b/>
              </w:rPr>
            </w:pPr>
            <w:r w:rsidRPr="00A722CA">
              <w:rPr>
                <w:rFonts w:cs="Arial"/>
                <w:b/>
              </w:rPr>
              <w:t>Business Process Reference</w:t>
            </w:r>
          </w:p>
        </w:tc>
      </w:tr>
      <w:tr w:rsidR="002016CA" w:rsidRPr="00A722CA" w14:paraId="066F9FFE" w14:textId="77777777" w:rsidTr="0005298C">
        <w:tc>
          <w:tcPr>
            <w:tcW w:w="1271" w:type="dxa"/>
          </w:tcPr>
          <w:p w14:paraId="41914BCE" w14:textId="15E867ED" w:rsidR="002016CA" w:rsidRPr="00A722CA" w:rsidRDefault="002016CA" w:rsidP="002016CA">
            <w:pPr>
              <w:rPr>
                <w:rFonts w:cs="Arial"/>
              </w:rPr>
            </w:pPr>
            <w:r w:rsidRPr="00A722CA">
              <w:rPr>
                <w:rFonts w:cs="Arial"/>
              </w:rPr>
              <w:t>PTC</w:t>
            </w:r>
            <w:r>
              <w:rPr>
                <w:rFonts w:cs="Arial"/>
              </w:rPr>
              <w:t>CR</w:t>
            </w:r>
            <w:r w:rsidRPr="00A722CA">
              <w:rPr>
                <w:rFonts w:cs="Arial"/>
                <w:noProof/>
              </w:rPr>
              <w:t xml:space="preserve"> </w:t>
            </w:r>
            <w:del w:id="256" w:author="Rishi Choudhary" w:date="2021-01-16T18:00:00Z">
              <w:r w:rsidRPr="00A722CA" w:rsidDel="0062188C">
                <w:rPr>
                  <w:rFonts w:cs="Arial"/>
                  <w:noProof/>
                </w:rPr>
                <w:fldChar w:fldCharType="begin"/>
              </w:r>
              <w:r w:rsidRPr="00A722CA" w:rsidDel="0062188C">
                <w:rPr>
                  <w:rFonts w:cs="Arial"/>
                  <w:noProof/>
                </w:rPr>
                <w:delInstrText xml:space="preserve"> SEQ  RBAC \* MERGEFORMAT </w:delInstrText>
              </w:r>
              <w:r w:rsidRPr="00A722CA" w:rsidDel="0062188C">
                <w:rPr>
                  <w:rFonts w:cs="Arial"/>
                  <w:noProof/>
                </w:rPr>
                <w:fldChar w:fldCharType="separate"/>
              </w:r>
              <w:r w:rsidR="00465B0B" w:rsidDel="0062188C">
                <w:rPr>
                  <w:rFonts w:cs="Arial"/>
                  <w:noProof/>
                </w:rPr>
                <w:delText>32</w:delText>
              </w:r>
              <w:r w:rsidRPr="00A722CA" w:rsidDel="0062188C">
                <w:rPr>
                  <w:rFonts w:cs="Arial"/>
                  <w:noProof/>
                </w:rPr>
                <w:fldChar w:fldCharType="end"/>
              </w:r>
            </w:del>
            <w:ins w:id="257" w:author="Rishi Choudhary" w:date="2021-01-16T18:00:00Z">
              <w:r w:rsidR="0062188C">
                <w:rPr>
                  <w:rFonts w:cs="Arial"/>
                  <w:noProof/>
                </w:rPr>
                <w:t>1</w:t>
              </w:r>
            </w:ins>
          </w:p>
        </w:tc>
        <w:tc>
          <w:tcPr>
            <w:tcW w:w="5103" w:type="dxa"/>
          </w:tcPr>
          <w:p w14:paraId="157C702E" w14:textId="57197C89" w:rsidR="002016CA" w:rsidRPr="00A722CA" w:rsidRDefault="00A75EA5" w:rsidP="002016CA">
            <w:pPr>
              <w:rPr>
                <w:rFonts w:cs="Arial"/>
              </w:rPr>
            </w:pPr>
            <w:r>
              <w:rPr>
                <w:rFonts w:cs="Arial"/>
              </w:rPr>
              <w:t>The System</w:t>
            </w:r>
            <w:r w:rsidR="002016CA" w:rsidRPr="00A722CA">
              <w:rPr>
                <w:rFonts w:cs="Arial"/>
              </w:rPr>
              <w:t xml:space="preserve"> shall create a Question Item Analysis Report that will:</w:t>
            </w:r>
          </w:p>
          <w:p w14:paraId="61E8597E" w14:textId="77777777" w:rsidR="002016CA" w:rsidRPr="00A722CA" w:rsidRDefault="002016CA" w:rsidP="002016CA">
            <w:pPr>
              <w:pStyle w:val="ListParagraph"/>
              <w:numPr>
                <w:ilvl w:val="0"/>
                <w:numId w:val="5"/>
              </w:numPr>
              <w:rPr>
                <w:rFonts w:cs="Arial"/>
              </w:rPr>
            </w:pPr>
            <w:r w:rsidRPr="00A722CA">
              <w:rPr>
                <w:rFonts w:cs="Arial"/>
              </w:rPr>
              <w:t>Summarize the number of Candidates giving correct answers for each question</w:t>
            </w:r>
          </w:p>
          <w:p w14:paraId="2A729447" w14:textId="77777777" w:rsidR="002016CA" w:rsidRDefault="002016CA" w:rsidP="002016CA">
            <w:pPr>
              <w:pStyle w:val="ListParagraph"/>
              <w:numPr>
                <w:ilvl w:val="0"/>
                <w:numId w:val="5"/>
              </w:numPr>
              <w:rPr>
                <w:rFonts w:cs="Arial"/>
              </w:rPr>
            </w:pPr>
            <w:r w:rsidRPr="00A722CA">
              <w:rPr>
                <w:rFonts w:cs="Arial"/>
              </w:rPr>
              <w:t>Summarize the number of Candidates giving incorrect answer for each question</w:t>
            </w:r>
          </w:p>
          <w:p w14:paraId="7E15E23E" w14:textId="6AD5E301" w:rsidR="002016CA" w:rsidRPr="00A722CA" w:rsidRDefault="002016CA" w:rsidP="00576E70">
            <w:pPr>
              <w:pStyle w:val="ListParagraph"/>
              <w:numPr>
                <w:ilvl w:val="0"/>
                <w:numId w:val="5"/>
              </w:numPr>
              <w:rPr>
                <w:rFonts w:cs="Arial"/>
              </w:rPr>
            </w:pPr>
            <w:r w:rsidRPr="00A722CA">
              <w:rPr>
                <w:rFonts w:cs="Arial"/>
              </w:rPr>
              <w:t xml:space="preserve">Summarize the number of Candidates selecting a particular incorrect option in every question </w:t>
            </w:r>
          </w:p>
        </w:tc>
        <w:tc>
          <w:tcPr>
            <w:tcW w:w="992" w:type="dxa"/>
          </w:tcPr>
          <w:p w14:paraId="28955E82" w14:textId="5301FD54" w:rsidR="002016CA" w:rsidRPr="00A722CA" w:rsidRDefault="00086D6A" w:rsidP="002016CA">
            <w:pPr>
              <w:rPr>
                <w:rFonts w:cs="Arial"/>
              </w:rPr>
            </w:pPr>
            <w:r>
              <w:rPr>
                <w:rFonts w:cs="Arial"/>
              </w:rPr>
              <w:t>3</w:t>
            </w:r>
          </w:p>
        </w:tc>
        <w:tc>
          <w:tcPr>
            <w:tcW w:w="1985" w:type="dxa"/>
          </w:tcPr>
          <w:p w14:paraId="05576FFB" w14:textId="77777777" w:rsidR="002016CA" w:rsidRPr="00A722CA" w:rsidRDefault="002016CA" w:rsidP="002016CA">
            <w:pPr>
              <w:rPr>
                <w:rFonts w:cs="Arial"/>
              </w:rPr>
            </w:pPr>
            <w:r w:rsidRPr="00A722CA">
              <w:rPr>
                <w:rFonts w:cs="Arial"/>
              </w:rPr>
              <w:t>PER</w:t>
            </w:r>
          </w:p>
        </w:tc>
      </w:tr>
      <w:tr w:rsidR="002016CA" w:rsidRPr="00A722CA" w14:paraId="1931C60C" w14:textId="77777777" w:rsidTr="0005298C">
        <w:tc>
          <w:tcPr>
            <w:tcW w:w="1271" w:type="dxa"/>
          </w:tcPr>
          <w:p w14:paraId="03598268" w14:textId="716B586D" w:rsidR="002016CA" w:rsidRPr="00A722CA" w:rsidRDefault="002016CA" w:rsidP="002016CA">
            <w:pPr>
              <w:rPr>
                <w:rFonts w:cs="Arial"/>
              </w:rPr>
            </w:pPr>
            <w:r w:rsidRPr="00A722CA">
              <w:rPr>
                <w:rFonts w:cs="Arial"/>
              </w:rPr>
              <w:t>PTC</w:t>
            </w:r>
            <w:r>
              <w:rPr>
                <w:rFonts w:cs="Arial"/>
              </w:rPr>
              <w:t>CR</w:t>
            </w:r>
            <w:r w:rsidRPr="00A722CA">
              <w:rPr>
                <w:rFonts w:cs="Arial"/>
              </w:rPr>
              <w:t xml:space="preserve"> 2</w:t>
            </w:r>
          </w:p>
        </w:tc>
        <w:tc>
          <w:tcPr>
            <w:tcW w:w="5103" w:type="dxa"/>
          </w:tcPr>
          <w:p w14:paraId="6C792D7B" w14:textId="07CB8391" w:rsidR="002016CA" w:rsidRPr="00A722CA" w:rsidRDefault="00A75EA5" w:rsidP="002016CA">
            <w:pPr>
              <w:rPr>
                <w:rFonts w:cs="Arial"/>
              </w:rPr>
            </w:pPr>
            <w:r>
              <w:rPr>
                <w:rFonts w:cs="Arial"/>
              </w:rPr>
              <w:t>The System</w:t>
            </w:r>
            <w:r w:rsidR="002016CA" w:rsidRPr="00A722CA">
              <w:rPr>
                <w:rFonts w:cs="Arial"/>
              </w:rPr>
              <w:t xml:space="preserve"> shall create a </w:t>
            </w:r>
            <w:r w:rsidR="009D0003">
              <w:rPr>
                <w:rFonts w:cs="Arial"/>
              </w:rPr>
              <w:t xml:space="preserve">consolidated </w:t>
            </w:r>
            <w:r w:rsidR="002016CA" w:rsidRPr="00A722CA">
              <w:rPr>
                <w:rFonts w:cs="Arial"/>
              </w:rPr>
              <w:t>report on the performance of a</w:t>
            </w:r>
            <w:r w:rsidR="009D0003">
              <w:rPr>
                <w:rFonts w:cs="Arial"/>
              </w:rPr>
              <w:t>ll</w:t>
            </w:r>
            <w:r w:rsidR="002016CA" w:rsidRPr="00A722CA">
              <w:rPr>
                <w:rFonts w:cs="Arial"/>
              </w:rPr>
              <w:t xml:space="preserve"> Centre</w:t>
            </w:r>
            <w:r w:rsidR="009D0003">
              <w:rPr>
                <w:rFonts w:cs="Arial"/>
              </w:rPr>
              <w:t>s</w:t>
            </w:r>
            <w:r w:rsidR="002016CA" w:rsidRPr="00A722CA">
              <w:rPr>
                <w:rFonts w:cs="Arial"/>
              </w:rPr>
              <w:t>. This report shall include:</w:t>
            </w:r>
          </w:p>
          <w:p w14:paraId="7FD2B034" w14:textId="77777777" w:rsidR="002016CA" w:rsidRPr="00A722CA" w:rsidRDefault="002016CA" w:rsidP="002016CA">
            <w:pPr>
              <w:pStyle w:val="ListParagraph"/>
              <w:numPr>
                <w:ilvl w:val="0"/>
                <w:numId w:val="5"/>
              </w:numPr>
              <w:rPr>
                <w:rFonts w:cs="Arial"/>
              </w:rPr>
            </w:pPr>
            <w:r w:rsidRPr="00A722CA">
              <w:rPr>
                <w:rFonts w:cs="Arial"/>
              </w:rPr>
              <w:t>The number of Candidates Registered</w:t>
            </w:r>
          </w:p>
          <w:p w14:paraId="50BECA14" w14:textId="77777777" w:rsidR="002016CA" w:rsidRPr="00A722CA" w:rsidRDefault="002016CA" w:rsidP="002016CA">
            <w:pPr>
              <w:pStyle w:val="ListParagraph"/>
              <w:numPr>
                <w:ilvl w:val="0"/>
                <w:numId w:val="5"/>
              </w:numPr>
              <w:rPr>
                <w:rFonts w:cs="Arial"/>
              </w:rPr>
            </w:pPr>
            <w:r w:rsidRPr="00A722CA">
              <w:rPr>
                <w:rFonts w:cs="Arial"/>
              </w:rPr>
              <w:t>The number of Candidates Attended</w:t>
            </w:r>
          </w:p>
          <w:p w14:paraId="425B3F9A" w14:textId="77777777" w:rsidR="002016CA" w:rsidRPr="00A722CA" w:rsidRDefault="002016CA" w:rsidP="002016CA">
            <w:pPr>
              <w:pStyle w:val="ListParagraph"/>
              <w:numPr>
                <w:ilvl w:val="0"/>
                <w:numId w:val="5"/>
              </w:numPr>
              <w:rPr>
                <w:rFonts w:cs="Arial"/>
              </w:rPr>
            </w:pPr>
            <w:r w:rsidRPr="00A722CA">
              <w:rPr>
                <w:rFonts w:cs="Arial"/>
              </w:rPr>
              <w:t>The number of Terminals with Issues</w:t>
            </w:r>
          </w:p>
          <w:p w14:paraId="4A8B2F63" w14:textId="77777777" w:rsidR="002016CA" w:rsidRDefault="002016CA" w:rsidP="002016CA">
            <w:pPr>
              <w:pStyle w:val="ListParagraph"/>
              <w:numPr>
                <w:ilvl w:val="0"/>
                <w:numId w:val="5"/>
              </w:numPr>
              <w:rPr>
                <w:rFonts w:cs="Arial"/>
              </w:rPr>
            </w:pPr>
            <w:r w:rsidRPr="00A722CA">
              <w:rPr>
                <w:rFonts w:cs="Arial"/>
              </w:rPr>
              <w:t>The number of Intrusion attempts</w:t>
            </w:r>
          </w:p>
          <w:p w14:paraId="1BEC8CED" w14:textId="0829E6E2" w:rsidR="002016CA" w:rsidRPr="00A722CA" w:rsidRDefault="002016CA" w:rsidP="00576E70">
            <w:pPr>
              <w:pStyle w:val="ListParagraph"/>
              <w:numPr>
                <w:ilvl w:val="0"/>
                <w:numId w:val="5"/>
              </w:numPr>
              <w:rPr>
                <w:rFonts w:cs="Arial"/>
              </w:rPr>
            </w:pPr>
            <w:r w:rsidRPr="00A722CA">
              <w:rPr>
                <w:rFonts w:cs="Arial"/>
              </w:rPr>
              <w:t>The number of external access attempts</w:t>
            </w:r>
          </w:p>
        </w:tc>
        <w:tc>
          <w:tcPr>
            <w:tcW w:w="992" w:type="dxa"/>
          </w:tcPr>
          <w:p w14:paraId="5CE71BF7" w14:textId="0E605A8F" w:rsidR="002016CA" w:rsidRPr="00A722CA" w:rsidRDefault="00086D6A" w:rsidP="002016CA">
            <w:pPr>
              <w:rPr>
                <w:rFonts w:cs="Arial"/>
              </w:rPr>
            </w:pPr>
            <w:r>
              <w:rPr>
                <w:rFonts w:cs="Arial"/>
              </w:rPr>
              <w:t>1</w:t>
            </w:r>
          </w:p>
        </w:tc>
        <w:tc>
          <w:tcPr>
            <w:tcW w:w="1985" w:type="dxa"/>
          </w:tcPr>
          <w:p w14:paraId="2928B197" w14:textId="77777777" w:rsidR="002016CA" w:rsidRPr="00A722CA" w:rsidRDefault="002016CA" w:rsidP="002016CA">
            <w:pPr>
              <w:rPr>
                <w:rFonts w:cs="Arial"/>
              </w:rPr>
            </w:pPr>
            <w:r w:rsidRPr="00A722CA">
              <w:rPr>
                <w:rFonts w:cs="Arial"/>
              </w:rPr>
              <w:t>PER</w:t>
            </w:r>
          </w:p>
        </w:tc>
      </w:tr>
      <w:tr w:rsidR="002016CA" w:rsidRPr="00A722CA" w14:paraId="29C0ABB1" w14:textId="77777777" w:rsidTr="0005298C">
        <w:tc>
          <w:tcPr>
            <w:tcW w:w="1271" w:type="dxa"/>
          </w:tcPr>
          <w:p w14:paraId="25878C2F" w14:textId="28BB409E" w:rsidR="002016CA" w:rsidRPr="00A722CA" w:rsidRDefault="002016CA" w:rsidP="002016CA">
            <w:pPr>
              <w:rPr>
                <w:rFonts w:cs="Arial"/>
              </w:rPr>
            </w:pPr>
            <w:r w:rsidRPr="00A722CA">
              <w:rPr>
                <w:rFonts w:cs="Arial"/>
              </w:rPr>
              <w:t>PTC</w:t>
            </w:r>
            <w:r>
              <w:rPr>
                <w:rFonts w:cs="Arial"/>
              </w:rPr>
              <w:t>CR</w:t>
            </w:r>
            <w:r w:rsidRPr="00A722CA">
              <w:rPr>
                <w:rFonts w:cs="Arial"/>
              </w:rPr>
              <w:t xml:space="preserve"> 3</w:t>
            </w:r>
          </w:p>
        </w:tc>
        <w:tc>
          <w:tcPr>
            <w:tcW w:w="5103" w:type="dxa"/>
          </w:tcPr>
          <w:p w14:paraId="5C19A809" w14:textId="25830574" w:rsidR="002016CA" w:rsidRPr="00A722CA" w:rsidRDefault="00A75EA5" w:rsidP="002016CA">
            <w:pPr>
              <w:rPr>
                <w:rFonts w:cs="Arial"/>
              </w:rPr>
            </w:pPr>
            <w:r>
              <w:rPr>
                <w:rFonts w:cs="Arial"/>
              </w:rPr>
              <w:t>The System</w:t>
            </w:r>
            <w:r w:rsidR="002016CA" w:rsidRPr="00A722CA">
              <w:rPr>
                <w:rFonts w:cs="Arial"/>
              </w:rPr>
              <w:t xml:space="preserve"> shall produce a </w:t>
            </w:r>
            <w:r w:rsidR="002016CA">
              <w:rPr>
                <w:rFonts w:cs="Arial"/>
              </w:rPr>
              <w:t>consolidated</w:t>
            </w:r>
            <w:r w:rsidR="002016CA" w:rsidRPr="00A722CA">
              <w:rPr>
                <w:rFonts w:cs="Arial"/>
              </w:rPr>
              <w:t xml:space="preserve"> report on the exception incidents reported in </w:t>
            </w:r>
            <w:r w:rsidR="002016CA">
              <w:rPr>
                <w:rFonts w:cs="Arial"/>
              </w:rPr>
              <w:t xml:space="preserve">all </w:t>
            </w:r>
            <w:r w:rsidR="002016CA" w:rsidRPr="00A722CA">
              <w:rPr>
                <w:rFonts w:cs="Arial"/>
              </w:rPr>
              <w:t>the Centre</w:t>
            </w:r>
            <w:r w:rsidR="002016CA">
              <w:rPr>
                <w:rFonts w:cs="Arial"/>
              </w:rPr>
              <w:t>s</w:t>
            </w:r>
            <w:r w:rsidR="002016CA" w:rsidRPr="00A722CA">
              <w:rPr>
                <w:rFonts w:cs="Arial"/>
              </w:rPr>
              <w:t>. The report shall include, but not limited to:</w:t>
            </w:r>
          </w:p>
          <w:p w14:paraId="5F504D9D" w14:textId="2E74FA53" w:rsidR="002016CA" w:rsidRPr="00A722CA" w:rsidRDefault="002016CA" w:rsidP="002016CA">
            <w:pPr>
              <w:pStyle w:val="ListParagraph"/>
              <w:numPr>
                <w:ilvl w:val="0"/>
                <w:numId w:val="5"/>
              </w:numPr>
              <w:rPr>
                <w:rFonts w:cs="Arial"/>
              </w:rPr>
            </w:pPr>
            <w:r w:rsidRPr="00A722CA">
              <w:rPr>
                <w:rFonts w:cs="Arial"/>
              </w:rPr>
              <w:t xml:space="preserve">Incidents of intrusion into </w:t>
            </w:r>
            <w:r w:rsidR="00A75EA5">
              <w:rPr>
                <w:rFonts w:cs="Arial"/>
              </w:rPr>
              <w:t>the System</w:t>
            </w:r>
          </w:p>
          <w:p w14:paraId="26BE72E7" w14:textId="77777777" w:rsidR="002016CA" w:rsidRPr="00A722CA" w:rsidRDefault="002016CA" w:rsidP="002016CA">
            <w:pPr>
              <w:pStyle w:val="ListParagraph"/>
              <w:numPr>
                <w:ilvl w:val="0"/>
                <w:numId w:val="5"/>
              </w:numPr>
              <w:rPr>
                <w:rFonts w:cs="Arial"/>
              </w:rPr>
            </w:pPr>
            <w:r w:rsidRPr="00A722CA">
              <w:rPr>
                <w:rFonts w:cs="Arial"/>
              </w:rPr>
              <w:t>Incidents of attempts to access external systems from within the network</w:t>
            </w:r>
          </w:p>
          <w:p w14:paraId="734ACCD9" w14:textId="77777777" w:rsidR="002016CA" w:rsidRPr="00A722CA" w:rsidRDefault="002016CA" w:rsidP="002016CA">
            <w:pPr>
              <w:pStyle w:val="ListParagraph"/>
              <w:numPr>
                <w:ilvl w:val="0"/>
                <w:numId w:val="5"/>
              </w:numPr>
              <w:rPr>
                <w:rFonts w:cs="Arial"/>
              </w:rPr>
            </w:pPr>
            <w:r w:rsidRPr="00A722CA">
              <w:rPr>
                <w:rFonts w:cs="Arial"/>
              </w:rPr>
              <w:t xml:space="preserve"> Abnormal Computer seizures</w:t>
            </w:r>
          </w:p>
        </w:tc>
        <w:tc>
          <w:tcPr>
            <w:tcW w:w="992" w:type="dxa"/>
          </w:tcPr>
          <w:p w14:paraId="17A1A53C" w14:textId="217EC7AA" w:rsidR="002016CA" w:rsidRPr="00A722CA" w:rsidRDefault="00086D6A" w:rsidP="002016CA">
            <w:pPr>
              <w:rPr>
                <w:rFonts w:cs="Arial"/>
              </w:rPr>
            </w:pPr>
            <w:r>
              <w:rPr>
                <w:rFonts w:cs="Arial"/>
              </w:rPr>
              <w:t>1</w:t>
            </w:r>
          </w:p>
        </w:tc>
        <w:tc>
          <w:tcPr>
            <w:tcW w:w="1985" w:type="dxa"/>
          </w:tcPr>
          <w:p w14:paraId="2F4CA0C7" w14:textId="77777777" w:rsidR="002016CA" w:rsidRPr="00A722CA" w:rsidRDefault="002016CA" w:rsidP="002016CA">
            <w:pPr>
              <w:rPr>
                <w:rFonts w:cs="Arial"/>
              </w:rPr>
            </w:pPr>
            <w:r w:rsidRPr="00A722CA">
              <w:rPr>
                <w:rFonts w:cs="Arial"/>
              </w:rPr>
              <w:t>PER</w:t>
            </w:r>
          </w:p>
        </w:tc>
      </w:tr>
      <w:tr w:rsidR="002016CA" w:rsidRPr="00A722CA" w14:paraId="533BEE7E" w14:textId="77777777" w:rsidTr="0005298C">
        <w:tc>
          <w:tcPr>
            <w:tcW w:w="1271" w:type="dxa"/>
          </w:tcPr>
          <w:p w14:paraId="5F875E05" w14:textId="3865B77F" w:rsidR="002016CA" w:rsidRPr="00A722CA" w:rsidRDefault="002016CA" w:rsidP="002016CA">
            <w:pPr>
              <w:rPr>
                <w:rFonts w:cs="Arial"/>
              </w:rPr>
            </w:pPr>
            <w:r w:rsidRPr="00A722CA">
              <w:rPr>
                <w:rFonts w:cs="Arial"/>
              </w:rPr>
              <w:t>PTC</w:t>
            </w:r>
            <w:r>
              <w:rPr>
                <w:rFonts w:cs="Arial"/>
              </w:rPr>
              <w:t>CR</w:t>
            </w:r>
            <w:r w:rsidRPr="00A722CA">
              <w:rPr>
                <w:rFonts w:cs="Arial"/>
              </w:rPr>
              <w:t xml:space="preserve"> 4</w:t>
            </w:r>
          </w:p>
        </w:tc>
        <w:tc>
          <w:tcPr>
            <w:tcW w:w="5103" w:type="dxa"/>
          </w:tcPr>
          <w:p w14:paraId="58105DAE" w14:textId="0E190E2D" w:rsidR="002016CA" w:rsidRPr="00A722CA" w:rsidRDefault="00A75EA5" w:rsidP="00576E70">
            <w:pPr>
              <w:rPr>
                <w:rFonts w:cs="Arial"/>
              </w:rPr>
            </w:pPr>
            <w:r>
              <w:rPr>
                <w:rFonts w:cs="Arial"/>
              </w:rPr>
              <w:t>The System</w:t>
            </w:r>
            <w:r w:rsidR="002016CA" w:rsidRPr="00A722CA">
              <w:rPr>
                <w:rFonts w:cs="Arial"/>
              </w:rPr>
              <w:t xml:space="preserve"> shall produce a</w:t>
            </w:r>
            <w:r w:rsidR="002016CA">
              <w:rPr>
                <w:rFonts w:cs="Arial"/>
              </w:rPr>
              <w:t>n Attendance Analysis</w:t>
            </w:r>
            <w:r w:rsidR="002016CA" w:rsidRPr="00A722CA">
              <w:rPr>
                <w:rFonts w:cs="Arial"/>
              </w:rPr>
              <w:t xml:space="preserve"> </w:t>
            </w:r>
            <w:r w:rsidR="002016CA">
              <w:rPr>
                <w:rFonts w:cs="Arial"/>
              </w:rPr>
              <w:t>R</w:t>
            </w:r>
            <w:r w:rsidR="002016CA" w:rsidRPr="00A722CA">
              <w:rPr>
                <w:rFonts w:cs="Arial"/>
              </w:rPr>
              <w:t xml:space="preserve">eport </w:t>
            </w:r>
            <w:r w:rsidR="002016CA">
              <w:rPr>
                <w:rFonts w:cs="Arial"/>
              </w:rPr>
              <w:t>to help CCC discover tre</w:t>
            </w:r>
            <w:r w:rsidR="00086D6A">
              <w:rPr>
                <w:rFonts w:cs="Arial"/>
              </w:rPr>
              <w:t>n</w:t>
            </w:r>
            <w:r w:rsidR="002016CA">
              <w:rPr>
                <w:rFonts w:cs="Arial"/>
              </w:rPr>
              <w:t>ds if any</w:t>
            </w:r>
            <w:r w:rsidR="009D0003">
              <w:rPr>
                <w:rFonts w:cs="Arial"/>
              </w:rPr>
              <w:t>.</w:t>
            </w:r>
          </w:p>
        </w:tc>
        <w:tc>
          <w:tcPr>
            <w:tcW w:w="992" w:type="dxa"/>
          </w:tcPr>
          <w:p w14:paraId="06E6BDFF" w14:textId="02A415A0" w:rsidR="002016CA" w:rsidRPr="00A722CA" w:rsidRDefault="00086D6A" w:rsidP="002016CA">
            <w:pPr>
              <w:rPr>
                <w:rFonts w:cs="Arial"/>
              </w:rPr>
            </w:pPr>
            <w:r>
              <w:rPr>
                <w:rFonts w:cs="Arial"/>
              </w:rPr>
              <w:t>4</w:t>
            </w:r>
          </w:p>
        </w:tc>
        <w:tc>
          <w:tcPr>
            <w:tcW w:w="1985" w:type="dxa"/>
          </w:tcPr>
          <w:p w14:paraId="5D1394AF" w14:textId="77777777" w:rsidR="002016CA" w:rsidRPr="00A722CA" w:rsidRDefault="002016CA" w:rsidP="002016CA">
            <w:pPr>
              <w:rPr>
                <w:rFonts w:cs="Arial"/>
              </w:rPr>
            </w:pPr>
            <w:r w:rsidRPr="00A722CA">
              <w:rPr>
                <w:rFonts w:cs="Arial"/>
              </w:rPr>
              <w:t>PER</w:t>
            </w:r>
          </w:p>
        </w:tc>
      </w:tr>
      <w:tr w:rsidR="002016CA" w:rsidRPr="00A722CA" w14:paraId="232E9B6B" w14:textId="77777777" w:rsidTr="0005298C">
        <w:tc>
          <w:tcPr>
            <w:tcW w:w="1271" w:type="dxa"/>
          </w:tcPr>
          <w:p w14:paraId="3D392759" w14:textId="7CAEDADC" w:rsidR="002016CA" w:rsidRPr="00A722CA" w:rsidRDefault="002016CA" w:rsidP="002016CA">
            <w:pPr>
              <w:rPr>
                <w:rFonts w:cs="Arial"/>
              </w:rPr>
            </w:pPr>
            <w:r w:rsidRPr="00A722CA">
              <w:rPr>
                <w:rFonts w:cs="Arial"/>
              </w:rPr>
              <w:t>PTC</w:t>
            </w:r>
            <w:r>
              <w:rPr>
                <w:rFonts w:cs="Arial"/>
              </w:rPr>
              <w:t>CR</w:t>
            </w:r>
            <w:r w:rsidRPr="00A722CA">
              <w:rPr>
                <w:rFonts w:cs="Arial"/>
              </w:rPr>
              <w:t xml:space="preserve"> 5</w:t>
            </w:r>
          </w:p>
        </w:tc>
        <w:tc>
          <w:tcPr>
            <w:tcW w:w="5103" w:type="dxa"/>
          </w:tcPr>
          <w:p w14:paraId="339DEFE3" w14:textId="72419203" w:rsidR="002016CA" w:rsidRPr="00A722CA" w:rsidRDefault="00A75EA5" w:rsidP="00576E70">
            <w:pPr>
              <w:rPr>
                <w:rFonts w:cs="Arial"/>
              </w:rPr>
            </w:pPr>
            <w:r>
              <w:rPr>
                <w:rFonts w:cs="Arial"/>
              </w:rPr>
              <w:t>The System</w:t>
            </w:r>
            <w:r w:rsidR="002016CA" w:rsidRPr="00A722CA">
              <w:rPr>
                <w:rFonts w:cs="Arial"/>
              </w:rPr>
              <w:t xml:space="preserve"> shall </w:t>
            </w:r>
            <w:r w:rsidR="0054279E">
              <w:rPr>
                <w:rFonts w:cs="Arial"/>
              </w:rPr>
              <w:t>route the</w:t>
            </w:r>
            <w:r w:rsidR="002016CA" w:rsidRPr="00A722CA">
              <w:rPr>
                <w:rFonts w:cs="Arial"/>
              </w:rPr>
              <w:t xml:space="preserve"> report on the feedback collected from the Candidates at the centre</w:t>
            </w:r>
            <w:r w:rsidR="0054279E">
              <w:rPr>
                <w:rFonts w:cs="Arial"/>
              </w:rPr>
              <w:t xml:space="preserve"> to appropriate System Users for further analysis</w:t>
            </w:r>
            <w:r w:rsidR="002016CA" w:rsidRPr="00A722CA">
              <w:rPr>
                <w:rFonts w:cs="Arial"/>
              </w:rPr>
              <w:t>.</w:t>
            </w:r>
          </w:p>
        </w:tc>
        <w:tc>
          <w:tcPr>
            <w:tcW w:w="992" w:type="dxa"/>
          </w:tcPr>
          <w:p w14:paraId="4D08B952" w14:textId="6BDE54E4" w:rsidR="002016CA" w:rsidRPr="00A722CA" w:rsidRDefault="00086D6A" w:rsidP="002016CA">
            <w:pPr>
              <w:rPr>
                <w:rFonts w:cs="Arial"/>
              </w:rPr>
            </w:pPr>
            <w:r>
              <w:rPr>
                <w:rFonts w:cs="Arial"/>
              </w:rPr>
              <w:t>3</w:t>
            </w:r>
          </w:p>
        </w:tc>
        <w:tc>
          <w:tcPr>
            <w:tcW w:w="1985" w:type="dxa"/>
          </w:tcPr>
          <w:p w14:paraId="62BA612B" w14:textId="77777777" w:rsidR="002016CA" w:rsidRPr="00A722CA" w:rsidRDefault="002016CA" w:rsidP="002016CA">
            <w:pPr>
              <w:rPr>
                <w:rFonts w:cs="Arial"/>
              </w:rPr>
            </w:pPr>
            <w:r w:rsidRPr="00A722CA">
              <w:rPr>
                <w:rFonts w:cs="Arial"/>
              </w:rPr>
              <w:t>PER</w:t>
            </w:r>
          </w:p>
        </w:tc>
      </w:tr>
      <w:tr w:rsidR="002016CA" w:rsidRPr="00A722CA" w14:paraId="5EEB1193" w14:textId="77777777" w:rsidTr="0005298C">
        <w:tc>
          <w:tcPr>
            <w:tcW w:w="1271" w:type="dxa"/>
          </w:tcPr>
          <w:p w14:paraId="4E0D27D2" w14:textId="7072F691" w:rsidR="002016CA" w:rsidRPr="00A722CA" w:rsidRDefault="002016CA" w:rsidP="002016CA">
            <w:pPr>
              <w:rPr>
                <w:rFonts w:cs="Arial"/>
              </w:rPr>
            </w:pPr>
            <w:r w:rsidRPr="00A722CA">
              <w:rPr>
                <w:rFonts w:cs="Arial"/>
              </w:rPr>
              <w:t>PTC</w:t>
            </w:r>
            <w:r>
              <w:rPr>
                <w:rFonts w:cs="Arial"/>
              </w:rPr>
              <w:t>CR</w:t>
            </w:r>
            <w:r w:rsidRPr="00A722CA">
              <w:rPr>
                <w:rFonts w:cs="Arial"/>
              </w:rPr>
              <w:t xml:space="preserve"> 6</w:t>
            </w:r>
          </w:p>
        </w:tc>
        <w:tc>
          <w:tcPr>
            <w:tcW w:w="5103" w:type="dxa"/>
          </w:tcPr>
          <w:p w14:paraId="69BD75DC" w14:textId="042F186E" w:rsidR="002016CA" w:rsidRPr="00A722CA" w:rsidRDefault="00D839AB" w:rsidP="002016CA">
            <w:pPr>
              <w:rPr>
                <w:rFonts w:cs="Arial"/>
              </w:rPr>
            </w:pPr>
            <w:r>
              <w:rPr>
                <w:rFonts w:cs="Arial"/>
              </w:rPr>
              <w:t>The System shall produce an end-to-end Timeline for Candidates as requested by Customer. This shall enable the Customer to trace the action history of any candidate from registration on portal (to fill application) to their last recorded detail like exam score.</w:t>
            </w:r>
          </w:p>
        </w:tc>
        <w:tc>
          <w:tcPr>
            <w:tcW w:w="992" w:type="dxa"/>
          </w:tcPr>
          <w:p w14:paraId="245F5935" w14:textId="4B6BB0C1" w:rsidR="002016CA" w:rsidRPr="00A722CA" w:rsidRDefault="00086D6A" w:rsidP="002016CA">
            <w:pPr>
              <w:rPr>
                <w:rFonts w:cs="Arial"/>
              </w:rPr>
            </w:pPr>
            <w:r>
              <w:rPr>
                <w:rFonts w:cs="Arial"/>
              </w:rPr>
              <w:t>2</w:t>
            </w:r>
          </w:p>
        </w:tc>
        <w:tc>
          <w:tcPr>
            <w:tcW w:w="1985" w:type="dxa"/>
          </w:tcPr>
          <w:p w14:paraId="78EE0963" w14:textId="77777777" w:rsidR="002016CA" w:rsidRPr="00A722CA" w:rsidRDefault="002016CA" w:rsidP="002016CA">
            <w:pPr>
              <w:rPr>
                <w:rFonts w:cs="Arial"/>
              </w:rPr>
            </w:pPr>
            <w:r w:rsidRPr="00A722CA">
              <w:rPr>
                <w:rFonts w:cs="Arial"/>
              </w:rPr>
              <w:t>PER</w:t>
            </w:r>
          </w:p>
        </w:tc>
      </w:tr>
      <w:tr w:rsidR="00AC3A6E" w:rsidRPr="00A722CA" w14:paraId="002F2336" w14:textId="77777777" w:rsidTr="0005298C">
        <w:tc>
          <w:tcPr>
            <w:tcW w:w="1271" w:type="dxa"/>
          </w:tcPr>
          <w:p w14:paraId="3FDFD617" w14:textId="32EE1B43" w:rsidR="00AC3A6E" w:rsidRPr="00A722CA" w:rsidRDefault="00AC3A6E" w:rsidP="002016CA">
            <w:pPr>
              <w:rPr>
                <w:rFonts w:cs="Arial"/>
              </w:rPr>
            </w:pPr>
            <w:r>
              <w:rPr>
                <w:rFonts w:cs="Arial"/>
              </w:rPr>
              <w:t>PTCCR 7</w:t>
            </w:r>
          </w:p>
        </w:tc>
        <w:tc>
          <w:tcPr>
            <w:tcW w:w="5103" w:type="dxa"/>
          </w:tcPr>
          <w:p w14:paraId="1670DB91" w14:textId="0669D4C8" w:rsidR="00AC3A6E" w:rsidRDefault="00AC3A6E" w:rsidP="00AC3A6E">
            <w:pPr>
              <w:rPr>
                <w:rFonts w:cs="Arial"/>
              </w:rPr>
            </w:pPr>
            <w:r>
              <w:rPr>
                <w:rFonts w:cs="Arial"/>
              </w:rPr>
              <w:t xml:space="preserve">List of </w:t>
            </w:r>
            <w:r w:rsidR="00086D6A">
              <w:rPr>
                <w:rFonts w:cs="Arial"/>
              </w:rPr>
              <w:t xml:space="preserve">other </w:t>
            </w:r>
            <w:r>
              <w:rPr>
                <w:rFonts w:cs="Arial"/>
              </w:rPr>
              <w:t xml:space="preserve">Reports and </w:t>
            </w:r>
            <w:r w:rsidR="00086D6A">
              <w:rPr>
                <w:rFonts w:cs="Arial"/>
              </w:rPr>
              <w:t>Scanned Copies</w:t>
            </w:r>
            <w:r>
              <w:rPr>
                <w:rFonts w:cs="Arial"/>
              </w:rPr>
              <w:t>:</w:t>
            </w:r>
          </w:p>
          <w:p w14:paraId="3D931E7C" w14:textId="77777777" w:rsidR="00AC3A6E" w:rsidRDefault="00AC3A6E" w:rsidP="00AC3A6E">
            <w:pPr>
              <w:pStyle w:val="ListParagraph"/>
              <w:numPr>
                <w:ilvl w:val="0"/>
                <w:numId w:val="5"/>
              </w:numPr>
              <w:rPr>
                <w:rFonts w:cs="Arial"/>
              </w:rPr>
            </w:pPr>
            <w:r w:rsidRPr="008D2AED">
              <w:rPr>
                <w:rFonts w:cs="Arial"/>
              </w:rPr>
              <w:t>Centre Supervisory Closure Report</w:t>
            </w:r>
          </w:p>
          <w:p w14:paraId="4BE1EDA4" w14:textId="77777777" w:rsidR="00AC3A6E" w:rsidRDefault="00AC3A6E" w:rsidP="00AC3A6E">
            <w:pPr>
              <w:pStyle w:val="ListParagraph"/>
              <w:numPr>
                <w:ilvl w:val="0"/>
                <w:numId w:val="5"/>
              </w:numPr>
              <w:rPr>
                <w:rFonts w:cs="Arial"/>
              </w:rPr>
            </w:pPr>
            <w:r w:rsidRPr="00637223">
              <w:rPr>
                <w:rFonts w:cs="Arial"/>
              </w:rPr>
              <w:t>CCTV Footage</w:t>
            </w:r>
          </w:p>
          <w:p w14:paraId="215B1D2D" w14:textId="77777777" w:rsidR="00AC3A6E" w:rsidRDefault="00AC3A6E" w:rsidP="00AC3A6E">
            <w:pPr>
              <w:pStyle w:val="ListParagraph"/>
              <w:numPr>
                <w:ilvl w:val="0"/>
                <w:numId w:val="5"/>
              </w:numPr>
              <w:rPr>
                <w:rFonts w:cs="Arial"/>
              </w:rPr>
            </w:pPr>
            <w:r w:rsidRPr="00637223">
              <w:rPr>
                <w:rFonts w:cs="Arial"/>
              </w:rPr>
              <w:t>Biometric Capture</w:t>
            </w:r>
          </w:p>
          <w:p w14:paraId="45E9934D" w14:textId="77777777" w:rsidR="00AC3A6E" w:rsidRDefault="00AC3A6E" w:rsidP="00AC3A6E">
            <w:pPr>
              <w:pStyle w:val="ListParagraph"/>
              <w:numPr>
                <w:ilvl w:val="0"/>
                <w:numId w:val="5"/>
              </w:numPr>
              <w:rPr>
                <w:rFonts w:cs="Arial"/>
              </w:rPr>
            </w:pPr>
            <w:r>
              <w:rPr>
                <w:rFonts w:cs="Arial"/>
              </w:rPr>
              <w:t>S</w:t>
            </w:r>
            <w:r w:rsidRPr="00637223">
              <w:rPr>
                <w:rFonts w:cs="Arial"/>
              </w:rPr>
              <w:t>canned copies of all receiving of documents</w:t>
            </w:r>
            <w:r>
              <w:rPr>
                <w:rFonts w:cs="Arial"/>
              </w:rPr>
              <w:t>:</w:t>
            </w:r>
          </w:p>
          <w:p w14:paraId="67A1699B" w14:textId="77777777" w:rsidR="00AC3A6E" w:rsidRDefault="00AC3A6E" w:rsidP="00AC3A6E">
            <w:pPr>
              <w:pStyle w:val="ListParagraph"/>
              <w:numPr>
                <w:ilvl w:val="1"/>
                <w:numId w:val="5"/>
              </w:numPr>
              <w:rPr>
                <w:rFonts w:cs="Arial"/>
              </w:rPr>
            </w:pPr>
            <w:r w:rsidRPr="00637223">
              <w:rPr>
                <w:rFonts w:cs="Arial"/>
              </w:rPr>
              <w:lastRenderedPageBreak/>
              <w:t>Admit cards</w:t>
            </w:r>
          </w:p>
          <w:p w14:paraId="3BBB1252" w14:textId="77777777" w:rsidR="00AC3A6E" w:rsidRDefault="00AC3A6E" w:rsidP="00AC3A6E">
            <w:pPr>
              <w:pStyle w:val="ListParagraph"/>
              <w:numPr>
                <w:ilvl w:val="1"/>
                <w:numId w:val="5"/>
              </w:numPr>
              <w:rPr>
                <w:rFonts w:cs="Arial"/>
              </w:rPr>
            </w:pPr>
            <w:r w:rsidRPr="00637223">
              <w:rPr>
                <w:rFonts w:cs="Arial"/>
              </w:rPr>
              <w:t>Attendance sheets</w:t>
            </w:r>
          </w:p>
          <w:p w14:paraId="4242E9DE" w14:textId="77777777" w:rsidR="00AC3A6E" w:rsidRDefault="00AC3A6E" w:rsidP="00AC3A6E">
            <w:pPr>
              <w:pStyle w:val="ListParagraph"/>
              <w:numPr>
                <w:ilvl w:val="1"/>
                <w:numId w:val="5"/>
              </w:numPr>
              <w:rPr>
                <w:rFonts w:cs="Arial"/>
              </w:rPr>
            </w:pPr>
            <w:r w:rsidRPr="00637223">
              <w:rPr>
                <w:rFonts w:cs="Arial"/>
              </w:rPr>
              <w:t>Verification sheets (if any)</w:t>
            </w:r>
          </w:p>
          <w:p w14:paraId="092511C4" w14:textId="1510B909" w:rsidR="00AC3A6E" w:rsidRDefault="00AC3A6E" w:rsidP="008D2AED">
            <w:pPr>
              <w:pStyle w:val="ListParagraph"/>
              <w:numPr>
                <w:ilvl w:val="1"/>
                <w:numId w:val="5"/>
              </w:numPr>
              <w:rPr>
                <w:rFonts w:cs="Arial"/>
              </w:rPr>
            </w:pPr>
            <w:r w:rsidRPr="00637223">
              <w:rPr>
                <w:rFonts w:cs="Arial"/>
              </w:rPr>
              <w:t>Centre In</w:t>
            </w:r>
            <w:r>
              <w:rPr>
                <w:rFonts w:cs="Arial"/>
              </w:rPr>
              <w:t>-C</w:t>
            </w:r>
            <w:r w:rsidRPr="00637223">
              <w:rPr>
                <w:rFonts w:cs="Arial"/>
              </w:rPr>
              <w:t>harge Closure reports</w:t>
            </w:r>
          </w:p>
        </w:tc>
        <w:tc>
          <w:tcPr>
            <w:tcW w:w="992" w:type="dxa"/>
          </w:tcPr>
          <w:p w14:paraId="6E2744C6" w14:textId="302D6B6D" w:rsidR="00AC3A6E" w:rsidRPr="00A722CA" w:rsidRDefault="00771535" w:rsidP="002016CA">
            <w:pPr>
              <w:rPr>
                <w:rFonts w:cs="Arial"/>
              </w:rPr>
            </w:pPr>
            <w:r>
              <w:rPr>
                <w:rFonts w:cs="Arial"/>
              </w:rPr>
              <w:lastRenderedPageBreak/>
              <w:t>4</w:t>
            </w:r>
          </w:p>
        </w:tc>
        <w:tc>
          <w:tcPr>
            <w:tcW w:w="1985" w:type="dxa"/>
          </w:tcPr>
          <w:p w14:paraId="73863F16" w14:textId="3456B66D" w:rsidR="00AC3A6E" w:rsidRPr="00A722CA" w:rsidRDefault="00653AFC" w:rsidP="002016CA">
            <w:pPr>
              <w:rPr>
                <w:rFonts w:cs="Arial"/>
              </w:rPr>
            </w:pPr>
            <w:r>
              <w:rPr>
                <w:rFonts w:cs="Arial"/>
              </w:rPr>
              <w:t>PER</w:t>
            </w:r>
          </w:p>
        </w:tc>
      </w:tr>
    </w:tbl>
    <w:p w14:paraId="36C8A4DC" w14:textId="77777777" w:rsidR="006A05A7" w:rsidRPr="00A722CA" w:rsidRDefault="006A05A7" w:rsidP="006A05A7">
      <w:pPr>
        <w:rPr>
          <w:rFonts w:cs="Arial"/>
        </w:rPr>
      </w:pPr>
    </w:p>
    <w:p w14:paraId="4A6960D1" w14:textId="34EE8B9C" w:rsidR="006A05A7" w:rsidRPr="00A722CA" w:rsidRDefault="006A05A7" w:rsidP="006A05A7">
      <w:pPr>
        <w:pStyle w:val="Heading2"/>
        <w:rPr>
          <w:rFonts w:cs="Arial"/>
        </w:rPr>
      </w:pPr>
      <w:bookmarkStart w:id="258" w:name="_Toc19801123"/>
      <w:bookmarkStart w:id="259" w:name="_Toc20317978"/>
      <w:r>
        <w:rPr>
          <w:rFonts w:cs="Arial"/>
        </w:rPr>
        <w:t>Help Desk</w:t>
      </w:r>
      <w:r w:rsidRPr="00A722CA">
        <w:rPr>
          <w:rFonts w:cs="Arial"/>
        </w:rPr>
        <w:t xml:space="preserve"> (</w:t>
      </w:r>
      <w:r>
        <w:rPr>
          <w:rFonts w:cs="Arial"/>
        </w:rPr>
        <w:t>HELP</w:t>
      </w:r>
      <w:r w:rsidRPr="00A722CA">
        <w:rPr>
          <w:rFonts w:cs="Arial"/>
        </w:rPr>
        <w:t>)</w:t>
      </w:r>
      <w:bookmarkEnd w:id="258"/>
      <w:bookmarkEnd w:id="259"/>
    </w:p>
    <w:tbl>
      <w:tblPr>
        <w:tblStyle w:val="TableGrid"/>
        <w:tblW w:w="9351" w:type="dxa"/>
        <w:tblCellMar>
          <w:top w:w="57" w:type="dxa"/>
          <w:bottom w:w="57" w:type="dxa"/>
        </w:tblCellMar>
        <w:tblLook w:val="04A0" w:firstRow="1" w:lastRow="0" w:firstColumn="1" w:lastColumn="0" w:noHBand="0" w:noVBand="1"/>
      </w:tblPr>
      <w:tblGrid>
        <w:gridCol w:w="1271"/>
        <w:gridCol w:w="5103"/>
        <w:gridCol w:w="992"/>
        <w:gridCol w:w="1985"/>
      </w:tblGrid>
      <w:tr w:rsidR="006A05A7" w:rsidRPr="00A722CA" w14:paraId="2AD71EB5" w14:textId="77777777" w:rsidTr="0005298C">
        <w:tc>
          <w:tcPr>
            <w:tcW w:w="1271" w:type="dxa"/>
            <w:shd w:val="clear" w:color="auto" w:fill="BFBFBF" w:themeFill="background1" w:themeFillShade="BF"/>
          </w:tcPr>
          <w:p w14:paraId="47B4040C" w14:textId="77777777" w:rsidR="006A05A7" w:rsidRPr="00A722CA" w:rsidRDefault="006A05A7" w:rsidP="0005298C">
            <w:pPr>
              <w:rPr>
                <w:rFonts w:cs="Arial"/>
                <w:b/>
              </w:rPr>
            </w:pPr>
            <w:r w:rsidRPr="00A722CA">
              <w:rPr>
                <w:rFonts w:cs="Arial"/>
                <w:b/>
              </w:rPr>
              <w:t>ID</w:t>
            </w:r>
          </w:p>
        </w:tc>
        <w:tc>
          <w:tcPr>
            <w:tcW w:w="5103" w:type="dxa"/>
            <w:shd w:val="clear" w:color="auto" w:fill="BFBFBF" w:themeFill="background1" w:themeFillShade="BF"/>
          </w:tcPr>
          <w:p w14:paraId="600C1D32" w14:textId="77777777" w:rsidR="006A05A7" w:rsidRPr="00A722CA" w:rsidRDefault="006A05A7" w:rsidP="0005298C">
            <w:pPr>
              <w:rPr>
                <w:rFonts w:cs="Arial"/>
                <w:b/>
              </w:rPr>
            </w:pPr>
            <w:r w:rsidRPr="00A722CA">
              <w:rPr>
                <w:rFonts w:cs="Arial"/>
                <w:b/>
              </w:rPr>
              <w:t>Requirement</w:t>
            </w:r>
          </w:p>
        </w:tc>
        <w:tc>
          <w:tcPr>
            <w:tcW w:w="992" w:type="dxa"/>
            <w:shd w:val="clear" w:color="auto" w:fill="BFBFBF" w:themeFill="background1" w:themeFillShade="BF"/>
          </w:tcPr>
          <w:p w14:paraId="4BC8E307" w14:textId="77777777" w:rsidR="006A05A7" w:rsidRPr="00A722CA" w:rsidRDefault="006A05A7" w:rsidP="0005298C">
            <w:pPr>
              <w:rPr>
                <w:rFonts w:cs="Arial"/>
                <w:b/>
              </w:rPr>
            </w:pPr>
            <w:r w:rsidRPr="00A722CA">
              <w:rPr>
                <w:rFonts w:cs="Arial"/>
                <w:b/>
              </w:rPr>
              <w:t>Priority</w:t>
            </w:r>
          </w:p>
        </w:tc>
        <w:tc>
          <w:tcPr>
            <w:tcW w:w="1985" w:type="dxa"/>
            <w:shd w:val="clear" w:color="auto" w:fill="BFBFBF" w:themeFill="background1" w:themeFillShade="BF"/>
          </w:tcPr>
          <w:p w14:paraId="74BA518A" w14:textId="77777777" w:rsidR="006A05A7" w:rsidRPr="00A722CA" w:rsidRDefault="006A05A7" w:rsidP="0005298C">
            <w:pPr>
              <w:rPr>
                <w:rFonts w:cs="Arial"/>
                <w:b/>
              </w:rPr>
            </w:pPr>
            <w:r w:rsidRPr="00A722CA">
              <w:rPr>
                <w:rFonts w:cs="Arial"/>
                <w:b/>
              </w:rPr>
              <w:t>Business Process Reference</w:t>
            </w:r>
          </w:p>
        </w:tc>
      </w:tr>
      <w:tr w:rsidR="006A05A7" w:rsidRPr="00A722CA" w14:paraId="23012E6A" w14:textId="77777777" w:rsidTr="0005298C">
        <w:tc>
          <w:tcPr>
            <w:tcW w:w="1271" w:type="dxa"/>
          </w:tcPr>
          <w:p w14:paraId="19C1DE19" w14:textId="6FDC9F4D" w:rsidR="006A05A7" w:rsidRPr="00A722CA" w:rsidRDefault="00DC664A" w:rsidP="0005298C">
            <w:pPr>
              <w:rPr>
                <w:rFonts w:cs="Arial"/>
              </w:rPr>
            </w:pPr>
            <w:r>
              <w:rPr>
                <w:rFonts w:cs="Arial"/>
              </w:rPr>
              <w:t xml:space="preserve">HELP </w:t>
            </w:r>
            <w:r w:rsidR="006A05A7" w:rsidRPr="00A722CA">
              <w:rPr>
                <w:rFonts w:cs="Arial"/>
              </w:rPr>
              <w:t>1</w:t>
            </w:r>
          </w:p>
        </w:tc>
        <w:tc>
          <w:tcPr>
            <w:tcW w:w="5103" w:type="dxa"/>
          </w:tcPr>
          <w:p w14:paraId="3D721E7A" w14:textId="588B69BC" w:rsidR="006A05A7" w:rsidRPr="00A722CA" w:rsidRDefault="00A75EA5" w:rsidP="0005298C">
            <w:pPr>
              <w:rPr>
                <w:rFonts w:cs="Arial"/>
              </w:rPr>
            </w:pPr>
            <w:r>
              <w:rPr>
                <w:rFonts w:cs="Arial"/>
              </w:rPr>
              <w:t>The System</w:t>
            </w:r>
            <w:r w:rsidR="006A05A7" w:rsidRPr="00A722CA">
              <w:rPr>
                <w:rFonts w:cs="Arial"/>
              </w:rPr>
              <w:t xml:space="preserve"> shall </w:t>
            </w:r>
            <w:r w:rsidR="005221EF">
              <w:rPr>
                <w:rFonts w:cs="Arial"/>
              </w:rPr>
              <w:t>provide a Help Desk to enable external system users</w:t>
            </w:r>
            <w:r w:rsidR="00DE1A20">
              <w:rPr>
                <w:rFonts w:cs="Arial"/>
              </w:rPr>
              <w:t xml:space="preserve">, like Candidates and Temp HR, </w:t>
            </w:r>
            <w:r w:rsidR="005221EF">
              <w:rPr>
                <w:rFonts w:cs="Arial"/>
              </w:rPr>
              <w:t>report or escalate different types of issues.</w:t>
            </w:r>
          </w:p>
        </w:tc>
        <w:tc>
          <w:tcPr>
            <w:tcW w:w="992" w:type="dxa"/>
          </w:tcPr>
          <w:p w14:paraId="5E080D67" w14:textId="6A7600DA" w:rsidR="006A05A7" w:rsidRPr="00A722CA" w:rsidRDefault="00727241" w:rsidP="0005298C">
            <w:pPr>
              <w:rPr>
                <w:rFonts w:cs="Arial"/>
              </w:rPr>
            </w:pPr>
            <w:r>
              <w:rPr>
                <w:rFonts w:cs="Arial"/>
              </w:rPr>
              <w:t>1</w:t>
            </w:r>
          </w:p>
        </w:tc>
        <w:tc>
          <w:tcPr>
            <w:tcW w:w="1985" w:type="dxa"/>
          </w:tcPr>
          <w:p w14:paraId="75F71583" w14:textId="26F33B33" w:rsidR="006A05A7" w:rsidRPr="00A722CA" w:rsidRDefault="00864D8C" w:rsidP="0005298C">
            <w:pPr>
              <w:rPr>
                <w:rFonts w:cs="Arial"/>
              </w:rPr>
            </w:pPr>
            <w:r>
              <w:rPr>
                <w:rFonts w:cs="Arial"/>
              </w:rPr>
              <w:t>CA, CEOP, CEPP, EC, PER</w:t>
            </w:r>
          </w:p>
        </w:tc>
      </w:tr>
      <w:tr w:rsidR="006A05A7" w:rsidRPr="00A722CA" w14:paraId="1A1473B0" w14:textId="77777777" w:rsidTr="0005298C">
        <w:tc>
          <w:tcPr>
            <w:tcW w:w="1271" w:type="dxa"/>
          </w:tcPr>
          <w:p w14:paraId="7F5E5AAA" w14:textId="35000F7D" w:rsidR="006A05A7" w:rsidRPr="00A722CA" w:rsidRDefault="00DC664A" w:rsidP="0005298C">
            <w:pPr>
              <w:rPr>
                <w:rFonts w:cs="Arial"/>
              </w:rPr>
            </w:pPr>
            <w:r>
              <w:rPr>
                <w:rFonts w:cs="Arial"/>
              </w:rPr>
              <w:t>HELP 2</w:t>
            </w:r>
          </w:p>
        </w:tc>
        <w:tc>
          <w:tcPr>
            <w:tcW w:w="5103" w:type="dxa"/>
          </w:tcPr>
          <w:p w14:paraId="61C93ADE" w14:textId="7991698E" w:rsidR="006A05A7" w:rsidRPr="00A722CA" w:rsidRDefault="005221EF" w:rsidP="0005298C">
            <w:pPr>
              <w:rPr>
                <w:rFonts w:cs="Arial"/>
              </w:rPr>
            </w:pPr>
            <w:r>
              <w:rPr>
                <w:rFonts w:cs="Arial"/>
              </w:rPr>
              <w:t xml:space="preserve">The Help Desk shall </w:t>
            </w:r>
            <w:r w:rsidR="00F3478B">
              <w:rPr>
                <w:rFonts w:cs="Arial"/>
              </w:rPr>
              <w:t xml:space="preserve">also </w:t>
            </w:r>
            <w:r>
              <w:rPr>
                <w:rFonts w:cs="Arial"/>
              </w:rPr>
              <w:t>be accessible to the Contact-</w:t>
            </w:r>
            <w:proofErr w:type="spellStart"/>
            <w:r>
              <w:rPr>
                <w:rFonts w:cs="Arial"/>
              </w:rPr>
              <w:t>Center</w:t>
            </w:r>
            <w:proofErr w:type="spellEnd"/>
            <w:r>
              <w:rPr>
                <w:rFonts w:cs="Arial"/>
              </w:rPr>
              <w:t xml:space="preserve"> personnel (who make both in-bound and out-bound calls)</w:t>
            </w:r>
            <w:r w:rsidR="00DE1A20">
              <w:rPr>
                <w:rFonts w:cs="Arial"/>
              </w:rPr>
              <w:t>.</w:t>
            </w:r>
          </w:p>
        </w:tc>
        <w:tc>
          <w:tcPr>
            <w:tcW w:w="992" w:type="dxa"/>
          </w:tcPr>
          <w:p w14:paraId="7FE45473" w14:textId="4C0B8ABA" w:rsidR="006A05A7" w:rsidRPr="00A722CA" w:rsidRDefault="00727241" w:rsidP="0005298C">
            <w:pPr>
              <w:rPr>
                <w:rFonts w:cs="Arial"/>
              </w:rPr>
            </w:pPr>
            <w:r>
              <w:rPr>
                <w:rFonts w:cs="Arial"/>
              </w:rPr>
              <w:t>1</w:t>
            </w:r>
          </w:p>
        </w:tc>
        <w:tc>
          <w:tcPr>
            <w:tcW w:w="1985" w:type="dxa"/>
          </w:tcPr>
          <w:p w14:paraId="7588BF01" w14:textId="465E2B94" w:rsidR="006A05A7" w:rsidRPr="00A722CA" w:rsidRDefault="00864D8C" w:rsidP="0005298C">
            <w:pPr>
              <w:rPr>
                <w:rFonts w:cs="Arial"/>
              </w:rPr>
            </w:pPr>
            <w:r>
              <w:rPr>
                <w:rFonts w:cs="Arial"/>
              </w:rPr>
              <w:t>CA, CEOP, CEPP, EC, PER</w:t>
            </w:r>
          </w:p>
        </w:tc>
      </w:tr>
      <w:tr w:rsidR="006A05A7" w:rsidRPr="00A722CA" w14:paraId="5AF052EE" w14:textId="77777777" w:rsidTr="0005298C">
        <w:tc>
          <w:tcPr>
            <w:tcW w:w="1271" w:type="dxa"/>
          </w:tcPr>
          <w:p w14:paraId="1DA6F730" w14:textId="5C692311" w:rsidR="006A05A7" w:rsidRPr="00A722CA" w:rsidRDefault="00DC664A" w:rsidP="0005298C">
            <w:pPr>
              <w:rPr>
                <w:rFonts w:cs="Arial"/>
              </w:rPr>
            </w:pPr>
            <w:r>
              <w:rPr>
                <w:rFonts w:cs="Arial"/>
              </w:rPr>
              <w:t>HELP 3</w:t>
            </w:r>
          </w:p>
        </w:tc>
        <w:tc>
          <w:tcPr>
            <w:tcW w:w="5103" w:type="dxa"/>
          </w:tcPr>
          <w:p w14:paraId="5A8C5D88" w14:textId="304F353F" w:rsidR="006A05A7" w:rsidRDefault="000606F0" w:rsidP="0005298C">
            <w:pPr>
              <w:rPr>
                <w:rFonts w:cs="Arial"/>
              </w:rPr>
            </w:pPr>
            <w:r>
              <w:rPr>
                <w:rFonts w:cs="Arial"/>
              </w:rPr>
              <w:t xml:space="preserve">Typical use-cases from </w:t>
            </w:r>
            <w:r w:rsidR="00CC3927">
              <w:rPr>
                <w:rFonts w:cs="Arial"/>
              </w:rPr>
              <w:t>Candidate View:</w:t>
            </w:r>
          </w:p>
          <w:p w14:paraId="4F618FD0" w14:textId="77777777" w:rsidR="00CC3927" w:rsidRDefault="00CC3927" w:rsidP="00CC3927">
            <w:pPr>
              <w:pStyle w:val="ListParagraph"/>
              <w:numPr>
                <w:ilvl w:val="0"/>
                <w:numId w:val="5"/>
              </w:numPr>
              <w:rPr>
                <w:rFonts w:cs="Arial"/>
              </w:rPr>
            </w:pPr>
            <w:r>
              <w:rPr>
                <w:rFonts w:cs="Arial"/>
              </w:rPr>
              <w:t>Accessible from their Dashboard</w:t>
            </w:r>
          </w:p>
          <w:p w14:paraId="3685EC1E" w14:textId="77777777" w:rsidR="00CC3927" w:rsidRDefault="00CC3927" w:rsidP="00CC3927">
            <w:pPr>
              <w:pStyle w:val="ListParagraph"/>
              <w:numPr>
                <w:ilvl w:val="0"/>
                <w:numId w:val="5"/>
              </w:numPr>
              <w:rPr>
                <w:rFonts w:cs="Arial"/>
              </w:rPr>
            </w:pPr>
            <w:r>
              <w:rPr>
                <w:rFonts w:cs="Arial"/>
              </w:rPr>
              <w:t>General queries like details about Exam</w:t>
            </w:r>
          </w:p>
          <w:p w14:paraId="01991B59" w14:textId="5826EA18" w:rsidR="00CC3927" w:rsidRDefault="00CC3927" w:rsidP="00CC3927">
            <w:pPr>
              <w:pStyle w:val="ListParagraph"/>
              <w:numPr>
                <w:ilvl w:val="0"/>
                <w:numId w:val="5"/>
              </w:numPr>
              <w:rPr>
                <w:rFonts w:cs="Arial"/>
              </w:rPr>
            </w:pPr>
            <w:r>
              <w:rPr>
                <w:rFonts w:cs="Arial"/>
              </w:rPr>
              <w:t>Failed Payment disputes</w:t>
            </w:r>
          </w:p>
          <w:p w14:paraId="6EA9F21A" w14:textId="04E09D90" w:rsidR="00CC3927" w:rsidRDefault="00CC3927" w:rsidP="00CC3927">
            <w:pPr>
              <w:pStyle w:val="ListParagraph"/>
              <w:numPr>
                <w:ilvl w:val="0"/>
                <w:numId w:val="5"/>
              </w:numPr>
              <w:rPr>
                <w:rFonts w:cs="Arial"/>
              </w:rPr>
            </w:pPr>
            <w:r>
              <w:rPr>
                <w:rFonts w:cs="Arial"/>
              </w:rPr>
              <w:t>Admit Card related discrepancies</w:t>
            </w:r>
          </w:p>
          <w:p w14:paraId="22D507DB" w14:textId="77777777" w:rsidR="00CC3927" w:rsidRDefault="00B66538" w:rsidP="00CC3927">
            <w:pPr>
              <w:pStyle w:val="ListParagraph"/>
              <w:numPr>
                <w:ilvl w:val="0"/>
                <w:numId w:val="5"/>
              </w:numPr>
              <w:rPr>
                <w:rFonts w:cs="Arial"/>
              </w:rPr>
            </w:pPr>
            <w:r>
              <w:rPr>
                <w:rFonts w:cs="Arial"/>
              </w:rPr>
              <w:t>Score related disputes</w:t>
            </w:r>
          </w:p>
          <w:p w14:paraId="2965B485" w14:textId="77F46EB5" w:rsidR="00240574" w:rsidRPr="00576E70" w:rsidRDefault="00240574">
            <w:pPr>
              <w:rPr>
                <w:rFonts w:cs="Arial"/>
              </w:rPr>
            </w:pPr>
            <w:r>
              <w:rPr>
                <w:rFonts w:cs="Arial"/>
              </w:rPr>
              <w:t xml:space="preserve">The same may be created by Contact </w:t>
            </w:r>
            <w:proofErr w:type="spellStart"/>
            <w:r>
              <w:rPr>
                <w:rFonts w:cs="Arial"/>
              </w:rPr>
              <w:t>Center</w:t>
            </w:r>
            <w:proofErr w:type="spellEnd"/>
            <w:r>
              <w:rPr>
                <w:rFonts w:cs="Arial"/>
              </w:rPr>
              <w:t xml:space="preserve"> personnel upon receiving an in-bound call from the candidates.</w:t>
            </w:r>
          </w:p>
        </w:tc>
        <w:tc>
          <w:tcPr>
            <w:tcW w:w="992" w:type="dxa"/>
          </w:tcPr>
          <w:p w14:paraId="3DCB221E" w14:textId="71D5F21C" w:rsidR="006A05A7" w:rsidRPr="00A722CA" w:rsidRDefault="00727241" w:rsidP="0005298C">
            <w:pPr>
              <w:rPr>
                <w:rFonts w:cs="Arial"/>
              </w:rPr>
            </w:pPr>
            <w:r>
              <w:rPr>
                <w:rFonts w:cs="Arial"/>
              </w:rPr>
              <w:t>1</w:t>
            </w:r>
          </w:p>
        </w:tc>
        <w:tc>
          <w:tcPr>
            <w:tcW w:w="1985" w:type="dxa"/>
          </w:tcPr>
          <w:p w14:paraId="34E89D89" w14:textId="10F4C810" w:rsidR="006A05A7" w:rsidRPr="00A722CA" w:rsidRDefault="00864D8C" w:rsidP="0005298C">
            <w:pPr>
              <w:rPr>
                <w:rFonts w:cs="Arial"/>
              </w:rPr>
            </w:pPr>
            <w:r>
              <w:rPr>
                <w:rFonts w:cs="Arial"/>
              </w:rPr>
              <w:t>CA</w:t>
            </w:r>
          </w:p>
        </w:tc>
      </w:tr>
      <w:tr w:rsidR="006A05A7" w:rsidRPr="00A722CA" w14:paraId="5AC1C86B" w14:textId="77777777" w:rsidTr="0005298C">
        <w:tc>
          <w:tcPr>
            <w:tcW w:w="1271" w:type="dxa"/>
          </w:tcPr>
          <w:p w14:paraId="50AA5D36" w14:textId="28CD64B2" w:rsidR="006A05A7" w:rsidRPr="00A722CA" w:rsidRDefault="00DC664A" w:rsidP="0005298C">
            <w:pPr>
              <w:rPr>
                <w:rFonts w:cs="Arial"/>
              </w:rPr>
            </w:pPr>
            <w:r>
              <w:rPr>
                <w:rFonts w:cs="Arial"/>
              </w:rPr>
              <w:t>HELP</w:t>
            </w:r>
            <w:r w:rsidR="006A05A7" w:rsidRPr="00A722CA">
              <w:rPr>
                <w:rFonts w:cs="Arial"/>
              </w:rPr>
              <w:t xml:space="preserve"> 4</w:t>
            </w:r>
          </w:p>
        </w:tc>
        <w:tc>
          <w:tcPr>
            <w:tcW w:w="5103" w:type="dxa"/>
          </w:tcPr>
          <w:p w14:paraId="26C9930D" w14:textId="77777777" w:rsidR="006A05A7" w:rsidRDefault="00240574" w:rsidP="00240574">
            <w:pPr>
              <w:rPr>
                <w:rFonts w:cs="Arial"/>
              </w:rPr>
            </w:pPr>
            <w:r w:rsidRPr="00576E70">
              <w:rPr>
                <w:rFonts w:cs="Arial"/>
              </w:rPr>
              <w:t xml:space="preserve">Typical use-cases from </w:t>
            </w:r>
            <w:r w:rsidR="00217C20">
              <w:rPr>
                <w:rFonts w:cs="Arial"/>
              </w:rPr>
              <w:t>Temp IT HR:</w:t>
            </w:r>
          </w:p>
          <w:p w14:paraId="267A6053" w14:textId="77777777" w:rsidR="00217C20" w:rsidRDefault="00217C20" w:rsidP="00217C20">
            <w:pPr>
              <w:pStyle w:val="ListParagraph"/>
              <w:numPr>
                <w:ilvl w:val="0"/>
                <w:numId w:val="5"/>
              </w:numPr>
              <w:rPr>
                <w:rFonts w:cs="Arial"/>
              </w:rPr>
            </w:pPr>
            <w:r>
              <w:rPr>
                <w:rFonts w:cs="Arial"/>
              </w:rPr>
              <w:t>Reporting or escalations for LCS going offline</w:t>
            </w:r>
          </w:p>
          <w:p w14:paraId="75198EBF" w14:textId="77777777" w:rsidR="00217C20" w:rsidRDefault="00217C20" w:rsidP="00217C20">
            <w:pPr>
              <w:pStyle w:val="ListParagraph"/>
              <w:numPr>
                <w:ilvl w:val="0"/>
                <w:numId w:val="5"/>
              </w:numPr>
              <w:rPr>
                <w:rFonts w:cs="Arial"/>
              </w:rPr>
            </w:pPr>
            <w:r>
              <w:rPr>
                <w:rFonts w:cs="Arial"/>
              </w:rPr>
              <w:t xml:space="preserve">Any other malfunction in the </w:t>
            </w:r>
            <w:proofErr w:type="spellStart"/>
            <w:r>
              <w:rPr>
                <w:rFonts w:cs="Arial"/>
              </w:rPr>
              <w:t>Center</w:t>
            </w:r>
            <w:proofErr w:type="spellEnd"/>
          </w:p>
          <w:p w14:paraId="5006A0FE" w14:textId="3DD3C8CF" w:rsidR="00E023AC" w:rsidRPr="00576E70" w:rsidRDefault="00E023AC" w:rsidP="00576E70">
            <w:pPr>
              <w:rPr>
                <w:rFonts w:cs="Arial"/>
              </w:rPr>
            </w:pPr>
            <w:r>
              <w:rPr>
                <w:rFonts w:cs="Arial"/>
              </w:rPr>
              <w:t xml:space="preserve">The same may be created by Contact </w:t>
            </w:r>
            <w:proofErr w:type="spellStart"/>
            <w:r>
              <w:rPr>
                <w:rFonts w:cs="Arial"/>
              </w:rPr>
              <w:t>Center</w:t>
            </w:r>
            <w:proofErr w:type="spellEnd"/>
            <w:r>
              <w:rPr>
                <w:rFonts w:cs="Arial"/>
              </w:rPr>
              <w:t xml:space="preserve"> personnel upon receiving an in-bound call from the Temp IT Staff.</w:t>
            </w:r>
          </w:p>
        </w:tc>
        <w:tc>
          <w:tcPr>
            <w:tcW w:w="992" w:type="dxa"/>
          </w:tcPr>
          <w:p w14:paraId="295B00AC" w14:textId="37B615A2" w:rsidR="006A05A7" w:rsidRPr="00A722CA" w:rsidRDefault="00727241" w:rsidP="0005298C">
            <w:pPr>
              <w:rPr>
                <w:rFonts w:cs="Arial"/>
              </w:rPr>
            </w:pPr>
            <w:r>
              <w:rPr>
                <w:rFonts w:cs="Arial"/>
              </w:rPr>
              <w:t>1</w:t>
            </w:r>
          </w:p>
        </w:tc>
        <w:tc>
          <w:tcPr>
            <w:tcW w:w="1985" w:type="dxa"/>
          </w:tcPr>
          <w:p w14:paraId="23359C81" w14:textId="293832D8" w:rsidR="006A05A7" w:rsidRPr="00A722CA" w:rsidRDefault="008F25D2" w:rsidP="0005298C">
            <w:pPr>
              <w:rPr>
                <w:rFonts w:cs="Arial"/>
              </w:rPr>
            </w:pPr>
            <w:r>
              <w:rPr>
                <w:rFonts w:cs="Arial"/>
              </w:rPr>
              <w:t>CEOP, CEPP, EC, PER</w:t>
            </w:r>
          </w:p>
        </w:tc>
      </w:tr>
      <w:tr w:rsidR="002F1806" w:rsidRPr="00A722CA" w14:paraId="1EC83525" w14:textId="77777777" w:rsidTr="0005298C">
        <w:tc>
          <w:tcPr>
            <w:tcW w:w="1271" w:type="dxa"/>
          </w:tcPr>
          <w:p w14:paraId="6A9C667F" w14:textId="766E8559" w:rsidR="002F1806" w:rsidRDefault="002F1806" w:rsidP="0005298C">
            <w:pPr>
              <w:rPr>
                <w:rFonts w:cs="Arial"/>
              </w:rPr>
            </w:pPr>
            <w:r>
              <w:rPr>
                <w:rFonts w:cs="Arial"/>
              </w:rPr>
              <w:t>HELP 5</w:t>
            </w:r>
          </w:p>
        </w:tc>
        <w:tc>
          <w:tcPr>
            <w:tcW w:w="5103" w:type="dxa"/>
          </w:tcPr>
          <w:p w14:paraId="0D150542" w14:textId="7C263FCF" w:rsidR="002F1806" w:rsidRPr="00240574" w:rsidRDefault="002F1806" w:rsidP="00240574">
            <w:pPr>
              <w:rPr>
                <w:rFonts w:cs="Arial"/>
              </w:rPr>
            </w:pPr>
            <w:r>
              <w:rPr>
                <w:rFonts w:cs="Arial"/>
              </w:rPr>
              <w:t xml:space="preserve">Other Temp HR like City Heads, </w:t>
            </w:r>
            <w:proofErr w:type="spellStart"/>
            <w:r>
              <w:rPr>
                <w:rFonts w:cs="Arial"/>
              </w:rPr>
              <w:t>Center</w:t>
            </w:r>
            <w:proofErr w:type="spellEnd"/>
            <w:r>
              <w:rPr>
                <w:rFonts w:cs="Arial"/>
              </w:rPr>
              <w:t xml:space="preserve"> Heads and non-HR like </w:t>
            </w:r>
            <w:proofErr w:type="spellStart"/>
            <w:r>
              <w:rPr>
                <w:rFonts w:cs="Arial"/>
              </w:rPr>
              <w:t>Center</w:t>
            </w:r>
            <w:proofErr w:type="spellEnd"/>
            <w:r>
              <w:rPr>
                <w:rFonts w:cs="Arial"/>
              </w:rPr>
              <w:t xml:space="preserve"> Staff and Customer Reps may also create issues through calls to Contact </w:t>
            </w:r>
            <w:proofErr w:type="spellStart"/>
            <w:r>
              <w:rPr>
                <w:rFonts w:cs="Arial"/>
              </w:rPr>
              <w:t>Center</w:t>
            </w:r>
            <w:proofErr w:type="spellEnd"/>
            <w:r>
              <w:rPr>
                <w:rFonts w:cs="Arial"/>
              </w:rPr>
              <w:t>.</w:t>
            </w:r>
          </w:p>
        </w:tc>
        <w:tc>
          <w:tcPr>
            <w:tcW w:w="992" w:type="dxa"/>
          </w:tcPr>
          <w:p w14:paraId="7A7776C3" w14:textId="5F68AC42" w:rsidR="002F1806" w:rsidRPr="00A722CA" w:rsidRDefault="00727241" w:rsidP="0005298C">
            <w:pPr>
              <w:rPr>
                <w:rFonts w:cs="Arial"/>
              </w:rPr>
            </w:pPr>
            <w:r>
              <w:rPr>
                <w:rFonts w:cs="Arial"/>
              </w:rPr>
              <w:t>1</w:t>
            </w:r>
          </w:p>
        </w:tc>
        <w:tc>
          <w:tcPr>
            <w:tcW w:w="1985" w:type="dxa"/>
          </w:tcPr>
          <w:p w14:paraId="5414031C" w14:textId="75B18476" w:rsidR="002F1806" w:rsidRDefault="00F6393D" w:rsidP="0005298C">
            <w:pPr>
              <w:rPr>
                <w:rFonts w:cs="Arial"/>
              </w:rPr>
            </w:pPr>
            <w:r>
              <w:rPr>
                <w:rFonts w:cs="Arial"/>
              </w:rPr>
              <w:t>CEOP, CEPP, EC, PER</w:t>
            </w:r>
          </w:p>
        </w:tc>
      </w:tr>
      <w:tr w:rsidR="003C1DE6" w:rsidRPr="00A722CA" w14:paraId="2C81B95B" w14:textId="77777777" w:rsidTr="0005298C">
        <w:tc>
          <w:tcPr>
            <w:tcW w:w="1271" w:type="dxa"/>
          </w:tcPr>
          <w:p w14:paraId="1FC08F21" w14:textId="65748FA2" w:rsidR="003C1DE6" w:rsidRDefault="003C1DE6" w:rsidP="003C1DE6">
            <w:pPr>
              <w:rPr>
                <w:rFonts w:cs="Arial"/>
              </w:rPr>
            </w:pPr>
            <w:r>
              <w:rPr>
                <w:rFonts w:cs="Arial"/>
              </w:rPr>
              <w:t>HELP 6</w:t>
            </w:r>
          </w:p>
        </w:tc>
        <w:tc>
          <w:tcPr>
            <w:tcW w:w="5103" w:type="dxa"/>
          </w:tcPr>
          <w:p w14:paraId="393FB457" w14:textId="31ABACF5" w:rsidR="003C1DE6" w:rsidRDefault="003C1DE6" w:rsidP="003C1DE6">
            <w:pPr>
              <w:rPr>
                <w:rFonts w:cs="Arial"/>
              </w:rPr>
            </w:pPr>
            <w:r>
              <w:rPr>
                <w:rFonts w:cs="Arial"/>
              </w:rPr>
              <w:t xml:space="preserve">There shall be System generated issues as well, that may get created targeting out-bound Contact </w:t>
            </w:r>
            <w:proofErr w:type="spellStart"/>
            <w:r>
              <w:rPr>
                <w:rFonts w:cs="Arial"/>
              </w:rPr>
              <w:t>Center</w:t>
            </w:r>
            <w:proofErr w:type="spellEnd"/>
            <w:r>
              <w:rPr>
                <w:rFonts w:cs="Arial"/>
              </w:rPr>
              <w:t>, where in there could be some information collection required from Candidates or other people for which making a manual call is the best way to reach out, e.g. when a Candidate does not download an updated Admit Card despite multiple automated SMS/email.</w:t>
            </w:r>
          </w:p>
        </w:tc>
        <w:tc>
          <w:tcPr>
            <w:tcW w:w="992" w:type="dxa"/>
          </w:tcPr>
          <w:p w14:paraId="5BF62ECB" w14:textId="4DA559F6" w:rsidR="003C1DE6" w:rsidRPr="00A722CA" w:rsidRDefault="00727241" w:rsidP="003C1DE6">
            <w:pPr>
              <w:rPr>
                <w:rFonts w:cs="Arial"/>
              </w:rPr>
            </w:pPr>
            <w:r>
              <w:rPr>
                <w:rFonts w:cs="Arial"/>
              </w:rPr>
              <w:t>3</w:t>
            </w:r>
          </w:p>
        </w:tc>
        <w:tc>
          <w:tcPr>
            <w:tcW w:w="1985" w:type="dxa"/>
          </w:tcPr>
          <w:p w14:paraId="0E6DFCA3" w14:textId="22F94FB1" w:rsidR="003C1DE6" w:rsidRDefault="003C1DE6" w:rsidP="003C1DE6">
            <w:pPr>
              <w:rPr>
                <w:rFonts w:cs="Arial"/>
              </w:rPr>
            </w:pPr>
            <w:r>
              <w:rPr>
                <w:rFonts w:cs="Arial"/>
              </w:rPr>
              <w:t>CA, CEOP, CEPP, EC, PER</w:t>
            </w:r>
          </w:p>
        </w:tc>
      </w:tr>
      <w:tr w:rsidR="00A7136C" w:rsidRPr="00A722CA" w14:paraId="490CDFBF" w14:textId="77777777" w:rsidTr="0005298C">
        <w:tc>
          <w:tcPr>
            <w:tcW w:w="1271" w:type="dxa"/>
          </w:tcPr>
          <w:p w14:paraId="00EE5FA6" w14:textId="34BE4896" w:rsidR="00A7136C" w:rsidRDefault="00A7136C" w:rsidP="00A7136C">
            <w:pPr>
              <w:rPr>
                <w:rFonts w:cs="Arial"/>
              </w:rPr>
            </w:pPr>
            <w:r>
              <w:rPr>
                <w:rFonts w:cs="Arial"/>
              </w:rPr>
              <w:t>HELP 7</w:t>
            </w:r>
          </w:p>
        </w:tc>
        <w:tc>
          <w:tcPr>
            <w:tcW w:w="5103" w:type="dxa"/>
          </w:tcPr>
          <w:p w14:paraId="53D80745" w14:textId="3D93AE6C" w:rsidR="00A7136C" w:rsidRDefault="00A7136C" w:rsidP="00A7136C">
            <w:pPr>
              <w:rPr>
                <w:rFonts w:cs="Arial"/>
              </w:rPr>
            </w:pPr>
            <w:r>
              <w:rPr>
                <w:rFonts w:cs="Arial"/>
              </w:rPr>
              <w:t>Issues shall be automatically triaged based on the type of issue being created.</w:t>
            </w:r>
          </w:p>
        </w:tc>
        <w:tc>
          <w:tcPr>
            <w:tcW w:w="992" w:type="dxa"/>
          </w:tcPr>
          <w:p w14:paraId="219BC31A" w14:textId="5B79011E" w:rsidR="00A7136C" w:rsidRPr="00A722CA" w:rsidRDefault="00727241" w:rsidP="00A7136C">
            <w:pPr>
              <w:rPr>
                <w:rFonts w:cs="Arial"/>
              </w:rPr>
            </w:pPr>
            <w:r>
              <w:rPr>
                <w:rFonts w:cs="Arial"/>
              </w:rPr>
              <w:t>2</w:t>
            </w:r>
          </w:p>
        </w:tc>
        <w:tc>
          <w:tcPr>
            <w:tcW w:w="1985" w:type="dxa"/>
          </w:tcPr>
          <w:p w14:paraId="6F988400" w14:textId="4007BEF7" w:rsidR="00A7136C" w:rsidRDefault="00A7136C" w:rsidP="00A7136C">
            <w:pPr>
              <w:rPr>
                <w:rFonts w:cs="Arial"/>
              </w:rPr>
            </w:pPr>
            <w:r>
              <w:rPr>
                <w:rFonts w:cs="Arial"/>
              </w:rPr>
              <w:t>CA, CEOP, CEPP, EC, PER</w:t>
            </w:r>
          </w:p>
        </w:tc>
      </w:tr>
      <w:tr w:rsidR="00F14360" w:rsidRPr="00A722CA" w14:paraId="026A1ACE" w14:textId="77777777" w:rsidTr="0005298C">
        <w:tc>
          <w:tcPr>
            <w:tcW w:w="1271" w:type="dxa"/>
          </w:tcPr>
          <w:p w14:paraId="201F9955" w14:textId="3935FAF3" w:rsidR="00F14360" w:rsidRDefault="00F14360" w:rsidP="00F14360">
            <w:pPr>
              <w:rPr>
                <w:rFonts w:cs="Arial"/>
              </w:rPr>
            </w:pPr>
            <w:r>
              <w:rPr>
                <w:rFonts w:cs="Arial"/>
              </w:rPr>
              <w:t>HELP 8</w:t>
            </w:r>
          </w:p>
        </w:tc>
        <w:tc>
          <w:tcPr>
            <w:tcW w:w="5103" w:type="dxa"/>
          </w:tcPr>
          <w:p w14:paraId="774A15D6" w14:textId="1B594F7F" w:rsidR="00F14360" w:rsidRDefault="00F14360" w:rsidP="00F14360">
            <w:pPr>
              <w:rPr>
                <w:rFonts w:cs="Arial"/>
              </w:rPr>
            </w:pPr>
            <w:r>
              <w:rPr>
                <w:rFonts w:cs="Arial"/>
              </w:rPr>
              <w:t xml:space="preserve">Further triaging may be required for niche issues or escalations, that shall be handled either by a </w:t>
            </w:r>
            <w:r>
              <w:rPr>
                <w:rFonts w:cs="Arial"/>
              </w:rPr>
              <w:lastRenderedPageBreak/>
              <w:t>dedicated Triage Team or the currently assigned owner of the issue.</w:t>
            </w:r>
          </w:p>
        </w:tc>
        <w:tc>
          <w:tcPr>
            <w:tcW w:w="992" w:type="dxa"/>
          </w:tcPr>
          <w:p w14:paraId="7034A947" w14:textId="4C2CB211" w:rsidR="00F14360" w:rsidRPr="00A722CA" w:rsidRDefault="00727241" w:rsidP="00F14360">
            <w:pPr>
              <w:rPr>
                <w:rFonts w:cs="Arial"/>
              </w:rPr>
            </w:pPr>
            <w:r>
              <w:rPr>
                <w:rFonts w:cs="Arial"/>
              </w:rPr>
              <w:lastRenderedPageBreak/>
              <w:t>1</w:t>
            </w:r>
          </w:p>
        </w:tc>
        <w:tc>
          <w:tcPr>
            <w:tcW w:w="1985" w:type="dxa"/>
          </w:tcPr>
          <w:p w14:paraId="2F4EF06C" w14:textId="5057441E" w:rsidR="00F14360" w:rsidRPr="00F14360" w:rsidRDefault="00F14360">
            <w:pPr>
              <w:rPr>
                <w:rFonts w:cs="Arial"/>
              </w:rPr>
            </w:pPr>
            <w:r>
              <w:rPr>
                <w:rFonts w:cs="Arial"/>
              </w:rPr>
              <w:t>CA, CEOP, CEPP, EC, PER</w:t>
            </w:r>
          </w:p>
        </w:tc>
      </w:tr>
      <w:tr w:rsidR="00770C32" w:rsidRPr="00A722CA" w14:paraId="5B84DC17" w14:textId="77777777" w:rsidTr="0005298C">
        <w:tc>
          <w:tcPr>
            <w:tcW w:w="1271" w:type="dxa"/>
          </w:tcPr>
          <w:p w14:paraId="7B89C382" w14:textId="0846198A" w:rsidR="00770C32" w:rsidRDefault="00770C32" w:rsidP="00F14360">
            <w:pPr>
              <w:rPr>
                <w:rFonts w:cs="Arial"/>
              </w:rPr>
            </w:pPr>
            <w:r>
              <w:rPr>
                <w:rFonts w:cs="Arial"/>
              </w:rPr>
              <w:lastRenderedPageBreak/>
              <w:t>HELP 9</w:t>
            </w:r>
          </w:p>
        </w:tc>
        <w:tc>
          <w:tcPr>
            <w:tcW w:w="5103" w:type="dxa"/>
          </w:tcPr>
          <w:p w14:paraId="6F1E4A7C" w14:textId="6274DE35" w:rsidR="00770C32" w:rsidRDefault="00770C32" w:rsidP="00F14360">
            <w:pPr>
              <w:rPr>
                <w:rFonts w:cs="Arial"/>
              </w:rPr>
            </w:pPr>
            <w:r>
              <w:rPr>
                <w:rFonts w:cs="Arial"/>
              </w:rPr>
              <w:t>The Helpdesk shall allow an incoming email at a specified email id to trigger a new case creation. This may mandate a specific pattern to be used within subject line to help classify the case and for further tracking.</w:t>
            </w:r>
          </w:p>
        </w:tc>
        <w:tc>
          <w:tcPr>
            <w:tcW w:w="992" w:type="dxa"/>
          </w:tcPr>
          <w:p w14:paraId="781C656A" w14:textId="647D8317" w:rsidR="00770C32" w:rsidRDefault="00167DE4" w:rsidP="00F14360">
            <w:pPr>
              <w:rPr>
                <w:rFonts w:cs="Arial"/>
              </w:rPr>
            </w:pPr>
            <w:r>
              <w:rPr>
                <w:rFonts w:cs="Arial"/>
              </w:rPr>
              <w:t>2</w:t>
            </w:r>
          </w:p>
        </w:tc>
        <w:tc>
          <w:tcPr>
            <w:tcW w:w="1985" w:type="dxa"/>
          </w:tcPr>
          <w:p w14:paraId="746B82C6" w14:textId="3A989BD7" w:rsidR="00770C32" w:rsidRDefault="00167DE4">
            <w:pPr>
              <w:rPr>
                <w:rFonts w:cs="Arial"/>
              </w:rPr>
            </w:pPr>
            <w:r>
              <w:rPr>
                <w:rFonts w:cs="Arial"/>
              </w:rPr>
              <w:t>CA, CEOP, CEP</w:t>
            </w:r>
            <w:r w:rsidR="002979AD">
              <w:rPr>
                <w:rFonts w:cs="Arial"/>
              </w:rPr>
              <w:t>P</w:t>
            </w:r>
            <w:r>
              <w:rPr>
                <w:rFonts w:cs="Arial"/>
              </w:rPr>
              <w:t>, EC, PER</w:t>
            </w:r>
          </w:p>
        </w:tc>
      </w:tr>
    </w:tbl>
    <w:p w14:paraId="09597E94" w14:textId="77777777" w:rsidR="00840497" w:rsidRPr="00A722CA" w:rsidRDefault="00840497">
      <w:pPr>
        <w:rPr>
          <w:rFonts w:eastAsiaTheme="majorEastAsia" w:cs="Arial"/>
          <w:color w:val="2E74B5" w:themeColor="accent1" w:themeShade="BF"/>
          <w:sz w:val="32"/>
          <w:szCs w:val="32"/>
        </w:rPr>
      </w:pPr>
      <w:r w:rsidRPr="00A722CA">
        <w:rPr>
          <w:rFonts w:cs="Arial"/>
        </w:rPr>
        <w:br w:type="page"/>
      </w:r>
    </w:p>
    <w:p w14:paraId="4959B5B4" w14:textId="77777777" w:rsidR="004B48B5" w:rsidRDefault="004B48B5" w:rsidP="004B48B5">
      <w:pPr>
        <w:pStyle w:val="Heading1"/>
        <w:rPr>
          <w:rFonts w:cs="Arial"/>
        </w:rPr>
      </w:pPr>
      <w:bookmarkStart w:id="260" w:name="_Toc19801125"/>
      <w:bookmarkStart w:id="261" w:name="_Toc20317979"/>
      <w:r w:rsidRPr="00A722CA">
        <w:rPr>
          <w:rFonts w:cs="Arial"/>
        </w:rPr>
        <w:lastRenderedPageBreak/>
        <w:t>Non-Functional Requirements</w:t>
      </w:r>
      <w:bookmarkEnd w:id="260"/>
      <w:bookmarkEnd w:id="261"/>
    </w:p>
    <w:p w14:paraId="3E097774" w14:textId="1E73727A" w:rsidR="003632F2" w:rsidRPr="00A722CA" w:rsidRDefault="0005298C" w:rsidP="00576E70">
      <w:pPr>
        <w:rPr>
          <w:rFonts w:cs="Arial"/>
        </w:rPr>
      </w:pPr>
      <w:r>
        <w:t xml:space="preserve">Non-functional requirements are those requirements that are used to judge the quality of the overall system. These will be used to determine the usability, effectiveness, speed, safety, etc. of </w:t>
      </w:r>
      <w:r w:rsidR="00A75EA5">
        <w:t>the System</w:t>
      </w:r>
      <w:r>
        <w:t xml:space="preserve">. This section lists the Non-Functional requirements of for </w:t>
      </w:r>
      <w:r w:rsidR="00A75EA5">
        <w:t>the System</w:t>
      </w:r>
      <w:r>
        <w:t>.</w:t>
      </w:r>
    </w:p>
    <w:p w14:paraId="63B4D619" w14:textId="03803E71" w:rsidR="004B48B5" w:rsidRPr="00A722CA" w:rsidRDefault="00034BA0" w:rsidP="00576E70">
      <w:pPr>
        <w:pStyle w:val="Heading2"/>
      </w:pPr>
      <w:bookmarkStart w:id="262" w:name="_Toc19965295"/>
      <w:bookmarkStart w:id="263" w:name="_Toc19967479"/>
      <w:bookmarkStart w:id="264" w:name="_Toc19967648"/>
      <w:bookmarkStart w:id="265" w:name="_Toc19965296"/>
      <w:bookmarkStart w:id="266" w:name="_Toc19967480"/>
      <w:bookmarkStart w:id="267" w:name="_Toc19967649"/>
      <w:bookmarkStart w:id="268" w:name="_Toc19965297"/>
      <w:bookmarkStart w:id="269" w:name="_Toc19967481"/>
      <w:bookmarkStart w:id="270" w:name="_Toc19967650"/>
      <w:bookmarkStart w:id="271" w:name="_Toc19801126"/>
      <w:bookmarkStart w:id="272" w:name="_Toc20317980"/>
      <w:bookmarkEnd w:id="262"/>
      <w:bookmarkEnd w:id="263"/>
      <w:bookmarkEnd w:id="264"/>
      <w:bookmarkEnd w:id="265"/>
      <w:bookmarkEnd w:id="266"/>
      <w:bookmarkEnd w:id="267"/>
      <w:bookmarkEnd w:id="268"/>
      <w:bookmarkEnd w:id="269"/>
      <w:bookmarkEnd w:id="270"/>
      <w:r>
        <w:t>High Availability of LCS and QP</w:t>
      </w:r>
      <w:r w:rsidR="00A72F0E">
        <w:t>S</w:t>
      </w:r>
      <w:r>
        <w:t xml:space="preserve"> (NFR1)</w:t>
      </w:r>
      <w:bookmarkStart w:id="273" w:name="_Toc19704424"/>
      <w:bookmarkStart w:id="274" w:name="_Toc19704526"/>
      <w:bookmarkStart w:id="275" w:name="_Toc19801127"/>
      <w:bookmarkStart w:id="276" w:name="_Toc19801460"/>
      <w:bookmarkStart w:id="277" w:name="_Toc19801559"/>
      <w:bookmarkStart w:id="278" w:name="_Toc19801128"/>
      <w:bookmarkEnd w:id="271"/>
      <w:bookmarkEnd w:id="272"/>
      <w:bookmarkEnd w:id="273"/>
      <w:bookmarkEnd w:id="274"/>
      <w:bookmarkEnd w:id="275"/>
      <w:bookmarkEnd w:id="276"/>
      <w:bookmarkEnd w:id="277"/>
      <w:bookmarkEnd w:id="278"/>
    </w:p>
    <w:p w14:paraId="604B9E4D" w14:textId="3F7D25FE" w:rsidR="00AB3634" w:rsidRDefault="00034BA0">
      <w:pPr>
        <w:rPr>
          <w:rFonts w:cs="Arial"/>
        </w:rPr>
      </w:pPr>
      <w:r>
        <w:rPr>
          <w:rFonts w:cs="Arial"/>
        </w:rPr>
        <w:t xml:space="preserve">The Local </w:t>
      </w:r>
      <w:proofErr w:type="spellStart"/>
      <w:r>
        <w:rPr>
          <w:rFonts w:cs="Arial"/>
        </w:rPr>
        <w:t>Center</w:t>
      </w:r>
      <w:proofErr w:type="spellEnd"/>
      <w:r>
        <w:rPr>
          <w:rFonts w:cs="Arial"/>
        </w:rPr>
        <w:t xml:space="preserve"> Server and the Question Paper </w:t>
      </w:r>
      <w:r w:rsidR="00A72F0E">
        <w:rPr>
          <w:rFonts w:cs="Arial"/>
        </w:rPr>
        <w:t>Server</w:t>
      </w:r>
      <w:r>
        <w:rPr>
          <w:rFonts w:cs="Arial"/>
        </w:rPr>
        <w:t xml:space="preserve"> shall be </w:t>
      </w:r>
      <w:r w:rsidR="008E30FE">
        <w:rPr>
          <w:rFonts w:cs="Arial"/>
        </w:rPr>
        <w:t>hosted on</w:t>
      </w:r>
      <w:r>
        <w:rPr>
          <w:rFonts w:cs="Arial"/>
        </w:rPr>
        <w:t xml:space="preserve"> a pair of </w:t>
      </w:r>
      <w:r w:rsidR="008E30FE">
        <w:rPr>
          <w:rFonts w:cs="Arial"/>
        </w:rPr>
        <w:t>computers</w:t>
      </w:r>
      <w:r>
        <w:rPr>
          <w:rFonts w:cs="Arial"/>
        </w:rPr>
        <w:t xml:space="preserve">. </w:t>
      </w:r>
      <w:r w:rsidR="00AB3634">
        <w:rPr>
          <w:rFonts w:cs="Arial"/>
        </w:rPr>
        <w:t xml:space="preserve">One </w:t>
      </w:r>
      <w:r w:rsidR="007F6404">
        <w:rPr>
          <w:rFonts w:cs="Arial"/>
        </w:rPr>
        <w:t>computer</w:t>
      </w:r>
      <w:r w:rsidR="00AB3634">
        <w:rPr>
          <w:rFonts w:cs="Arial"/>
        </w:rPr>
        <w:t xml:space="preserve"> shall be the primary </w:t>
      </w:r>
      <w:r w:rsidR="007F6404">
        <w:rPr>
          <w:rFonts w:cs="Arial"/>
        </w:rPr>
        <w:t>computer</w:t>
      </w:r>
      <w:r w:rsidR="00AB3634">
        <w:rPr>
          <w:rFonts w:cs="Arial"/>
        </w:rPr>
        <w:t xml:space="preserve"> to which all the users shall connect. The second </w:t>
      </w:r>
      <w:r w:rsidR="007F6404">
        <w:rPr>
          <w:rFonts w:cs="Arial"/>
        </w:rPr>
        <w:t>computer</w:t>
      </w:r>
      <w:r w:rsidR="00AB3634">
        <w:rPr>
          <w:rFonts w:cs="Arial"/>
        </w:rPr>
        <w:t xml:space="preserve"> shall be a backup </w:t>
      </w:r>
      <w:r w:rsidR="007F6404">
        <w:rPr>
          <w:rFonts w:cs="Arial"/>
        </w:rPr>
        <w:t>computer</w:t>
      </w:r>
      <w:r w:rsidR="00AB3634">
        <w:rPr>
          <w:rFonts w:cs="Arial"/>
        </w:rPr>
        <w:t xml:space="preserve">. In the event the primary </w:t>
      </w:r>
      <w:r w:rsidR="007F6404">
        <w:rPr>
          <w:rFonts w:cs="Arial"/>
        </w:rPr>
        <w:t>computer</w:t>
      </w:r>
      <w:r w:rsidR="00AB3634">
        <w:rPr>
          <w:rFonts w:cs="Arial"/>
        </w:rPr>
        <w:t xml:space="preserve"> fails because of a hardware or software failure </w:t>
      </w:r>
      <w:r w:rsidR="0095083A">
        <w:rPr>
          <w:rFonts w:cs="Arial"/>
        </w:rPr>
        <w:t xml:space="preserve">the secondary </w:t>
      </w:r>
      <w:r w:rsidR="007F6404">
        <w:rPr>
          <w:rFonts w:cs="Arial"/>
        </w:rPr>
        <w:t>computer</w:t>
      </w:r>
      <w:r w:rsidR="0095083A">
        <w:rPr>
          <w:rFonts w:cs="Arial"/>
        </w:rPr>
        <w:t xml:space="preserve"> shall be configured as soon as possible to become the primary </w:t>
      </w:r>
      <w:r w:rsidR="007F6404">
        <w:rPr>
          <w:rFonts w:cs="Arial"/>
        </w:rPr>
        <w:t>computer</w:t>
      </w:r>
      <w:r w:rsidR="0095083A">
        <w:rPr>
          <w:rFonts w:cs="Arial"/>
        </w:rPr>
        <w:t xml:space="preserve"> and the users shall be able to login to </w:t>
      </w:r>
      <w:r w:rsidR="00A75EA5">
        <w:rPr>
          <w:rFonts w:cs="Arial"/>
        </w:rPr>
        <w:t>the System</w:t>
      </w:r>
      <w:r w:rsidR="0095083A">
        <w:rPr>
          <w:rFonts w:cs="Arial"/>
        </w:rPr>
        <w:t xml:space="preserve"> and continue their activities. </w:t>
      </w:r>
    </w:p>
    <w:p w14:paraId="1B2113AE" w14:textId="3F27539F" w:rsidR="00034BA0" w:rsidRDefault="0095083A">
      <w:pPr>
        <w:rPr>
          <w:rFonts w:cs="Arial"/>
        </w:rPr>
      </w:pPr>
      <w:r>
        <w:rPr>
          <w:rFonts w:cs="Arial"/>
        </w:rPr>
        <w:t>It is desirable that t</w:t>
      </w:r>
      <w:r w:rsidR="00034BA0">
        <w:rPr>
          <w:rFonts w:cs="Arial"/>
        </w:rPr>
        <w:t xml:space="preserve">hese </w:t>
      </w:r>
      <w:r w:rsidR="007F6404">
        <w:rPr>
          <w:rFonts w:cs="Arial"/>
        </w:rPr>
        <w:t>computer</w:t>
      </w:r>
      <w:r w:rsidR="00034BA0">
        <w:rPr>
          <w:rFonts w:cs="Arial"/>
        </w:rPr>
        <w:t xml:space="preserve">s shall be configured for high availability. If one </w:t>
      </w:r>
      <w:r w:rsidR="007F6404">
        <w:rPr>
          <w:rFonts w:cs="Arial"/>
        </w:rPr>
        <w:t>computer</w:t>
      </w:r>
      <w:r w:rsidR="00034BA0">
        <w:rPr>
          <w:rFonts w:cs="Arial"/>
        </w:rPr>
        <w:t xml:space="preserve"> is unavailable due to a hardware or software issue, the other </w:t>
      </w:r>
      <w:r w:rsidR="007F6404">
        <w:rPr>
          <w:rFonts w:cs="Arial"/>
        </w:rPr>
        <w:t>computer</w:t>
      </w:r>
      <w:r w:rsidR="00034BA0">
        <w:rPr>
          <w:rFonts w:cs="Arial"/>
        </w:rPr>
        <w:t xml:space="preserve"> shall take over seamlessly without any interruption to the Test Conduct and Question Paper Authoring Process and all the associated processes. </w:t>
      </w:r>
    </w:p>
    <w:p w14:paraId="3747F343" w14:textId="242480A8" w:rsidR="00FC21FE" w:rsidRDefault="00FC21FE" w:rsidP="00576E70">
      <w:pPr>
        <w:pStyle w:val="Heading2"/>
      </w:pPr>
      <w:bookmarkStart w:id="279" w:name="_Toc19801129"/>
      <w:bookmarkStart w:id="280" w:name="_Toc20317981"/>
      <w:r>
        <w:t>Performance of Internet Facing Apps</w:t>
      </w:r>
      <w:r w:rsidR="00AB3634">
        <w:t xml:space="preserve"> (NFR2)</w:t>
      </w:r>
      <w:bookmarkEnd w:id="279"/>
      <w:bookmarkEnd w:id="280"/>
    </w:p>
    <w:p w14:paraId="5BEC4815" w14:textId="62BFC623" w:rsidR="00034BA0" w:rsidRDefault="00FC21FE" w:rsidP="00206ECB">
      <w:pPr>
        <w:rPr>
          <w:rFonts w:cs="Arial"/>
        </w:rPr>
      </w:pPr>
      <w:r>
        <w:t xml:space="preserve">Applications that are exposed to external parties through the internet </w:t>
      </w:r>
      <w:r w:rsidR="001D2291">
        <w:t xml:space="preserve">shall be designed to give a quick response. Under normal conditions the applications shall generate a response to the user within maximum </w:t>
      </w:r>
      <w:r w:rsidR="00F12C1B">
        <w:t>2</w:t>
      </w:r>
      <w:r w:rsidR="001D2291">
        <w:t xml:space="preserve"> seconds</w:t>
      </w:r>
      <w:r w:rsidR="00F12C1B">
        <w:t xml:space="preserve"> from receiving the request</w:t>
      </w:r>
      <w:r w:rsidR="001D2291">
        <w:t>.</w:t>
      </w:r>
    </w:p>
    <w:p w14:paraId="15994476" w14:textId="27687DBB" w:rsidR="001D2291" w:rsidRDefault="001D2291" w:rsidP="00576E70">
      <w:pPr>
        <w:pStyle w:val="Heading2"/>
      </w:pPr>
      <w:bookmarkStart w:id="281" w:name="_Toc19801130"/>
      <w:bookmarkStart w:id="282" w:name="_Toc20317982"/>
      <w:r>
        <w:t>Performance of Computer Based Testing Offline Application</w:t>
      </w:r>
      <w:r w:rsidR="00AB3634">
        <w:t xml:space="preserve"> (NFR3)</w:t>
      </w:r>
      <w:bookmarkEnd w:id="281"/>
      <w:bookmarkEnd w:id="282"/>
    </w:p>
    <w:p w14:paraId="4C74732A" w14:textId="1ED17D0E" w:rsidR="001D2291" w:rsidRDefault="001D2291" w:rsidP="00206ECB">
      <w:pPr>
        <w:rPr>
          <w:rFonts w:cs="Arial"/>
        </w:rPr>
      </w:pPr>
      <w:r>
        <w:rPr>
          <w:rFonts w:cs="Arial"/>
        </w:rPr>
        <w:t>The Computer Based Testing Software shall be designed to respond to give a quick response to the user. Under normal conditions</w:t>
      </w:r>
      <w:r w:rsidR="003C6AC0">
        <w:rPr>
          <w:rFonts w:cs="Arial"/>
        </w:rPr>
        <w:t>,</w:t>
      </w:r>
      <w:r>
        <w:rPr>
          <w:rFonts w:cs="Arial"/>
        </w:rPr>
        <w:t xml:space="preserve"> the application shall generate and communicate a response to th</w:t>
      </w:r>
      <w:r w:rsidR="00AF659F">
        <w:rPr>
          <w:rFonts w:cs="Arial"/>
        </w:rPr>
        <w:t>e user within maximum 1 second.</w:t>
      </w:r>
    </w:p>
    <w:p w14:paraId="5488FA01" w14:textId="6EAC3A75" w:rsidR="001D2291" w:rsidRDefault="004820FC" w:rsidP="00576E70">
      <w:pPr>
        <w:pStyle w:val="Heading2"/>
      </w:pPr>
      <w:bookmarkStart w:id="283" w:name="_Toc19801131"/>
      <w:bookmarkStart w:id="284" w:name="_Toc20317983"/>
      <w:r>
        <w:t xml:space="preserve">Performance of Information Dashboards in Central Command </w:t>
      </w:r>
      <w:proofErr w:type="spellStart"/>
      <w:r>
        <w:t>Center</w:t>
      </w:r>
      <w:proofErr w:type="spellEnd"/>
      <w:r>
        <w:t xml:space="preserve"> </w:t>
      </w:r>
      <w:r w:rsidR="00AB3634">
        <w:t>(NFR4)</w:t>
      </w:r>
      <w:bookmarkEnd w:id="283"/>
      <w:bookmarkEnd w:id="284"/>
    </w:p>
    <w:p w14:paraId="02C109D5" w14:textId="2E515926" w:rsidR="00A72F0E" w:rsidRDefault="004820FC">
      <w:r>
        <w:t xml:space="preserve">The various reporting dashboards in the Central Command </w:t>
      </w:r>
      <w:proofErr w:type="spellStart"/>
      <w:r>
        <w:t>Center</w:t>
      </w:r>
      <w:proofErr w:type="spellEnd"/>
      <w:r w:rsidR="00A72F0E">
        <w:t xml:space="preserve"> (CCC)</w:t>
      </w:r>
      <w:r>
        <w:t xml:space="preserve"> shall be updated in near real-time with the data from the different </w:t>
      </w:r>
      <w:r w:rsidR="004C7971">
        <w:t xml:space="preserve">Exam </w:t>
      </w:r>
      <w:proofErr w:type="spellStart"/>
      <w:r w:rsidR="004C7971">
        <w:t>C</w:t>
      </w:r>
      <w:r>
        <w:t>enters</w:t>
      </w:r>
      <w:proofErr w:type="spellEnd"/>
      <w:r>
        <w:t xml:space="preserve">. </w:t>
      </w:r>
      <w:r w:rsidR="00C43506">
        <w:t xml:space="preserve">In all circumstances the data from the </w:t>
      </w:r>
      <w:r w:rsidR="00284CCE">
        <w:t xml:space="preserve">Exam </w:t>
      </w:r>
      <w:proofErr w:type="spellStart"/>
      <w:r w:rsidR="00284CCE">
        <w:t>C</w:t>
      </w:r>
      <w:r w:rsidR="00C43506">
        <w:t>enters</w:t>
      </w:r>
      <w:proofErr w:type="spellEnd"/>
      <w:r w:rsidR="00C43506">
        <w:t xml:space="preserve"> must be available at the </w:t>
      </w:r>
      <w:r w:rsidR="00A72F0E">
        <w:t xml:space="preserve">CCC as soon as it is generated to ensure that the Controller of Examinations has an accurate picture of the progress of the tests. </w:t>
      </w:r>
    </w:p>
    <w:p w14:paraId="5D07225C" w14:textId="72212293" w:rsidR="00284CCE" w:rsidRDefault="00284CCE">
      <w:r>
        <w:t xml:space="preserve">This requirement may not be met when the network connectivity </w:t>
      </w:r>
      <w:r w:rsidR="004C0877">
        <w:t xml:space="preserve">between CCS and LCS </w:t>
      </w:r>
      <w:r>
        <w:t xml:space="preserve">breaks or there is increase in network latency. In such a situation, </w:t>
      </w:r>
      <w:r w:rsidR="00A75EA5">
        <w:t>the System</w:t>
      </w:r>
      <w:r>
        <w:t xml:space="preserve"> shall synchronize the data in all dashboards as soon as the network connection is restored. </w:t>
      </w:r>
    </w:p>
    <w:p w14:paraId="7CF546C6" w14:textId="77777777" w:rsidR="00A72F0E" w:rsidRDefault="00A72F0E"/>
    <w:p w14:paraId="01757847" w14:textId="01D5C4A0" w:rsidR="004820FC" w:rsidRPr="00576E70" w:rsidRDefault="00A72F0E" w:rsidP="00576E70">
      <w:pPr>
        <w:pStyle w:val="Heading2"/>
      </w:pPr>
      <w:bookmarkStart w:id="285" w:name="_Toc19801132"/>
      <w:bookmarkStart w:id="286" w:name="_Toc20317984"/>
      <w:r>
        <w:lastRenderedPageBreak/>
        <w:t>Disaster Recovery of Data at LCS and CCS</w:t>
      </w:r>
      <w:r w:rsidR="00C43506">
        <w:t xml:space="preserve"> </w:t>
      </w:r>
      <w:r>
        <w:t>(NFR5)</w:t>
      </w:r>
      <w:bookmarkEnd w:id="285"/>
      <w:bookmarkEnd w:id="286"/>
    </w:p>
    <w:p w14:paraId="65250CF4" w14:textId="186A3B7A" w:rsidR="001D2291" w:rsidRDefault="00A72F0E" w:rsidP="00206ECB">
      <w:pPr>
        <w:rPr>
          <w:rFonts w:cs="Arial"/>
        </w:rPr>
      </w:pPr>
      <w:r>
        <w:rPr>
          <w:rFonts w:cs="Arial"/>
        </w:rPr>
        <w:t xml:space="preserve">The data </w:t>
      </w:r>
      <w:r w:rsidR="0061435C">
        <w:rPr>
          <w:rFonts w:cs="Arial"/>
        </w:rPr>
        <w:t xml:space="preserve">collected in LCS and CCS shall be backed up in </w:t>
      </w:r>
      <w:r w:rsidR="002C2709">
        <w:rPr>
          <w:rFonts w:cs="Arial"/>
        </w:rPr>
        <w:t>near-</w:t>
      </w:r>
      <w:r w:rsidR="0061435C">
        <w:rPr>
          <w:rFonts w:cs="Arial"/>
        </w:rPr>
        <w:t>real-time on a server that is physically in a different location than the primary server. In case the location with the primary server has an outage or is afflicted by any disaster the data collected during the process shall still be safe and available to EDUTEST</w:t>
      </w:r>
      <w:r w:rsidR="000E73EF">
        <w:rPr>
          <w:rFonts w:cs="Arial"/>
        </w:rPr>
        <w:t xml:space="preserve"> in the other server</w:t>
      </w:r>
      <w:r w:rsidR="0061435C">
        <w:rPr>
          <w:rFonts w:cs="Arial"/>
        </w:rPr>
        <w:t>.</w:t>
      </w:r>
    </w:p>
    <w:p w14:paraId="3EECCE31" w14:textId="17C98A0B" w:rsidR="0061435C" w:rsidRDefault="0061435C" w:rsidP="00576E70">
      <w:pPr>
        <w:pStyle w:val="Heading2"/>
      </w:pPr>
      <w:bookmarkStart w:id="287" w:name="_Toc19801133"/>
      <w:bookmarkStart w:id="288" w:name="_Toc20317985"/>
      <w:r>
        <w:t>Security between servers and endpoints (NFR6)</w:t>
      </w:r>
      <w:bookmarkEnd w:id="287"/>
      <w:bookmarkEnd w:id="288"/>
    </w:p>
    <w:p w14:paraId="4EAB2C26" w14:textId="3E787849" w:rsidR="0061435C" w:rsidRDefault="007B5CF9">
      <w:r>
        <w:t xml:space="preserve">The System shall comply with </w:t>
      </w:r>
      <w:r w:rsidRPr="007B5CF9">
        <w:t>ISO 27001</w:t>
      </w:r>
      <w:r>
        <w:t xml:space="preserve">. </w:t>
      </w:r>
      <w:r w:rsidR="007D761A">
        <w:t>The communication between the servers and the endpoints (Candidate Console</w:t>
      </w:r>
      <w:r w:rsidR="00E5257B">
        <w:t xml:space="preserve"> computer</w:t>
      </w:r>
      <w:r w:rsidR="007D761A">
        <w:t xml:space="preserve">s) shall be secured </w:t>
      </w:r>
      <w:r w:rsidR="00F543DA">
        <w:t xml:space="preserve">using </w:t>
      </w:r>
      <w:r w:rsidR="000F53B5">
        <w:t>256</w:t>
      </w:r>
      <w:r w:rsidR="00BC276C">
        <w:t xml:space="preserve">-bit </w:t>
      </w:r>
      <w:r w:rsidR="007D761A">
        <w:t>encryption</w:t>
      </w:r>
      <w:r w:rsidR="00BC276C">
        <w:t xml:space="preserve"> for data on the </w:t>
      </w:r>
      <w:r w:rsidR="00A17AF6">
        <w:t>move</w:t>
      </w:r>
      <w:r w:rsidR="007D761A">
        <w:t>.</w:t>
      </w:r>
    </w:p>
    <w:p w14:paraId="7CDB5311" w14:textId="6B554BD0" w:rsidR="007D761A" w:rsidRDefault="007D761A" w:rsidP="00576E70">
      <w:pPr>
        <w:pStyle w:val="Heading2"/>
      </w:pPr>
      <w:bookmarkStart w:id="289" w:name="_Toc19801134"/>
      <w:bookmarkStart w:id="290" w:name="_Toc20317986"/>
      <w:r>
        <w:t>Security of Data</w:t>
      </w:r>
      <w:r w:rsidR="00E25D61">
        <w:t xml:space="preserve"> </w:t>
      </w:r>
      <w:r w:rsidR="00A17AF6">
        <w:t xml:space="preserve">at rest </w:t>
      </w:r>
      <w:r w:rsidR="00E25D61">
        <w:t>(NFR7)</w:t>
      </w:r>
      <w:bookmarkEnd w:id="289"/>
      <w:bookmarkEnd w:id="290"/>
    </w:p>
    <w:p w14:paraId="7438D5A2" w14:textId="2EAB4E81" w:rsidR="007D761A" w:rsidRPr="007D761A" w:rsidRDefault="007D761A">
      <w:r>
        <w:t xml:space="preserve">The database being used in LCS, QPS and CCC shall be secured and </w:t>
      </w:r>
      <w:r w:rsidR="00966931">
        <w:t xml:space="preserve">AES </w:t>
      </w:r>
      <w:r w:rsidR="00A17AF6">
        <w:t xml:space="preserve">256-bit </w:t>
      </w:r>
      <w:r>
        <w:t xml:space="preserve">encrypted such that only the authorized applications shall have access to </w:t>
      </w:r>
      <w:r w:rsidR="00E25D61">
        <w:t>them.</w:t>
      </w:r>
      <w:r w:rsidR="00865600">
        <w:t xml:space="preserve"> The sensitive data shall not be human readable and shall be decrypted in real-time at the end point of usage, e.g. Question Paper shall be stored in encrypted format within database, and shall be decrypted on Candidate Console computer before being rendered on screen.</w:t>
      </w:r>
    </w:p>
    <w:p w14:paraId="59BE8EDA" w14:textId="61FE9A7E" w:rsidR="00E25D61" w:rsidRDefault="00E25D61" w:rsidP="00576E70">
      <w:pPr>
        <w:pStyle w:val="Heading2"/>
      </w:pPr>
      <w:bookmarkStart w:id="291" w:name="_Toc19801135"/>
      <w:bookmarkStart w:id="292" w:name="_Toc20317987"/>
      <w:r>
        <w:t xml:space="preserve">Data Consistency </w:t>
      </w:r>
      <w:r w:rsidR="00040D81">
        <w:t>within</w:t>
      </w:r>
      <w:r>
        <w:t xml:space="preserve"> LCS, Q</w:t>
      </w:r>
      <w:r w:rsidR="00691239">
        <w:t>P</w:t>
      </w:r>
      <w:r>
        <w:t>S and CCS (NFR8)</w:t>
      </w:r>
      <w:bookmarkEnd w:id="291"/>
      <w:bookmarkEnd w:id="292"/>
    </w:p>
    <w:p w14:paraId="39D8E3E2" w14:textId="55EC5B6D" w:rsidR="00B97A8C" w:rsidRDefault="003D033D" w:rsidP="00576E70">
      <w:r>
        <w:t>The database</w:t>
      </w:r>
      <w:r w:rsidR="00B97A8C">
        <w:t>s</w:t>
      </w:r>
      <w:r>
        <w:t xml:space="preserve"> in LCS</w:t>
      </w:r>
      <w:r w:rsidR="00B97A8C">
        <w:t xml:space="preserve"> and QPS computers shall be in sync at all times, i.e. the database in the primary computer shall be synced to backup computer in near-real-time.</w:t>
      </w:r>
    </w:p>
    <w:p w14:paraId="0EA02461" w14:textId="5C078AAB" w:rsidR="003D033D" w:rsidRDefault="003D033D" w:rsidP="00576E70">
      <w:pPr>
        <w:pStyle w:val="Heading2"/>
      </w:pPr>
      <w:bookmarkStart w:id="293" w:name="_Toc19801136"/>
      <w:bookmarkStart w:id="294" w:name="_Toc20317988"/>
      <w:r>
        <w:t>Fraud Detection (NFR9)</w:t>
      </w:r>
      <w:bookmarkEnd w:id="293"/>
      <w:bookmarkEnd w:id="294"/>
    </w:p>
    <w:p w14:paraId="1752AA7E" w14:textId="6BD3AF05" w:rsidR="003D033D" w:rsidRDefault="003D033D">
      <w:r>
        <w:t xml:space="preserve">The </w:t>
      </w:r>
      <w:r w:rsidR="004E4236">
        <w:t>S</w:t>
      </w:r>
      <w:r>
        <w:t xml:space="preserve">ystem shall be designed and operated in a manner that it would be able to detect suspected cases of fraud by candidates attempting a </w:t>
      </w:r>
      <w:r w:rsidR="002C48D5">
        <w:t>T</w:t>
      </w:r>
      <w:r>
        <w:t xml:space="preserve">est. The </w:t>
      </w:r>
      <w:r w:rsidR="004E4236">
        <w:t>S</w:t>
      </w:r>
      <w:r>
        <w:t xml:space="preserve">ystem shall have consistent checks at every stage of the process – candidate registration at centre and during the test. In case a suspected fraudulent behaviour </w:t>
      </w:r>
      <w:r w:rsidR="0025667C">
        <w:t xml:space="preserve">is detected by </w:t>
      </w:r>
      <w:r w:rsidR="00A75EA5">
        <w:t>the System</w:t>
      </w:r>
      <w:r w:rsidR="0025667C">
        <w:t xml:space="preserve"> it shall flag the necessary alerts at different levels and prevent the subject candidate from proceeding further. </w:t>
      </w:r>
      <w:r w:rsidR="00437A9E">
        <w:t>This functionality may depend on the System having Administrator (root) privileges on the Candidate Console computer.</w:t>
      </w:r>
    </w:p>
    <w:p w14:paraId="030085F6" w14:textId="7BCB7A5F" w:rsidR="0025667C" w:rsidRDefault="008117AF" w:rsidP="00576E70">
      <w:pPr>
        <w:pStyle w:val="Heading2"/>
      </w:pPr>
      <w:bookmarkStart w:id="295" w:name="_Toc19801137"/>
      <w:bookmarkStart w:id="296" w:name="_Toc20317989"/>
      <w:r>
        <w:t>N</w:t>
      </w:r>
      <w:r w:rsidR="0025667C">
        <w:t xml:space="preserve">umber of </w:t>
      </w:r>
      <w:r w:rsidR="00484A2F">
        <w:t>C</w:t>
      </w:r>
      <w:r w:rsidR="0025667C">
        <w:t>andidates (NFR10)</w:t>
      </w:r>
      <w:bookmarkEnd w:id="295"/>
      <w:bookmarkEnd w:id="296"/>
    </w:p>
    <w:p w14:paraId="4D92CAE3" w14:textId="2F5B1BDF" w:rsidR="0025667C" w:rsidRDefault="00A75EA5">
      <w:r>
        <w:t>The System</w:t>
      </w:r>
      <w:r w:rsidR="0025667C">
        <w:t xml:space="preserve"> shall </w:t>
      </w:r>
      <w:r w:rsidR="008117AF">
        <w:t>cater up to</w:t>
      </w:r>
      <w:r w:rsidR="0025667C">
        <w:t xml:space="preserve"> 2</w:t>
      </w:r>
      <w:r w:rsidR="008117AF">
        <w:t>0</w:t>
      </w:r>
      <w:r w:rsidR="0025667C">
        <w:t xml:space="preserve">0 candidates to be allocated to one </w:t>
      </w:r>
      <w:proofErr w:type="spellStart"/>
      <w:r w:rsidR="00E5257B">
        <w:t>C</w:t>
      </w:r>
      <w:r w:rsidR="0025667C">
        <w:t>enter</w:t>
      </w:r>
      <w:proofErr w:type="spellEnd"/>
      <w:r w:rsidR="0025667C">
        <w:t xml:space="preserve"> </w:t>
      </w:r>
      <w:r w:rsidR="008117AF">
        <w:t xml:space="preserve">and </w:t>
      </w:r>
      <w:r w:rsidR="00EC4A07">
        <w:t>take</w:t>
      </w:r>
      <w:r w:rsidR="008117AF">
        <w:t xml:space="preserve"> Test without noticeable degradation in performance</w:t>
      </w:r>
      <w:r w:rsidR="0025667C">
        <w:t xml:space="preserve">. </w:t>
      </w:r>
    </w:p>
    <w:p w14:paraId="742EBBBD" w14:textId="5548F4FB" w:rsidR="0025667C" w:rsidRDefault="008117AF" w:rsidP="00576E70">
      <w:pPr>
        <w:pStyle w:val="Heading2"/>
      </w:pPr>
      <w:bookmarkStart w:id="297" w:name="_Toc19801138"/>
      <w:bookmarkStart w:id="298" w:name="_Toc19801139"/>
      <w:bookmarkStart w:id="299" w:name="_Toc20317990"/>
      <w:bookmarkEnd w:id="297"/>
      <w:r>
        <w:t>N</w:t>
      </w:r>
      <w:r w:rsidR="006C5E5E">
        <w:t xml:space="preserve">umber of </w:t>
      </w:r>
      <w:proofErr w:type="spellStart"/>
      <w:r w:rsidR="00DC26B0">
        <w:t>C</w:t>
      </w:r>
      <w:r w:rsidR="006C5E5E">
        <w:t>enters</w:t>
      </w:r>
      <w:proofErr w:type="spellEnd"/>
      <w:r w:rsidR="006C5E5E">
        <w:t xml:space="preserve"> (NFR11)</w:t>
      </w:r>
      <w:bookmarkEnd w:id="298"/>
      <w:bookmarkEnd w:id="299"/>
    </w:p>
    <w:p w14:paraId="0C81378F" w14:textId="3717B11C" w:rsidR="006C5E5E" w:rsidRDefault="006C5E5E">
      <w:r>
        <w:t xml:space="preserve">The </w:t>
      </w:r>
      <w:r w:rsidR="00A85715">
        <w:t>S</w:t>
      </w:r>
      <w:r>
        <w:t xml:space="preserve">ystem shall </w:t>
      </w:r>
      <w:r w:rsidR="00A85715">
        <w:t xml:space="preserve">be expected to cater </w:t>
      </w:r>
      <w:r w:rsidR="00EB339A">
        <w:t xml:space="preserve">up </w:t>
      </w:r>
      <w:r w:rsidR="00A85715">
        <w:t xml:space="preserve">to </w:t>
      </w:r>
      <w:r w:rsidR="00B26BE0">
        <w:t>1</w:t>
      </w:r>
      <w:r w:rsidR="00A85715">
        <w:t>000</w:t>
      </w:r>
      <w:r>
        <w:t xml:space="preserve"> </w:t>
      </w:r>
      <w:proofErr w:type="spellStart"/>
      <w:r w:rsidR="004E6181">
        <w:t>C</w:t>
      </w:r>
      <w:r>
        <w:t>enters</w:t>
      </w:r>
      <w:proofErr w:type="spellEnd"/>
      <w:r>
        <w:t xml:space="preserve"> </w:t>
      </w:r>
      <w:r w:rsidR="00A85715">
        <w:t>without any noticeable degradation in performance</w:t>
      </w:r>
      <w:r>
        <w:t xml:space="preserve">. </w:t>
      </w:r>
    </w:p>
    <w:p w14:paraId="49ABB9EC" w14:textId="77777777" w:rsidR="006C5E5E" w:rsidRDefault="006C5E5E"/>
    <w:p w14:paraId="49D85979" w14:textId="22F25724" w:rsidR="006C5E5E" w:rsidRDefault="006C5E5E" w:rsidP="00576E70">
      <w:pPr>
        <w:pStyle w:val="Heading2"/>
      </w:pPr>
      <w:bookmarkStart w:id="300" w:name="_Toc19801140"/>
      <w:bookmarkStart w:id="301" w:name="_Toc20317991"/>
      <w:r>
        <w:lastRenderedPageBreak/>
        <w:t>Hardware configuration for Candidate Console (NFR12)</w:t>
      </w:r>
      <w:bookmarkEnd w:id="300"/>
      <w:bookmarkEnd w:id="301"/>
    </w:p>
    <w:p w14:paraId="2F12784A" w14:textId="2953887B" w:rsidR="006C5E5E" w:rsidRDefault="006C5E5E">
      <w:r>
        <w:t xml:space="preserve">The minimum </w:t>
      </w:r>
      <w:r w:rsidR="00E63D40">
        <w:t xml:space="preserve">hardware </w:t>
      </w:r>
      <w:r>
        <w:t xml:space="preserve">configuration of a computer to be eligible to be used as a Candidate Console </w:t>
      </w:r>
      <w:r w:rsidR="001279C3">
        <w:t xml:space="preserve">computer </w:t>
      </w:r>
      <w:r>
        <w:t>is as follows:</w:t>
      </w:r>
    </w:p>
    <w:p w14:paraId="04A79D32" w14:textId="544640B1" w:rsidR="001279C3" w:rsidRDefault="001279C3" w:rsidP="001279C3">
      <w:pPr>
        <w:pStyle w:val="ListParagraph"/>
        <w:numPr>
          <w:ilvl w:val="0"/>
          <w:numId w:val="5"/>
        </w:numPr>
      </w:pPr>
      <w:r>
        <w:t>CPU 1.5 GHz 64-bit</w:t>
      </w:r>
    </w:p>
    <w:p w14:paraId="262CAF6D" w14:textId="36E1955D" w:rsidR="001279C3" w:rsidRDefault="001279C3" w:rsidP="001279C3">
      <w:pPr>
        <w:pStyle w:val="ListParagraph"/>
        <w:numPr>
          <w:ilvl w:val="0"/>
          <w:numId w:val="5"/>
        </w:numPr>
      </w:pPr>
      <w:r>
        <w:t>RAM 2 GB</w:t>
      </w:r>
    </w:p>
    <w:p w14:paraId="072BF053" w14:textId="37EA81E0" w:rsidR="0036748E" w:rsidRDefault="0036748E" w:rsidP="001279C3">
      <w:pPr>
        <w:pStyle w:val="ListParagraph"/>
        <w:numPr>
          <w:ilvl w:val="0"/>
          <w:numId w:val="5"/>
        </w:numPr>
      </w:pPr>
      <w:r>
        <w:t xml:space="preserve">HDD </w:t>
      </w:r>
      <w:r w:rsidR="005475FF">
        <w:t>1</w:t>
      </w:r>
      <w:r>
        <w:t>0 GB</w:t>
      </w:r>
      <w:r w:rsidR="005475FF">
        <w:t xml:space="preserve"> free space/partition</w:t>
      </w:r>
    </w:p>
    <w:p w14:paraId="50A9A318" w14:textId="755DC97F" w:rsidR="001279C3" w:rsidRDefault="001279C3" w:rsidP="001279C3">
      <w:pPr>
        <w:pStyle w:val="ListParagraph"/>
        <w:numPr>
          <w:ilvl w:val="0"/>
          <w:numId w:val="5"/>
        </w:numPr>
      </w:pPr>
      <w:r>
        <w:t>Display Resolution 1024x768</w:t>
      </w:r>
    </w:p>
    <w:p w14:paraId="2A0808EB" w14:textId="473DA1D1" w:rsidR="001279C3" w:rsidRDefault="001279C3" w:rsidP="001279C3">
      <w:pPr>
        <w:pStyle w:val="ListParagraph"/>
        <w:numPr>
          <w:ilvl w:val="0"/>
          <w:numId w:val="5"/>
        </w:numPr>
      </w:pPr>
      <w:r>
        <w:t>Keyboard</w:t>
      </w:r>
    </w:p>
    <w:p w14:paraId="24E31988" w14:textId="6224081F" w:rsidR="006C5E5E" w:rsidRDefault="001279C3" w:rsidP="008D2AED">
      <w:pPr>
        <w:pStyle w:val="ListParagraph"/>
        <w:numPr>
          <w:ilvl w:val="0"/>
          <w:numId w:val="5"/>
        </w:numPr>
      </w:pPr>
      <w:r>
        <w:t>Mouse</w:t>
      </w:r>
    </w:p>
    <w:p w14:paraId="272DA66C" w14:textId="1B5865C1" w:rsidR="006C5E5E" w:rsidRDefault="00E63D40" w:rsidP="00576E70">
      <w:pPr>
        <w:pStyle w:val="Heading2"/>
      </w:pPr>
      <w:bookmarkStart w:id="302" w:name="_Toc19801141"/>
      <w:bookmarkStart w:id="303" w:name="_Toc20317992"/>
      <w:r>
        <w:t>Software configuration for Candidate Console (NFR13)</w:t>
      </w:r>
      <w:bookmarkEnd w:id="302"/>
      <w:bookmarkEnd w:id="303"/>
    </w:p>
    <w:p w14:paraId="7A53AD86" w14:textId="5D9821A9" w:rsidR="00E63D40" w:rsidRDefault="00E63D40">
      <w:r>
        <w:t xml:space="preserve">The minimum software configuration of a computer to be eligible to be used as a Candidate Console </w:t>
      </w:r>
      <w:r w:rsidR="001279C3">
        <w:t xml:space="preserve">computer </w:t>
      </w:r>
      <w:r>
        <w:t>is as follows:</w:t>
      </w:r>
    </w:p>
    <w:p w14:paraId="7387D574" w14:textId="77777777" w:rsidR="0083698C" w:rsidRDefault="0083698C" w:rsidP="0083698C">
      <w:pPr>
        <w:pStyle w:val="ListParagraph"/>
        <w:numPr>
          <w:ilvl w:val="0"/>
          <w:numId w:val="5"/>
        </w:numPr>
      </w:pPr>
      <w:r>
        <w:t>OS:</w:t>
      </w:r>
    </w:p>
    <w:p w14:paraId="3050260A" w14:textId="3D14AA3E" w:rsidR="0083698C" w:rsidRDefault="0083698C" w:rsidP="0083698C">
      <w:pPr>
        <w:pStyle w:val="ListParagraph"/>
        <w:numPr>
          <w:ilvl w:val="1"/>
          <w:numId w:val="5"/>
        </w:numPr>
      </w:pPr>
      <w:r>
        <w:t>Windows 7 64-bit</w:t>
      </w:r>
    </w:p>
    <w:p w14:paraId="77AA7F29" w14:textId="647AC7A4" w:rsidR="00E63D40" w:rsidRDefault="0083698C" w:rsidP="00576E70">
      <w:pPr>
        <w:pStyle w:val="ListParagraph"/>
        <w:numPr>
          <w:ilvl w:val="1"/>
          <w:numId w:val="5"/>
        </w:numPr>
      </w:pPr>
      <w:r>
        <w:t xml:space="preserve">Ubuntu Linux </w:t>
      </w:r>
      <w:del w:id="304" w:author="Rishi Choudhary" w:date="2021-01-19T19:56:00Z">
        <w:r w:rsidDel="008B7A61">
          <w:delText>14</w:delText>
        </w:r>
      </w:del>
      <w:ins w:id="305" w:author="Rishi Choudhary" w:date="2021-01-19T19:56:00Z">
        <w:r w:rsidR="008B7A61">
          <w:t>16</w:t>
        </w:r>
      </w:ins>
      <w:r>
        <w:t>.04 64-bit</w:t>
      </w:r>
    </w:p>
    <w:p w14:paraId="62DD489F" w14:textId="3065CBC3" w:rsidR="00E63D40" w:rsidRDefault="008C2FFE" w:rsidP="00576E70">
      <w:pPr>
        <w:pStyle w:val="Heading2"/>
      </w:pPr>
      <w:bookmarkStart w:id="306" w:name="_Toc19801142"/>
      <w:bookmarkStart w:id="307" w:name="_Toc20317993"/>
      <w:r>
        <w:t>Hardware configuration for LC</w:t>
      </w:r>
      <w:r w:rsidR="002D746A">
        <w:t>S</w:t>
      </w:r>
      <w:r>
        <w:t xml:space="preserve"> (NFR14)</w:t>
      </w:r>
      <w:bookmarkEnd w:id="306"/>
      <w:bookmarkEnd w:id="307"/>
    </w:p>
    <w:p w14:paraId="0A21FDED" w14:textId="6A9D6F97" w:rsidR="008C2FFE" w:rsidRDefault="008C2FFE">
      <w:r>
        <w:t>The minimum hardware configuration of a computer to be eligible to be used as a</w:t>
      </w:r>
      <w:r w:rsidR="002D746A">
        <w:t>n</w:t>
      </w:r>
      <w:r>
        <w:t xml:space="preserve"> L</w:t>
      </w:r>
      <w:r w:rsidR="002D746A">
        <w:t>C</w:t>
      </w:r>
      <w:r>
        <w:t>S is as follows:</w:t>
      </w:r>
    </w:p>
    <w:p w14:paraId="1A5777F9" w14:textId="70CD5434" w:rsidR="00874D36" w:rsidRDefault="00874D36" w:rsidP="00874D36">
      <w:pPr>
        <w:pStyle w:val="ListParagraph"/>
        <w:numPr>
          <w:ilvl w:val="0"/>
          <w:numId w:val="5"/>
        </w:numPr>
      </w:pPr>
      <w:r>
        <w:t>CPU i7 quad-core 64-bit</w:t>
      </w:r>
    </w:p>
    <w:p w14:paraId="28A2466D" w14:textId="4C33CDEA" w:rsidR="00874D36" w:rsidRDefault="00874D36" w:rsidP="00874D36">
      <w:pPr>
        <w:pStyle w:val="ListParagraph"/>
        <w:numPr>
          <w:ilvl w:val="0"/>
          <w:numId w:val="5"/>
        </w:numPr>
      </w:pPr>
      <w:r>
        <w:t xml:space="preserve">RAM </w:t>
      </w:r>
      <w:r w:rsidR="00154D3D">
        <w:t xml:space="preserve">8 </w:t>
      </w:r>
      <w:r>
        <w:t>GB</w:t>
      </w:r>
    </w:p>
    <w:p w14:paraId="33D42185" w14:textId="00FE93F2" w:rsidR="008C2FFE" w:rsidRDefault="00874D36" w:rsidP="00576E70">
      <w:pPr>
        <w:pStyle w:val="ListParagraph"/>
        <w:numPr>
          <w:ilvl w:val="0"/>
          <w:numId w:val="5"/>
        </w:numPr>
      </w:pPr>
      <w:r>
        <w:t xml:space="preserve">HDD/SSD </w:t>
      </w:r>
      <w:r w:rsidR="007A01C5">
        <w:t>8</w:t>
      </w:r>
      <w:r>
        <w:t>0 GB</w:t>
      </w:r>
    </w:p>
    <w:p w14:paraId="3FF56872" w14:textId="5189E576" w:rsidR="008C2FFE" w:rsidRDefault="008C2FFE" w:rsidP="00576E70">
      <w:pPr>
        <w:pStyle w:val="Heading2"/>
      </w:pPr>
      <w:bookmarkStart w:id="308" w:name="_Toc19801143"/>
      <w:bookmarkStart w:id="309" w:name="_Toc20317994"/>
      <w:r>
        <w:t>Installation of Monitoring Test Agent (MOTA) (NFR15)</w:t>
      </w:r>
      <w:bookmarkEnd w:id="308"/>
      <w:bookmarkEnd w:id="309"/>
    </w:p>
    <w:p w14:paraId="6A927496" w14:textId="3E69F9E6" w:rsidR="008C2FFE" w:rsidRDefault="008C2FFE">
      <w:r>
        <w:t xml:space="preserve">The </w:t>
      </w:r>
      <w:r w:rsidR="00A47812">
        <w:t>S</w:t>
      </w:r>
      <w:r>
        <w:t xml:space="preserve">ystem shall have a Monitoring </w:t>
      </w:r>
      <w:r w:rsidR="007668DC">
        <w:t xml:space="preserve">&amp; </w:t>
      </w:r>
      <w:r>
        <w:t>Test Agent that will be installed on all the Candidate Console</w:t>
      </w:r>
      <w:r w:rsidR="008700A1">
        <w:t xml:space="preserve"> computer</w:t>
      </w:r>
      <w:r>
        <w:t>s. MOTA should be easy to install and configure in a Candidate Console</w:t>
      </w:r>
      <w:r w:rsidR="00E5257B">
        <w:t xml:space="preserve"> computer</w:t>
      </w:r>
      <w:r>
        <w:t>. The time to install and configure MOTA should not exceed 5 minutes per Candidate Console</w:t>
      </w:r>
      <w:r w:rsidR="002A6AA4">
        <w:t xml:space="preserve"> </w:t>
      </w:r>
      <w:r w:rsidR="00E5257B">
        <w:t xml:space="preserve">computer </w:t>
      </w:r>
      <w:r w:rsidR="002A6AA4">
        <w:t>under normal circ</w:t>
      </w:r>
      <w:r w:rsidR="009F4EBA">
        <w:t>u</w:t>
      </w:r>
      <w:r w:rsidR="002A6AA4">
        <w:t>mstances</w:t>
      </w:r>
      <w:r>
        <w:t>.</w:t>
      </w:r>
    </w:p>
    <w:p w14:paraId="44F8204A" w14:textId="612F8552" w:rsidR="00D1344E" w:rsidRDefault="00D1344E">
      <w:r>
        <w:t>It is desir</w:t>
      </w:r>
      <w:r w:rsidR="00152933">
        <w:t>able</w:t>
      </w:r>
      <w:r>
        <w:t xml:space="preserve"> that MOTA shall be installed as a thin-OS directly on an existing HDD partition on the Candidate Console </w:t>
      </w:r>
      <w:r w:rsidR="00E5257B">
        <w:t xml:space="preserve">computer </w:t>
      </w:r>
      <w:r>
        <w:t>for improved security.</w:t>
      </w:r>
    </w:p>
    <w:p w14:paraId="1D4633A9" w14:textId="09970065" w:rsidR="008C2FFE" w:rsidRDefault="008C2FFE" w:rsidP="00576E70">
      <w:pPr>
        <w:pStyle w:val="Heading2"/>
      </w:pPr>
      <w:bookmarkStart w:id="310" w:name="_Toc19801144"/>
      <w:bookmarkStart w:id="311" w:name="_Toc19801145"/>
      <w:bookmarkStart w:id="312" w:name="_Toc20317995"/>
      <w:bookmarkEnd w:id="310"/>
      <w:r>
        <w:t xml:space="preserve">Installation </w:t>
      </w:r>
      <w:r w:rsidR="005E1F08">
        <w:t xml:space="preserve">ease for </w:t>
      </w:r>
      <w:r>
        <w:t>LCS (NFR16)</w:t>
      </w:r>
      <w:bookmarkEnd w:id="311"/>
      <w:bookmarkEnd w:id="312"/>
    </w:p>
    <w:p w14:paraId="498A5CE0" w14:textId="4DF02ECA" w:rsidR="00152933" w:rsidRDefault="00691239">
      <w:r>
        <w:t>It should be easy to install and configure an LCS on a</w:t>
      </w:r>
      <w:r w:rsidR="00EB36FB">
        <w:t xml:space="preserve">ny available </w:t>
      </w:r>
      <w:r>
        <w:t xml:space="preserve">server machine at the </w:t>
      </w:r>
      <w:proofErr w:type="spellStart"/>
      <w:r w:rsidR="00152933">
        <w:t>C</w:t>
      </w:r>
      <w:r>
        <w:t>enter</w:t>
      </w:r>
      <w:proofErr w:type="spellEnd"/>
      <w:r w:rsidR="00EB36FB">
        <w:t xml:space="preserve">, </w:t>
      </w:r>
      <w:r w:rsidR="006D45AB">
        <w:t>should</w:t>
      </w:r>
      <w:r w:rsidR="00EB36FB">
        <w:t xml:space="preserve"> the EDUTEST provided computers go down</w:t>
      </w:r>
      <w:r>
        <w:t>.</w:t>
      </w:r>
    </w:p>
    <w:p w14:paraId="4C2C5703" w14:textId="5B1A8942" w:rsidR="00691239" w:rsidRDefault="00152933">
      <w:r>
        <w:t xml:space="preserve">It is desirable that the installation can be completed with few user-clicks and </w:t>
      </w:r>
      <w:r w:rsidR="00093DC2">
        <w:t xml:space="preserve">happens </w:t>
      </w:r>
      <w:r>
        <w:t>largely unattended</w:t>
      </w:r>
      <w:r w:rsidR="00691239">
        <w:t xml:space="preserve">. </w:t>
      </w:r>
      <w:r w:rsidR="00AB0B7C">
        <w:t>Once the installation is complete, appropriate personnel from CCC should be able to configure the LCS remotely over VPN.</w:t>
      </w:r>
    </w:p>
    <w:p w14:paraId="5C12E2FB" w14:textId="79DD7D4E" w:rsidR="00691239" w:rsidRDefault="00691239" w:rsidP="00576E70">
      <w:pPr>
        <w:pStyle w:val="Heading2"/>
      </w:pPr>
      <w:bookmarkStart w:id="313" w:name="_Toc19801146"/>
      <w:bookmarkStart w:id="314" w:name="_Toc20317996"/>
      <w:r>
        <w:lastRenderedPageBreak/>
        <w:t>Data Synchronization between QPS and CCS</w:t>
      </w:r>
      <w:r w:rsidR="00FA4255">
        <w:t xml:space="preserve"> (NFR17)</w:t>
      </w:r>
      <w:bookmarkEnd w:id="313"/>
      <w:bookmarkEnd w:id="314"/>
    </w:p>
    <w:p w14:paraId="4D2E9E03" w14:textId="67E5DABD" w:rsidR="00B626DD" w:rsidRDefault="00691239">
      <w:r>
        <w:t xml:space="preserve">Data between QPS and CCS shall be synchronized </w:t>
      </w:r>
      <w:r w:rsidR="00B26F3D">
        <w:t xml:space="preserve">up to </w:t>
      </w:r>
      <w:r w:rsidR="00961955">
        <w:t>2</w:t>
      </w:r>
      <w:r w:rsidR="00B26F3D">
        <w:t xml:space="preserve"> day</w:t>
      </w:r>
      <w:r w:rsidR="00961955">
        <w:t>s</w:t>
      </w:r>
      <w:r w:rsidR="00B26F3D">
        <w:t xml:space="preserve"> before the CBT</w:t>
      </w:r>
      <w:r w:rsidR="008A1EA6">
        <w:t>.</w:t>
      </w:r>
      <w:r w:rsidR="00040D81">
        <w:t xml:space="preserve"> Once the data transfer is completed, the database containing Question Papers on QCS and CCS shall be compared to ensure consistency, i.e. they are identical and none of the Questions is missing on the CCS database.</w:t>
      </w:r>
    </w:p>
    <w:p w14:paraId="23826ED0" w14:textId="6BD710DA" w:rsidR="00691239" w:rsidRDefault="008A1EA6">
      <w:r>
        <w:t xml:space="preserve">It would be desirable to have the </w:t>
      </w:r>
      <w:r w:rsidR="00961955">
        <w:t>sync being performed</w:t>
      </w:r>
      <w:r>
        <w:t xml:space="preserve"> </w:t>
      </w:r>
      <w:r w:rsidR="002C4DF8">
        <w:t xml:space="preserve">just </w:t>
      </w:r>
      <w:r>
        <w:t>2 hours</w:t>
      </w:r>
      <w:r w:rsidR="00961955">
        <w:t xml:space="preserve"> before the start of CBT</w:t>
      </w:r>
      <w:r>
        <w:t xml:space="preserve">. </w:t>
      </w:r>
    </w:p>
    <w:p w14:paraId="1C0D2BDD" w14:textId="411D0B01" w:rsidR="008A1EA6" w:rsidRDefault="008A1EA6" w:rsidP="00576E70">
      <w:pPr>
        <w:pStyle w:val="Heading2"/>
      </w:pPr>
      <w:bookmarkStart w:id="315" w:name="_Toc19801147"/>
      <w:bookmarkStart w:id="316" w:name="_Toc19801148"/>
      <w:bookmarkStart w:id="317" w:name="_Toc20317997"/>
      <w:bookmarkEnd w:id="315"/>
      <w:r>
        <w:t>Data Synchronization between LCS and CCS</w:t>
      </w:r>
      <w:r w:rsidR="00FA4255">
        <w:t xml:space="preserve"> (NFR18)</w:t>
      </w:r>
      <w:bookmarkEnd w:id="316"/>
      <w:bookmarkEnd w:id="317"/>
    </w:p>
    <w:p w14:paraId="2F32424E" w14:textId="65D08F33" w:rsidR="008A1EA6" w:rsidRDefault="00B626DD">
      <w:r>
        <w:t>The database on LCS computer shall be synced with CCS in near-real-time. Additionally, once the Test is deemed completed, the database containing Candidate Test Response on LCS and CCS shall be compared to ensure consistency, i.e. they are identical and none of the Candidate Responses is missing on the CCS database.</w:t>
      </w:r>
    </w:p>
    <w:p w14:paraId="74CB3944" w14:textId="123BEDF9" w:rsidR="008A1EA6" w:rsidRDefault="008A1EA6" w:rsidP="00576E70">
      <w:pPr>
        <w:pStyle w:val="Heading2"/>
      </w:pPr>
      <w:bookmarkStart w:id="318" w:name="_Toc19801149"/>
      <w:bookmarkStart w:id="319" w:name="_Toc19801150"/>
      <w:bookmarkStart w:id="320" w:name="_Toc20317998"/>
      <w:bookmarkEnd w:id="318"/>
      <w:r>
        <w:t>Data Synchronization between CCS and LCS</w:t>
      </w:r>
      <w:r w:rsidR="00FA4255">
        <w:t xml:space="preserve"> (NFR19)</w:t>
      </w:r>
      <w:bookmarkEnd w:id="319"/>
      <w:bookmarkEnd w:id="320"/>
    </w:p>
    <w:p w14:paraId="707B1F4C" w14:textId="462400B0" w:rsidR="008A1EA6" w:rsidRDefault="008A1EA6">
      <w:r>
        <w:t xml:space="preserve">Data between CCS and LCS shall be synchronized </w:t>
      </w:r>
      <w:r w:rsidR="00B626DD">
        <w:t>on-demand</w:t>
      </w:r>
      <w:r w:rsidR="00D27648">
        <w:t>, e.g. to push Candidate data or CBT Question Paper data</w:t>
      </w:r>
      <w:r>
        <w:t>. The time taken to synchronize the data between CCS and LCS shall not be more than 30 minutes.</w:t>
      </w:r>
    </w:p>
    <w:p w14:paraId="66A7A992" w14:textId="2C4192A5" w:rsidR="008A1EA6" w:rsidRDefault="00BB7BB8" w:rsidP="00576E70">
      <w:pPr>
        <w:pStyle w:val="Heading2"/>
      </w:pPr>
      <w:bookmarkStart w:id="321" w:name="_Toc19801151"/>
      <w:bookmarkStart w:id="322" w:name="_Toc20317999"/>
      <w:r>
        <w:t>Whitelisting</w:t>
      </w:r>
      <w:r w:rsidR="00FA4255">
        <w:t xml:space="preserve"> </w:t>
      </w:r>
      <w:r w:rsidR="00E03B3D">
        <w:t>of CBT Application</w:t>
      </w:r>
      <w:r w:rsidR="005B5051">
        <w:t>s</w:t>
      </w:r>
      <w:r w:rsidR="00E03B3D">
        <w:t xml:space="preserve"> </w:t>
      </w:r>
      <w:r w:rsidR="00FA4255">
        <w:t>(NFR20)</w:t>
      </w:r>
      <w:bookmarkEnd w:id="321"/>
      <w:bookmarkEnd w:id="322"/>
    </w:p>
    <w:p w14:paraId="24E3A99F" w14:textId="5858BA75" w:rsidR="00BB7BB8" w:rsidRDefault="00BB7BB8">
      <w:r>
        <w:t xml:space="preserve">The </w:t>
      </w:r>
      <w:r w:rsidR="000D169D">
        <w:t>computer-based</w:t>
      </w:r>
      <w:r>
        <w:t xml:space="preserve"> testing software and its associated components like MOTA should be whitelisted by leading anti-virus software such that they are not blocked at the time of installation in </w:t>
      </w:r>
      <w:r w:rsidR="00E5257B">
        <w:t>C</w:t>
      </w:r>
      <w:r>
        <w:t xml:space="preserve">andidate </w:t>
      </w:r>
      <w:r w:rsidR="00E5257B">
        <w:t>C</w:t>
      </w:r>
      <w:r>
        <w:t xml:space="preserve">onsole </w:t>
      </w:r>
      <w:r w:rsidR="00E5257B">
        <w:t xml:space="preserve">computer </w:t>
      </w:r>
      <w:r>
        <w:t>and LCS.</w:t>
      </w:r>
    </w:p>
    <w:p w14:paraId="550FDB77" w14:textId="4AE22DD9" w:rsidR="00BB7BB8" w:rsidRDefault="003C4D32" w:rsidP="00576E70">
      <w:pPr>
        <w:pStyle w:val="Heading2"/>
      </w:pPr>
      <w:bookmarkStart w:id="323" w:name="_Toc19801152"/>
      <w:bookmarkStart w:id="324" w:name="_Toc19801153"/>
      <w:bookmarkStart w:id="325" w:name="_Toc20318000"/>
      <w:bookmarkEnd w:id="323"/>
      <w:r>
        <w:t>Crowd Management</w:t>
      </w:r>
      <w:r w:rsidR="00FA4255">
        <w:t xml:space="preserve"> (NFR21)</w:t>
      </w:r>
      <w:bookmarkEnd w:id="324"/>
      <w:bookmarkEnd w:id="325"/>
    </w:p>
    <w:p w14:paraId="50876086" w14:textId="109F28DC" w:rsidR="003A389A" w:rsidRDefault="00A75EA5">
      <w:r>
        <w:t>The System</w:t>
      </w:r>
      <w:r w:rsidR="003C4D32">
        <w:t xml:space="preserve"> response at the time of registration shall be such that the centre staff are able to manage the </w:t>
      </w:r>
      <w:r w:rsidR="00F12989">
        <w:t>candidate registrations without a large pile up happening and delaying the commencement of the testing process.</w:t>
      </w:r>
    </w:p>
    <w:p w14:paraId="26E6CAAC" w14:textId="0DBE1CE1" w:rsidR="003C4D32" w:rsidRDefault="00F12989">
      <w:r>
        <w:t xml:space="preserve">It would be desirable for the </w:t>
      </w:r>
      <w:r w:rsidR="00B3631E">
        <w:t>S</w:t>
      </w:r>
      <w:r>
        <w:t xml:space="preserve">ystem to alert the </w:t>
      </w:r>
      <w:proofErr w:type="spellStart"/>
      <w:r>
        <w:t>center</w:t>
      </w:r>
      <w:proofErr w:type="spellEnd"/>
      <w:r>
        <w:t xml:space="preserve"> staff whenever there is a possibility of a delay in registration at least 30 minutes in advance of the commencement of the testing process to enable them to rectify and speed up the process.</w:t>
      </w:r>
    </w:p>
    <w:p w14:paraId="24BE23C0" w14:textId="26273391" w:rsidR="00F12989" w:rsidRDefault="00F12989" w:rsidP="00576E70">
      <w:pPr>
        <w:pStyle w:val="Heading2"/>
      </w:pPr>
      <w:bookmarkStart w:id="326" w:name="_Toc19801154"/>
      <w:bookmarkStart w:id="327" w:name="_Toc19801155"/>
      <w:bookmarkStart w:id="328" w:name="_Toc20318001"/>
      <w:bookmarkEnd w:id="326"/>
      <w:r>
        <w:t xml:space="preserve">Tracking of </w:t>
      </w:r>
      <w:r w:rsidR="00277EDD">
        <w:t>lapsed E</w:t>
      </w:r>
      <w:r>
        <w:t xml:space="preserve">xam time </w:t>
      </w:r>
      <w:r w:rsidR="00FA4255">
        <w:t>(NFR22)</w:t>
      </w:r>
      <w:bookmarkEnd w:id="327"/>
      <w:bookmarkEnd w:id="328"/>
    </w:p>
    <w:p w14:paraId="5433C448" w14:textId="0B801171" w:rsidR="004F7370" w:rsidRDefault="004F7370">
      <w:r>
        <w:t xml:space="preserve">The </w:t>
      </w:r>
      <w:r w:rsidR="00453C80">
        <w:t>S</w:t>
      </w:r>
      <w:r>
        <w:t xml:space="preserve">ystem shall track the time elapsed since the test commenced for each candidate accurate up to the last minute. </w:t>
      </w:r>
      <w:r w:rsidR="00053BA5">
        <w:t>This should not depend on the Candidate Console computer’s clock.</w:t>
      </w:r>
    </w:p>
    <w:p w14:paraId="0933D6B2" w14:textId="12FC1549" w:rsidR="004F7370" w:rsidRDefault="004F7370" w:rsidP="00576E70">
      <w:pPr>
        <w:pStyle w:val="Heading2"/>
      </w:pPr>
      <w:bookmarkStart w:id="329" w:name="_Toc19801156"/>
      <w:bookmarkStart w:id="330" w:name="_Toc20318002"/>
      <w:r>
        <w:t>CCS shall be cloud service provider agnostic</w:t>
      </w:r>
      <w:r w:rsidR="00FA4255">
        <w:t xml:space="preserve"> (NFR23)</w:t>
      </w:r>
      <w:bookmarkEnd w:id="329"/>
      <w:bookmarkEnd w:id="330"/>
    </w:p>
    <w:p w14:paraId="53ABBB25" w14:textId="2DB12620" w:rsidR="00626654" w:rsidRDefault="004F7370" w:rsidP="00626654">
      <w:r>
        <w:t>The CCS shall be designed such that it can be seamlessly deployed on any cloud service provider without any modifications to be done to it.</w:t>
      </w:r>
      <w:r w:rsidR="00626654" w:rsidRPr="00626654">
        <w:t xml:space="preserve"> </w:t>
      </w:r>
    </w:p>
    <w:p w14:paraId="7E3757F3" w14:textId="00257121" w:rsidR="00626654" w:rsidRDefault="00626654" w:rsidP="00626654">
      <w:pPr>
        <w:pStyle w:val="Heading2"/>
      </w:pPr>
      <w:bookmarkStart w:id="331" w:name="_Toc20318003"/>
      <w:r>
        <w:lastRenderedPageBreak/>
        <w:t xml:space="preserve">Adequate logging of </w:t>
      </w:r>
      <w:r w:rsidR="00AD0B5B">
        <w:t>i</w:t>
      </w:r>
      <w:r>
        <w:t>mportant System Events (NFR23)</w:t>
      </w:r>
      <w:bookmarkEnd w:id="331"/>
    </w:p>
    <w:p w14:paraId="66A3D634" w14:textId="5E71A765" w:rsidR="008A1EA6" w:rsidRPr="008A1EA6" w:rsidRDefault="00140B18">
      <w:r>
        <w:t xml:space="preserve">The System shall follow the CERT-IN security guidelines. </w:t>
      </w:r>
      <w:r w:rsidR="00626654">
        <w:t xml:space="preserve">The </w:t>
      </w:r>
      <w:r>
        <w:t>System</w:t>
      </w:r>
      <w:r w:rsidR="00626654">
        <w:t xml:space="preserve"> shall be designed such that it can </w:t>
      </w:r>
      <w:r>
        <w:t>collect all critical information in logs</w:t>
      </w:r>
      <w:r w:rsidR="00626654">
        <w:t>.</w:t>
      </w:r>
      <w:r>
        <w:t xml:space="preserve"> This shall help </w:t>
      </w:r>
      <w:r w:rsidR="00AE5F83">
        <w:t>during system monitoring, intrusion detection and post mortem analysis.</w:t>
      </w:r>
      <w:r w:rsidR="008A1EA6">
        <w:t xml:space="preserve"> </w:t>
      </w:r>
    </w:p>
    <w:p w14:paraId="339761A6" w14:textId="3E9A2D45" w:rsidR="008C2FFE" w:rsidRDefault="008C2FFE" w:rsidP="00576E70">
      <w:pPr>
        <w:pStyle w:val="Heading2"/>
      </w:pPr>
      <w:r>
        <w:t xml:space="preserve"> </w:t>
      </w:r>
      <w:bookmarkStart w:id="332" w:name="_Toc19801157"/>
      <w:bookmarkStart w:id="333" w:name="_Toc20318004"/>
      <w:r w:rsidR="00101088">
        <w:t>Summary of Non-functional Requirements</w:t>
      </w:r>
      <w:bookmarkEnd w:id="332"/>
      <w:bookmarkEnd w:id="333"/>
    </w:p>
    <w:tbl>
      <w:tblPr>
        <w:tblStyle w:val="TableGrid"/>
        <w:tblW w:w="0" w:type="auto"/>
        <w:tblLook w:val="04A0" w:firstRow="1" w:lastRow="0" w:firstColumn="1" w:lastColumn="0" w:noHBand="0" w:noVBand="1"/>
      </w:tblPr>
      <w:tblGrid>
        <w:gridCol w:w="895"/>
        <w:gridCol w:w="3240"/>
        <w:gridCol w:w="4881"/>
      </w:tblGrid>
      <w:tr w:rsidR="00101088" w:rsidRPr="00412D3C" w14:paraId="029FD1A7" w14:textId="77777777" w:rsidTr="00576E70">
        <w:tc>
          <w:tcPr>
            <w:tcW w:w="895" w:type="dxa"/>
          </w:tcPr>
          <w:p w14:paraId="0F3BEEAE" w14:textId="61A2098C" w:rsidR="00101088" w:rsidRPr="00576E70" w:rsidRDefault="00101088" w:rsidP="00101088">
            <w:pPr>
              <w:rPr>
                <w:b/>
              </w:rPr>
            </w:pPr>
            <w:r w:rsidRPr="00576E70">
              <w:rPr>
                <w:b/>
              </w:rPr>
              <w:t>Sl</w:t>
            </w:r>
            <w:r w:rsidR="00B80C5C">
              <w:rPr>
                <w:b/>
              </w:rPr>
              <w:t>.</w:t>
            </w:r>
            <w:r w:rsidRPr="00576E70">
              <w:rPr>
                <w:b/>
              </w:rPr>
              <w:t xml:space="preserve"> No</w:t>
            </w:r>
          </w:p>
        </w:tc>
        <w:tc>
          <w:tcPr>
            <w:tcW w:w="3240" w:type="dxa"/>
          </w:tcPr>
          <w:p w14:paraId="09402FF4" w14:textId="4451DC59" w:rsidR="00101088" w:rsidRPr="00576E70" w:rsidRDefault="00101088" w:rsidP="00101088">
            <w:pPr>
              <w:rPr>
                <w:b/>
              </w:rPr>
            </w:pPr>
            <w:r w:rsidRPr="00576E70">
              <w:rPr>
                <w:b/>
              </w:rPr>
              <w:t>Type of Non-Functional Requirement</w:t>
            </w:r>
          </w:p>
        </w:tc>
        <w:tc>
          <w:tcPr>
            <w:tcW w:w="4881" w:type="dxa"/>
          </w:tcPr>
          <w:p w14:paraId="7E7C5397" w14:textId="45B4C803" w:rsidR="00101088" w:rsidRPr="00576E70" w:rsidRDefault="007E0DEF" w:rsidP="00101088">
            <w:pPr>
              <w:rPr>
                <w:b/>
              </w:rPr>
            </w:pPr>
            <w:r w:rsidRPr="00576E70">
              <w:rPr>
                <w:b/>
              </w:rPr>
              <w:t>NFR Reference</w:t>
            </w:r>
          </w:p>
        </w:tc>
      </w:tr>
      <w:tr w:rsidR="007E0DEF" w14:paraId="6CBDAA44" w14:textId="77777777" w:rsidTr="00101088">
        <w:tc>
          <w:tcPr>
            <w:tcW w:w="895" w:type="dxa"/>
          </w:tcPr>
          <w:p w14:paraId="5B95020E" w14:textId="4339E27F" w:rsidR="007E0DEF" w:rsidRDefault="007E0DEF" w:rsidP="00101088">
            <w:r>
              <w:t>1</w:t>
            </w:r>
          </w:p>
        </w:tc>
        <w:tc>
          <w:tcPr>
            <w:tcW w:w="3240" w:type="dxa"/>
          </w:tcPr>
          <w:p w14:paraId="7E7CB23E" w14:textId="1EB2FC47" w:rsidR="007E0DEF" w:rsidRDefault="007E0DEF" w:rsidP="00101088">
            <w:r>
              <w:t>Availability</w:t>
            </w:r>
          </w:p>
        </w:tc>
        <w:tc>
          <w:tcPr>
            <w:tcW w:w="4881" w:type="dxa"/>
          </w:tcPr>
          <w:p w14:paraId="10CEE897" w14:textId="4D8AEB19" w:rsidR="007E0DEF" w:rsidRDefault="006C5D79" w:rsidP="00101088">
            <w:r>
              <w:t>NFR1</w:t>
            </w:r>
            <w:r w:rsidR="00EB7601">
              <w:t>, NFR10, NFR11, NFR12, NFR13, NFR14, NFR16, NFR20</w:t>
            </w:r>
            <w:r w:rsidR="00412D3C">
              <w:t>, NFR23</w:t>
            </w:r>
          </w:p>
        </w:tc>
      </w:tr>
      <w:tr w:rsidR="007E0DEF" w14:paraId="4D9FB29B" w14:textId="77777777" w:rsidTr="00101088">
        <w:tc>
          <w:tcPr>
            <w:tcW w:w="895" w:type="dxa"/>
          </w:tcPr>
          <w:p w14:paraId="3A98F947" w14:textId="0293C3D9" w:rsidR="007E0DEF" w:rsidRDefault="007E0DEF" w:rsidP="00101088">
            <w:r>
              <w:t>2</w:t>
            </w:r>
          </w:p>
        </w:tc>
        <w:tc>
          <w:tcPr>
            <w:tcW w:w="3240" w:type="dxa"/>
          </w:tcPr>
          <w:p w14:paraId="199FDF14" w14:textId="79CCFFA5" w:rsidR="007E0DEF" w:rsidRDefault="007E0DEF" w:rsidP="00101088">
            <w:r>
              <w:t>Security</w:t>
            </w:r>
          </w:p>
        </w:tc>
        <w:tc>
          <w:tcPr>
            <w:tcW w:w="4881" w:type="dxa"/>
          </w:tcPr>
          <w:p w14:paraId="253DC448" w14:textId="5A736508" w:rsidR="007E0DEF" w:rsidRDefault="006C5D79" w:rsidP="00101088">
            <w:r>
              <w:t>NFR6, NFR7, NFR9</w:t>
            </w:r>
            <w:r w:rsidR="00EB7601">
              <w:t>, NFR15,</w:t>
            </w:r>
            <w:r w:rsidR="00140B18">
              <w:t xml:space="preserve"> NFR23</w:t>
            </w:r>
          </w:p>
        </w:tc>
      </w:tr>
      <w:tr w:rsidR="007E0DEF" w14:paraId="78D1DF3B" w14:textId="77777777" w:rsidTr="00101088">
        <w:tc>
          <w:tcPr>
            <w:tcW w:w="895" w:type="dxa"/>
          </w:tcPr>
          <w:p w14:paraId="6067BF81" w14:textId="266DE0C8" w:rsidR="007E0DEF" w:rsidRDefault="007E0DEF" w:rsidP="00101088">
            <w:r>
              <w:t>3</w:t>
            </w:r>
          </w:p>
        </w:tc>
        <w:tc>
          <w:tcPr>
            <w:tcW w:w="3240" w:type="dxa"/>
          </w:tcPr>
          <w:p w14:paraId="072AB3F3" w14:textId="6055265B" w:rsidR="007E0DEF" w:rsidRDefault="007E0DEF" w:rsidP="00101088">
            <w:r>
              <w:t>Reliability</w:t>
            </w:r>
          </w:p>
        </w:tc>
        <w:tc>
          <w:tcPr>
            <w:tcW w:w="4881" w:type="dxa"/>
          </w:tcPr>
          <w:p w14:paraId="0C461CF7" w14:textId="17EAE6E1" w:rsidR="007E0DEF" w:rsidRDefault="00EB7601" w:rsidP="00101088">
            <w:r>
              <w:t>NFR12, NFR13, NFR14, NFR15</w:t>
            </w:r>
          </w:p>
        </w:tc>
      </w:tr>
      <w:tr w:rsidR="007E0DEF" w14:paraId="22171549" w14:textId="77777777" w:rsidTr="00101088">
        <w:tc>
          <w:tcPr>
            <w:tcW w:w="895" w:type="dxa"/>
          </w:tcPr>
          <w:p w14:paraId="52CB579A" w14:textId="6A98430B" w:rsidR="007E0DEF" w:rsidRDefault="007E0DEF" w:rsidP="00101088">
            <w:r>
              <w:t>4</w:t>
            </w:r>
          </w:p>
        </w:tc>
        <w:tc>
          <w:tcPr>
            <w:tcW w:w="3240" w:type="dxa"/>
          </w:tcPr>
          <w:p w14:paraId="5DECA1BC" w14:textId="6E50FFAB" w:rsidR="007E0DEF" w:rsidRDefault="007E0DEF" w:rsidP="00101088">
            <w:r>
              <w:t>Performance</w:t>
            </w:r>
          </w:p>
        </w:tc>
        <w:tc>
          <w:tcPr>
            <w:tcW w:w="4881" w:type="dxa"/>
          </w:tcPr>
          <w:p w14:paraId="5A058DA0" w14:textId="0A2F2429" w:rsidR="007E0DEF" w:rsidRDefault="006C5D79" w:rsidP="00101088">
            <w:r>
              <w:t>NFR2, NFR3, NFR4</w:t>
            </w:r>
            <w:r w:rsidR="00412D3C">
              <w:t>, NFR21</w:t>
            </w:r>
          </w:p>
        </w:tc>
      </w:tr>
      <w:tr w:rsidR="006C5D79" w14:paraId="2ED64731" w14:textId="77777777" w:rsidTr="00101088">
        <w:tc>
          <w:tcPr>
            <w:tcW w:w="895" w:type="dxa"/>
          </w:tcPr>
          <w:p w14:paraId="5341CEB1" w14:textId="6D75ECC1" w:rsidR="006C5D79" w:rsidRDefault="006C5D79" w:rsidP="00101088">
            <w:r>
              <w:t>5</w:t>
            </w:r>
          </w:p>
        </w:tc>
        <w:tc>
          <w:tcPr>
            <w:tcW w:w="3240" w:type="dxa"/>
          </w:tcPr>
          <w:p w14:paraId="1EA33CF6" w14:textId="492FB35E" w:rsidR="006C5D79" w:rsidRDefault="006C5D79" w:rsidP="00101088">
            <w:r>
              <w:t xml:space="preserve">Disaster </w:t>
            </w:r>
            <w:r w:rsidR="00D550B5">
              <w:t>Recovery</w:t>
            </w:r>
          </w:p>
        </w:tc>
        <w:tc>
          <w:tcPr>
            <w:tcW w:w="4881" w:type="dxa"/>
          </w:tcPr>
          <w:p w14:paraId="776668FA" w14:textId="4A6305A9" w:rsidR="006C5D79" w:rsidRDefault="00EB1607" w:rsidP="00101088">
            <w:r>
              <w:t xml:space="preserve">NFR1, </w:t>
            </w:r>
            <w:r w:rsidR="006C5D79">
              <w:t>NFR5</w:t>
            </w:r>
            <w:r w:rsidR="00686CA9">
              <w:t>, NFR16</w:t>
            </w:r>
          </w:p>
        </w:tc>
      </w:tr>
      <w:tr w:rsidR="006C5D79" w14:paraId="4CA83ABC" w14:textId="77777777" w:rsidTr="00101088">
        <w:tc>
          <w:tcPr>
            <w:tcW w:w="895" w:type="dxa"/>
          </w:tcPr>
          <w:p w14:paraId="46808113" w14:textId="7B4C6DB8" w:rsidR="006C5D79" w:rsidRDefault="006C5D79" w:rsidP="00101088">
            <w:r>
              <w:t>6</w:t>
            </w:r>
          </w:p>
        </w:tc>
        <w:tc>
          <w:tcPr>
            <w:tcW w:w="3240" w:type="dxa"/>
          </w:tcPr>
          <w:p w14:paraId="4AE48241" w14:textId="3E1A3783" w:rsidR="006C5D79" w:rsidRDefault="006C5D79" w:rsidP="00101088">
            <w:r>
              <w:t>Data Integrity and Consistency</w:t>
            </w:r>
          </w:p>
        </w:tc>
        <w:tc>
          <w:tcPr>
            <w:tcW w:w="4881" w:type="dxa"/>
          </w:tcPr>
          <w:p w14:paraId="3B65D4F9" w14:textId="6569EC61" w:rsidR="006C5D79" w:rsidRDefault="006C5D79" w:rsidP="00101088">
            <w:r>
              <w:t>NFR8</w:t>
            </w:r>
            <w:r w:rsidR="00EB7601">
              <w:t>, NFR17, NFR18, NFR19</w:t>
            </w:r>
            <w:r w:rsidR="00412D3C">
              <w:t>, NFR22</w:t>
            </w:r>
          </w:p>
        </w:tc>
      </w:tr>
    </w:tbl>
    <w:p w14:paraId="2A2219C0" w14:textId="77777777" w:rsidR="00D36DC3" w:rsidRDefault="00D36DC3">
      <w:pPr>
        <w:rPr>
          <w:rFonts w:eastAsiaTheme="majorEastAsia" w:cs="Arial"/>
          <w:sz w:val="40"/>
          <w:szCs w:val="32"/>
        </w:rPr>
      </w:pPr>
      <w:bookmarkStart w:id="334" w:name="_Toc19801158"/>
      <w:r>
        <w:rPr>
          <w:rFonts w:cs="Arial"/>
        </w:rPr>
        <w:br w:type="page"/>
      </w:r>
    </w:p>
    <w:p w14:paraId="16DBF472" w14:textId="66B43354" w:rsidR="00206ECB" w:rsidRDefault="00206ECB" w:rsidP="00206ECB">
      <w:pPr>
        <w:pStyle w:val="Heading1"/>
        <w:rPr>
          <w:rFonts w:cs="Arial"/>
        </w:rPr>
      </w:pPr>
      <w:bookmarkStart w:id="335" w:name="_Toc20318005"/>
      <w:r w:rsidRPr="00A722CA">
        <w:rPr>
          <w:rFonts w:cs="Arial"/>
        </w:rPr>
        <w:lastRenderedPageBreak/>
        <w:t>Recommended Architecture</w:t>
      </w:r>
      <w:bookmarkEnd w:id="334"/>
      <w:bookmarkEnd w:id="335"/>
    </w:p>
    <w:p w14:paraId="13FE995F" w14:textId="5D7F074D" w:rsidR="009A4845" w:rsidRPr="008D2AED" w:rsidRDefault="00F674E6" w:rsidP="008D2AED">
      <w:r>
        <w:t>This section describes the recommended architecture for the System along with a bird</w:t>
      </w:r>
      <w:r w:rsidR="00FD1D3C">
        <w:t>’</w:t>
      </w:r>
      <w:r>
        <w:t>s eye view of the Software Technology and Frameworks suitable to build such a System.</w:t>
      </w:r>
    </w:p>
    <w:p w14:paraId="4A02BAD8" w14:textId="38D9EC35" w:rsidR="003473E3" w:rsidRDefault="003473E3" w:rsidP="009A4845">
      <w:pPr>
        <w:pStyle w:val="Heading2"/>
      </w:pPr>
      <w:bookmarkStart w:id="336" w:name="_Toc20318006"/>
      <w:r>
        <w:t>Deployment Architecture</w:t>
      </w:r>
      <w:bookmarkEnd w:id="336"/>
    </w:p>
    <w:p w14:paraId="52DC52BA" w14:textId="77777777" w:rsidR="003473E3" w:rsidRDefault="003473E3" w:rsidP="003473E3">
      <w:r>
        <w:t>The System shall be having an up to 3-tier deployment architecture with the below tiers:</w:t>
      </w:r>
    </w:p>
    <w:p w14:paraId="695E81FC" w14:textId="77777777" w:rsidR="003473E3" w:rsidRDefault="003473E3" w:rsidP="003473E3">
      <w:pPr>
        <w:pStyle w:val="ListParagraph"/>
        <w:numPr>
          <w:ilvl w:val="0"/>
          <w:numId w:val="42"/>
        </w:numPr>
      </w:pPr>
      <w:r>
        <w:t>Level – 1:</w:t>
      </w:r>
    </w:p>
    <w:p w14:paraId="69AD8745" w14:textId="77777777" w:rsidR="003473E3" w:rsidRDefault="003473E3" w:rsidP="003473E3">
      <w:pPr>
        <w:pStyle w:val="ListParagraph"/>
        <w:numPr>
          <w:ilvl w:val="1"/>
          <w:numId w:val="42"/>
        </w:numPr>
      </w:pPr>
      <w:r>
        <w:t>Central Cloud Server (CCS)</w:t>
      </w:r>
    </w:p>
    <w:p w14:paraId="412B6365" w14:textId="77777777" w:rsidR="003473E3" w:rsidRDefault="003473E3" w:rsidP="003473E3">
      <w:pPr>
        <w:pStyle w:val="ListParagraph"/>
        <w:numPr>
          <w:ilvl w:val="0"/>
          <w:numId w:val="42"/>
        </w:numPr>
      </w:pPr>
      <w:r>
        <w:t>Level – 2:</w:t>
      </w:r>
    </w:p>
    <w:p w14:paraId="3890E0CD" w14:textId="77777777" w:rsidR="003473E3" w:rsidRDefault="003473E3" w:rsidP="003473E3">
      <w:pPr>
        <w:pStyle w:val="ListParagraph"/>
        <w:numPr>
          <w:ilvl w:val="1"/>
          <w:numId w:val="42"/>
        </w:numPr>
      </w:pPr>
      <w:r>
        <w:t xml:space="preserve">Local </w:t>
      </w:r>
      <w:proofErr w:type="spellStart"/>
      <w:r>
        <w:t>Center</w:t>
      </w:r>
      <w:proofErr w:type="spellEnd"/>
      <w:r>
        <w:t xml:space="preserve"> Server (LCS), through VPN</w:t>
      </w:r>
    </w:p>
    <w:p w14:paraId="290CDA69" w14:textId="77777777" w:rsidR="003473E3" w:rsidRDefault="003473E3" w:rsidP="003473E3">
      <w:pPr>
        <w:pStyle w:val="ListParagraph"/>
        <w:numPr>
          <w:ilvl w:val="1"/>
          <w:numId w:val="42"/>
        </w:numPr>
      </w:pPr>
      <w:r>
        <w:t>Question Paper Authoring Server (QPS), through VPN</w:t>
      </w:r>
    </w:p>
    <w:p w14:paraId="6D23C1FD" w14:textId="77777777" w:rsidR="003473E3" w:rsidRDefault="003473E3" w:rsidP="003473E3">
      <w:pPr>
        <w:pStyle w:val="ListParagraph"/>
        <w:numPr>
          <w:ilvl w:val="1"/>
          <w:numId w:val="42"/>
        </w:numPr>
      </w:pPr>
      <w:r>
        <w:t>Candidate Dashboard, through Internet</w:t>
      </w:r>
    </w:p>
    <w:p w14:paraId="0FD5EA91" w14:textId="77777777" w:rsidR="003473E3" w:rsidRDefault="003473E3" w:rsidP="003473E3">
      <w:pPr>
        <w:pStyle w:val="ListParagraph"/>
        <w:numPr>
          <w:ilvl w:val="1"/>
          <w:numId w:val="42"/>
        </w:numPr>
      </w:pPr>
      <w:r>
        <w:t xml:space="preserve">Registration Kiosk at </w:t>
      </w:r>
      <w:proofErr w:type="spellStart"/>
      <w:r>
        <w:t>Centers</w:t>
      </w:r>
      <w:proofErr w:type="spellEnd"/>
      <w:r>
        <w:t>, through Internet</w:t>
      </w:r>
    </w:p>
    <w:p w14:paraId="1C9486A2" w14:textId="77777777" w:rsidR="003473E3" w:rsidRDefault="003473E3" w:rsidP="003473E3">
      <w:pPr>
        <w:pStyle w:val="ListParagraph"/>
        <w:numPr>
          <w:ilvl w:val="0"/>
          <w:numId w:val="42"/>
        </w:numPr>
      </w:pPr>
      <w:r>
        <w:t>Level – 3:</w:t>
      </w:r>
    </w:p>
    <w:p w14:paraId="08FDB30C" w14:textId="77777777" w:rsidR="003473E3" w:rsidRDefault="003473E3" w:rsidP="003473E3">
      <w:pPr>
        <w:pStyle w:val="ListParagraph"/>
        <w:numPr>
          <w:ilvl w:val="1"/>
          <w:numId w:val="42"/>
        </w:numPr>
      </w:pPr>
      <w:r>
        <w:t xml:space="preserve">Candidate Console computer (through MOTA), LCS through LAN at </w:t>
      </w:r>
      <w:proofErr w:type="spellStart"/>
      <w:r>
        <w:t>Center</w:t>
      </w:r>
      <w:proofErr w:type="spellEnd"/>
    </w:p>
    <w:p w14:paraId="07CA7DB3" w14:textId="77777777" w:rsidR="003473E3" w:rsidRDefault="003473E3" w:rsidP="003473E3">
      <w:pPr>
        <w:ind w:left="1080"/>
      </w:pPr>
    </w:p>
    <w:p w14:paraId="1B4786CC" w14:textId="4C793177" w:rsidR="003473E3" w:rsidRDefault="003473E3" w:rsidP="003473E3">
      <w:r>
        <w:object w:dxaOrig="11820" w:dyaOrig="10141" w14:anchorId="3A2C5C43">
          <v:shape id="_x0000_i1037" type="#_x0000_t75" style="width:451pt;height:386.95pt" o:ole="">
            <v:imagedata r:id="rId33" o:title=""/>
          </v:shape>
          <o:OLEObject Type="Embed" ProgID="Visio.Drawing.15" ShapeID="_x0000_i1037" DrawAspect="Content" ObjectID="_1676208718" r:id="rId34"/>
        </w:object>
      </w:r>
    </w:p>
    <w:p w14:paraId="606B7C71" w14:textId="77777777" w:rsidR="003473E3" w:rsidRDefault="003473E3">
      <w:r>
        <w:br w:type="page"/>
      </w:r>
    </w:p>
    <w:p w14:paraId="0E30C646" w14:textId="09CAF417" w:rsidR="00206ECB" w:rsidRDefault="009A4845" w:rsidP="009A4845">
      <w:pPr>
        <w:pStyle w:val="Heading2"/>
      </w:pPr>
      <w:bookmarkStart w:id="337" w:name="_Toc20318007"/>
      <w:r>
        <w:lastRenderedPageBreak/>
        <w:t>System Building Blocks</w:t>
      </w:r>
      <w:bookmarkEnd w:id="337"/>
    </w:p>
    <w:p w14:paraId="07556C7C" w14:textId="52E40170" w:rsidR="009648D8" w:rsidRDefault="009648D8" w:rsidP="009648D8">
      <w:r>
        <w:t>The System shall comprise of multiple Software Blocks at different layers. A high-level representation has been put below for reference.</w:t>
      </w:r>
    </w:p>
    <w:p w14:paraId="0012F908" w14:textId="77777777" w:rsidR="00843A6B" w:rsidRDefault="009648D8" w:rsidP="00843A6B">
      <w:pPr>
        <w:pStyle w:val="ListParagraph"/>
        <w:numPr>
          <w:ilvl w:val="0"/>
          <w:numId w:val="41"/>
        </w:numPr>
      </w:pPr>
      <w:r>
        <w:t>At the core of the System shall be an Event Bus, driving the entire System.</w:t>
      </w:r>
    </w:p>
    <w:p w14:paraId="10180BE5" w14:textId="72E8566F" w:rsidR="009648D8" w:rsidRDefault="009648D8" w:rsidP="00843A6B">
      <w:pPr>
        <w:pStyle w:val="ListParagraph"/>
        <w:numPr>
          <w:ilvl w:val="0"/>
          <w:numId w:val="41"/>
        </w:numPr>
      </w:pPr>
      <w:r>
        <w:t>The entire System functionality shall be distributed across multiple Micro-Services, typically responsible for providing closely coupled or atomic features.</w:t>
      </w:r>
    </w:p>
    <w:p w14:paraId="5648D8CF" w14:textId="63BB385D" w:rsidR="00843A6B" w:rsidRDefault="00843A6B" w:rsidP="00843A6B">
      <w:pPr>
        <w:pStyle w:val="ListParagraph"/>
        <w:numPr>
          <w:ilvl w:val="0"/>
          <w:numId w:val="41"/>
        </w:numPr>
      </w:pPr>
      <w:r>
        <w:t>Logging data shall be collected from across the System to give insights to the Core Application, and Hardware &amp; Software performance.</w:t>
      </w:r>
    </w:p>
    <w:p w14:paraId="09ED7F4F" w14:textId="5846AD29" w:rsidR="00D92937" w:rsidRDefault="00D92937" w:rsidP="00843A6B">
      <w:pPr>
        <w:pStyle w:val="ListParagraph"/>
        <w:numPr>
          <w:ilvl w:val="0"/>
          <w:numId w:val="41"/>
        </w:numPr>
      </w:pPr>
      <w:r>
        <w:t>The System shall be pluggable to adapt hi-tech frameworks like Artificial-Intelligence (AI) and Machine Learning (ML) implementations.</w:t>
      </w:r>
    </w:p>
    <w:p w14:paraId="206E2154" w14:textId="151CB8E2" w:rsidR="00843A6B" w:rsidRDefault="00843A6B" w:rsidP="00843A6B">
      <w:pPr>
        <w:pStyle w:val="ListParagraph"/>
        <w:numPr>
          <w:ilvl w:val="0"/>
          <w:numId w:val="41"/>
        </w:numPr>
      </w:pPr>
      <w:r>
        <w:t>The System shall integrate with multiple external Third-Party services through Application Programming Interfaces (APIs)</w:t>
      </w:r>
    </w:p>
    <w:p w14:paraId="07E82888" w14:textId="77777777" w:rsidR="00D92937" w:rsidRPr="008D2AED" w:rsidRDefault="00D92937" w:rsidP="008D2AED">
      <w:pPr>
        <w:ind w:left="360"/>
      </w:pPr>
    </w:p>
    <w:p w14:paraId="7CD6EA38" w14:textId="3720DC96" w:rsidR="009A4845" w:rsidRDefault="00BA7266" w:rsidP="009A4845">
      <w:r>
        <w:object w:dxaOrig="16133" w:dyaOrig="10103" w14:anchorId="40AD4605">
          <v:shape id="_x0000_i1038" type="#_x0000_t75" style="width:451pt;height:282.25pt" o:ole="">
            <v:imagedata r:id="rId35" o:title=""/>
          </v:shape>
          <o:OLEObject Type="Embed" ProgID="Visio.Drawing.15" ShapeID="_x0000_i1038" DrawAspect="Content" ObjectID="_1676208719" r:id="rId36"/>
        </w:object>
      </w:r>
    </w:p>
    <w:p w14:paraId="22C50001" w14:textId="77777777" w:rsidR="00965756" w:rsidRDefault="00965756">
      <w:pPr>
        <w:rPr>
          <w:rFonts w:eastAsiaTheme="majorEastAsia" w:cstheme="majorBidi"/>
          <w:sz w:val="32"/>
          <w:szCs w:val="26"/>
        </w:rPr>
      </w:pPr>
      <w:r>
        <w:br w:type="page"/>
      </w:r>
    </w:p>
    <w:p w14:paraId="58C43763" w14:textId="04DEA5D6" w:rsidR="009A4845" w:rsidRDefault="009A4845" w:rsidP="009A4845">
      <w:pPr>
        <w:pStyle w:val="Heading2"/>
      </w:pPr>
      <w:bookmarkStart w:id="338" w:name="_Toc20318008"/>
      <w:r>
        <w:lastRenderedPageBreak/>
        <w:t>Service Components</w:t>
      </w:r>
      <w:bookmarkEnd w:id="338"/>
    </w:p>
    <w:p w14:paraId="6C8CC31A" w14:textId="59180115" w:rsidR="00447CFF" w:rsidRDefault="00447CFF" w:rsidP="00447CFF">
      <w:r>
        <w:t xml:space="preserve">The Software System shall </w:t>
      </w:r>
      <w:r w:rsidR="00FC601E">
        <w:t xml:space="preserve">be </w:t>
      </w:r>
      <w:r>
        <w:t>implemented by breaking it down into multiple (re-usable) Services that map to specific System Functionality.</w:t>
      </w:r>
    </w:p>
    <w:p w14:paraId="7D0CC63F" w14:textId="77777777" w:rsidR="003A28A8" w:rsidRPr="008D2AED" w:rsidRDefault="003A28A8" w:rsidP="008D2AED"/>
    <w:p w14:paraId="0326DF8C" w14:textId="6A5E3EF0" w:rsidR="000C3C5F" w:rsidRDefault="000C3C5F" w:rsidP="000C3C5F">
      <w:r w:rsidRPr="000C3C5F">
        <w:rPr>
          <w:noProof/>
          <w:lang w:val="en-US"/>
        </w:rPr>
        <w:drawing>
          <wp:inline distT="0" distB="0" distL="0" distR="0" wp14:anchorId="256AD977" wp14:editId="4C251B86">
            <wp:extent cx="5731510" cy="4025900"/>
            <wp:effectExtent l="0" t="0" r="2540" b="0"/>
            <wp:docPr id="4" name="Picture 2">
              <a:extLst xmlns:a="http://schemas.openxmlformats.org/drawingml/2006/main">
                <a:ext uri="{FF2B5EF4-FFF2-40B4-BE49-F238E27FC236}">
                  <a16:creationId xmlns:a16="http://schemas.microsoft.com/office/drawing/2014/main" id="{7CD52C61-61F2-43F5-9D47-0F23DFC7D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CD52C61-61F2-43F5-9D47-0F23DFC7D98C}"/>
                        </a:ext>
                      </a:extLst>
                    </pic:cNvPr>
                    <pic:cNvPicPr>
                      <a:picLocks noChangeAspect="1"/>
                    </pic:cNvPicPr>
                  </pic:nvPicPr>
                  <pic:blipFill>
                    <a:blip r:embed="rId37"/>
                    <a:stretch>
                      <a:fillRect/>
                    </a:stretch>
                  </pic:blipFill>
                  <pic:spPr>
                    <a:xfrm>
                      <a:off x="0" y="0"/>
                      <a:ext cx="5731510" cy="4025900"/>
                    </a:xfrm>
                    <a:prstGeom prst="rect">
                      <a:avLst/>
                    </a:prstGeom>
                  </pic:spPr>
                </pic:pic>
              </a:graphicData>
            </a:graphic>
          </wp:inline>
        </w:drawing>
      </w:r>
    </w:p>
    <w:p w14:paraId="7077E9BE" w14:textId="71BC1FB1" w:rsidR="000D6483" w:rsidRDefault="000C3C5F">
      <w:r w:rsidRPr="000C3C5F">
        <w:rPr>
          <w:noProof/>
          <w:lang w:val="en-US"/>
        </w:rPr>
        <w:drawing>
          <wp:inline distT="0" distB="0" distL="0" distR="0" wp14:anchorId="5DD82D52" wp14:editId="494F7A3B">
            <wp:extent cx="5585701" cy="3546967"/>
            <wp:effectExtent l="0" t="0" r="0" b="0"/>
            <wp:docPr id="5" name="Picture 2">
              <a:extLst xmlns:a="http://schemas.openxmlformats.org/drawingml/2006/main">
                <a:ext uri="{FF2B5EF4-FFF2-40B4-BE49-F238E27FC236}">
                  <a16:creationId xmlns:a16="http://schemas.microsoft.com/office/drawing/2014/main" id="{AA015382-9C0E-4A16-9C6F-F4B177D5A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A015382-9C0E-4A16-9C6F-F4B177D5AAC5}"/>
                        </a:ext>
                      </a:extLst>
                    </pic:cNvPr>
                    <pic:cNvPicPr>
                      <a:picLocks noChangeAspect="1"/>
                    </pic:cNvPicPr>
                  </pic:nvPicPr>
                  <pic:blipFill>
                    <a:blip r:embed="rId38"/>
                    <a:stretch>
                      <a:fillRect/>
                    </a:stretch>
                  </pic:blipFill>
                  <pic:spPr>
                    <a:xfrm>
                      <a:off x="0" y="0"/>
                      <a:ext cx="5585701" cy="3546967"/>
                    </a:xfrm>
                    <a:prstGeom prst="rect">
                      <a:avLst/>
                    </a:prstGeom>
                  </pic:spPr>
                </pic:pic>
              </a:graphicData>
            </a:graphic>
          </wp:inline>
        </w:drawing>
      </w:r>
      <w:r w:rsidR="000D6483">
        <w:br w:type="page"/>
      </w:r>
    </w:p>
    <w:p w14:paraId="003326A1" w14:textId="24D58A2D" w:rsidR="00206ECB" w:rsidRPr="00A722CA" w:rsidRDefault="00206ECB" w:rsidP="00206ECB">
      <w:pPr>
        <w:pStyle w:val="Heading1"/>
        <w:rPr>
          <w:rFonts w:cs="Arial"/>
        </w:rPr>
      </w:pPr>
      <w:bookmarkStart w:id="339" w:name="_Toc19967510"/>
      <w:bookmarkStart w:id="340" w:name="_Toc19967679"/>
      <w:bookmarkStart w:id="341" w:name="_Toc19801159"/>
      <w:bookmarkStart w:id="342" w:name="_Toc20318009"/>
      <w:bookmarkEnd w:id="339"/>
      <w:bookmarkEnd w:id="340"/>
      <w:r w:rsidRPr="00A722CA">
        <w:rPr>
          <w:rFonts w:cs="Arial"/>
        </w:rPr>
        <w:lastRenderedPageBreak/>
        <w:t>Recommended Software Framework</w:t>
      </w:r>
      <w:bookmarkEnd w:id="341"/>
      <w:bookmarkEnd w:id="342"/>
    </w:p>
    <w:p w14:paraId="455D8EA2" w14:textId="1E3D21A5" w:rsidR="00206ECB" w:rsidRDefault="00206ECB" w:rsidP="007A613C">
      <w:r w:rsidRPr="00A722CA">
        <w:t>This section explains all of the terms and abbreviations that were used in this document, for those who are unfamiliar with them. Not everybody who reads this document will understand all of the terms, so this section is helpful.</w:t>
      </w:r>
    </w:p>
    <w:p w14:paraId="2A407CA0" w14:textId="4A9E1019" w:rsidR="007A613C" w:rsidRDefault="007A613C" w:rsidP="007A613C">
      <w:pPr>
        <w:pStyle w:val="Heading2"/>
      </w:pPr>
      <w:bookmarkStart w:id="343" w:name="_Toc20318010"/>
      <w:r>
        <w:t>Technology</w:t>
      </w:r>
      <w:bookmarkEnd w:id="343"/>
    </w:p>
    <w:p w14:paraId="171F5943" w14:textId="63051DC4" w:rsidR="007A613C" w:rsidRPr="007A613C" w:rsidRDefault="007A613C" w:rsidP="008D2AED">
      <w:pPr>
        <w:pStyle w:val="ListParagraph"/>
        <w:numPr>
          <w:ilvl w:val="0"/>
          <w:numId w:val="37"/>
        </w:numPr>
      </w:pPr>
      <w:r w:rsidRPr="007A613C">
        <w:t>CCS</w:t>
      </w:r>
    </w:p>
    <w:p w14:paraId="28B02EC4" w14:textId="77777777" w:rsidR="007A613C" w:rsidRPr="007A613C" w:rsidRDefault="007A613C" w:rsidP="008D2AED">
      <w:pPr>
        <w:pStyle w:val="ListParagraph"/>
        <w:numPr>
          <w:ilvl w:val="1"/>
          <w:numId w:val="37"/>
        </w:numPr>
      </w:pPr>
      <w:r w:rsidRPr="007A613C">
        <w:t>Multi-AZ Distributed Container based Cluster</w:t>
      </w:r>
    </w:p>
    <w:p w14:paraId="09FEDD5D" w14:textId="77777777" w:rsidR="007A613C" w:rsidRPr="007A613C" w:rsidRDefault="007A613C" w:rsidP="008D2AED">
      <w:pPr>
        <w:pStyle w:val="ListParagraph"/>
        <w:numPr>
          <w:ilvl w:val="1"/>
          <w:numId w:val="37"/>
        </w:numPr>
      </w:pPr>
      <w:r w:rsidRPr="007A613C">
        <w:t>Data-</w:t>
      </w:r>
      <w:proofErr w:type="spellStart"/>
      <w:r w:rsidRPr="007A613C">
        <w:t>Center</w:t>
      </w:r>
      <w:proofErr w:type="spellEnd"/>
      <w:r w:rsidRPr="007A613C">
        <w:t xml:space="preserve"> Agnostic</w:t>
      </w:r>
    </w:p>
    <w:p w14:paraId="117EE931" w14:textId="77777777" w:rsidR="007A613C" w:rsidRPr="007A613C" w:rsidRDefault="007A613C" w:rsidP="008D2AED">
      <w:pPr>
        <w:pStyle w:val="ListParagraph"/>
        <w:numPr>
          <w:ilvl w:val="1"/>
          <w:numId w:val="37"/>
        </w:numPr>
      </w:pPr>
      <w:r w:rsidRPr="007A613C">
        <w:t>Polyglot Component Implementation</w:t>
      </w:r>
    </w:p>
    <w:p w14:paraId="4CC4BD50" w14:textId="77777777" w:rsidR="007A613C" w:rsidRPr="007A613C" w:rsidRDefault="007A613C" w:rsidP="008D2AED">
      <w:pPr>
        <w:pStyle w:val="ListParagraph"/>
        <w:numPr>
          <w:ilvl w:val="1"/>
          <w:numId w:val="37"/>
        </w:numPr>
      </w:pPr>
      <w:r w:rsidRPr="007A613C">
        <w:t>Event Driven</w:t>
      </w:r>
    </w:p>
    <w:p w14:paraId="329F8EF7" w14:textId="77777777" w:rsidR="007A613C" w:rsidRPr="007A613C" w:rsidRDefault="007A613C" w:rsidP="008D2AED">
      <w:pPr>
        <w:pStyle w:val="ListParagraph"/>
        <w:numPr>
          <w:ilvl w:val="0"/>
          <w:numId w:val="37"/>
        </w:numPr>
      </w:pPr>
      <w:r w:rsidRPr="007A613C">
        <w:t>LCS</w:t>
      </w:r>
    </w:p>
    <w:p w14:paraId="2E3C5899" w14:textId="77777777" w:rsidR="007A613C" w:rsidRPr="007A613C" w:rsidRDefault="007A613C" w:rsidP="008D2AED">
      <w:pPr>
        <w:pStyle w:val="ListParagraph"/>
        <w:numPr>
          <w:ilvl w:val="1"/>
          <w:numId w:val="37"/>
        </w:numPr>
      </w:pPr>
      <w:r w:rsidRPr="007A613C">
        <w:t>2-node Primary-Backup</w:t>
      </w:r>
    </w:p>
    <w:p w14:paraId="5C1FA844" w14:textId="77777777" w:rsidR="007A613C" w:rsidRPr="007A613C" w:rsidRDefault="007A613C" w:rsidP="008D2AED">
      <w:pPr>
        <w:pStyle w:val="ListParagraph"/>
        <w:numPr>
          <w:ilvl w:val="1"/>
          <w:numId w:val="37"/>
        </w:numPr>
      </w:pPr>
      <w:r w:rsidRPr="007A613C">
        <w:t>Light-weight</w:t>
      </w:r>
    </w:p>
    <w:p w14:paraId="45872BDE" w14:textId="77777777" w:rsidR="007A613C" w:rsidRPr="007A613C" w:rsidRDefault="007A613C" w:rsidP="008D2AED">
      <w:pPr>
        <w:pStyle w:val="ListParagraph"/>
        <w:numPr>
          <w:ilvl w:val="1"/>
          <w:numId w:val="37"/>
        </w:numPr>
      </w:pPr>
      <w:r w:rsidRPr="007A613C">
        <w:t>Linux based Distro with simple click-through install</w:t>
      </w:r>
    </w:p>
    <w:p w14:paraId="6DAAC474" w14:textId="77777777" w:rsidR="007A613C" w:rsidRPr="007A613C" w:rsidRDefault="007A613C" w:rsidP="008D2AED">
      <w:pPr>
        <w:pStyle w:val="ListParagraph"/>
        <w:numPr>
          <w:ilvl w:val="0"/>
          <w:numId w:val="37"/>
        </w:numPr>
      </w:pPr>
      <w:r w:rsidRPr="007A613C">
        <w:t>Candidate Console Computer</w:t>
      </w:r>
    </w:p>
    <w:p w14:paraId="4B3F8A0E" w14:textId="77777777" w:rsidR="007A613C" w:rsidRPr="007A613C" w:rsidRDefault="007A613C" w:rsidP="008D2AED">
      <w:pPr>
        <w:pStyle w:val="ListParagraph"/>
        <w:numPr>
          <w:ilvl w:val="1"/>
          <w:numId w:val="37"/>
        </w:numPr>
      </w:pPr>
      <w:r w:rsidRPr="007A613C">
        <w:t>Light-weight, with optional Linux based Distro</w:t>
      </w:r>
    </w:p>
    <w:p w14:paraId="2CDC74E9" w14:textId="02BB9166" w:rsidR="007A613C" w:rsidRDefault="007A613C" w:rsidP="008D2AED">
      <w:pPr>
        <w:pStyle w:val="ListParagraph"/>
        <w:numPr>
          <w:ilvl w:val="1"/>
          <w:numId w:val="37"/>
        </w:numPr>
      </w:pPr>
      <w:r w:rsidRPr="007A613C">
        <w:t>Cross-Platform – support Windows and Linux</w:t>
      </w:r>
    </w:p>
    <w:p w14:paraId="70C598D2" w14:textId="040EFDE2" w:rsidR="007A613C" w:rsidRDefault="007A613C" w:rsidP="007A613C">
      <w:pPr>
        <w:pStyle w:val="Heading2"/>
      </w:pPr>
      <w:bookmarkStart w:id="344" w:name="_Toc20318011"/>
      <w:r>
        <w:t>Software Stack</w:t>
      </w:r>
      <w:bookmarkEnd w:id="344"/>
    </w:p>
    <w:p w14:paraId="78D81C3F" w14:textId="0CCB023B" w:rsidR="007A613C" w:rsidRPr="007A613C" w:rsidRDefault="007A613C" w:rsidP="008D2AED">
      <w:pPr>
        <w:pStyle w:val="ListParagraph"/>
        <w:numPr>
          <w:ilvl w:val="0"/>
          <w:numId w:val="38"/>
        </w:numPr>
      </w:pPr>
      <w:r w:rsidRPr="007A613C">
        <w:t>Languages</w:t>
      </w:r>
    </w:p>
    <w:p w14:paraId="15C09E71" w14:textId="77777777" w:rsidR="007A613C" w:rsidRPr="007A613C" w:rsidRDefault="007A613C" w:rsidP="008D2AED">
      <w:pPr>
        <w:pStyle w:val="ListParagraph"/>
        <w:numPr>
          <w:ilvl w:val="1"/>
          <w:numId w:val="38"/>
        </w:numPr>
      </w:pPr>
      <w:r w:rsidRPr="007A613C">
        <w:t>Java</w:t>
      </w:r>
    </w:p>
    <w:p w14:paraId="198B0AC7" w14:textId="77777777" w:rsidR="007A613C" w:rsidRPr="007A613C" w:rsidRDefault="007A613C" w:rsidP="008D2AED">
      <w:pPr>
        <w:pStyle w:val="ListParagraph"/>
        <w:numPr>
          <w:ilvl w:val="1"/>
          <w:numId w:val="38"/>
        </w:numPr>
      </w:pPr>
      <w:r w:rsidRPr="007A613C">
        <w:t>JavaScript</w:t>
      </w:r>
    </w:p>
    <w:p w14:paraId="062930D7" w14:textId="17D4B7B1" w:rsidR="007A613C" w:rsidRDefault="007A613C">
      <w:pPr>
        <w:pStyle w:val="ListParagraph"/>
        <w:numPr>
          <w:ilvl w:val="1"/>
          <w:numId w:val="38"/>
        </w:numPr>
      </w:pPr>
      <w:r w:rsidRPr="007A613C">
        <w:t>Python</w:t>
      </w:r>
    </w:p>
    <w:p w14:paraId="5697B513" w14:textId="1ACE53A4" w:rsidR="00287B80" w:rsidRPr="007A613C" w:rsidRDefault="00287B80" w:rsidP="008D2AED">
      <w:pPr>
        <w:pStyle w:val="ListParagraph"/>
        <w:numPr>
          <w:ilvl w:val="1"/>
          <w:numId w:val="38"/>
        </w:numPr>
      </w:pPr>
      <w:r>
        <w:t>HTML</w:t>
      </w:r>
    </w:p>
    <w:p w14:paraId="75435296" w14:textId="77777777" w:rsidR="007A613C" w:rsidRPr="007A613C" w:rsidRDefault="007A613C" w:rsidP="008D2AED">
      <w:pPr>
        <w:pStyle w:val="ListParagraph"/>
        <w:numPr>
          <w:ilvl w:val="0"/>
          <w:numId w:val="38"/>
        </w:numPr>
      </w:pPr>
      <w:r w:rsidRPr="007A613C">
        <w:t>Frameworks</w:t>
      </w:r>
    </w:p>
    <w:p w14:paraId="32C44452" w14:textId="77777777" w:rsidR="007A613C" w:rsidRPr="007A613C" w:rsidRDefault="007A613C" w:rsidP="008D2AED">
      <w:pPr>
        <w:pStyle w:val="ListParagraph"/>
        <w:numPr>
          <w:ilvl w:val="1"/>
          <w:numId w:val="38"/>
        </w:numPr>
      </w:pPr>
      <w:r w:rsidRPr="007A613C">
        <w:t>Spring</w:t>
      </w:r>
    </w:p>
    <w:p w14:paraId="2E7DD322" w14:textId="77777777" w:rsidR="007A613C" w:rsidRPr="007A613C" w:rsidRDefault="007A613C" w:rsidP="008D2AED">
      <w:pPr>
        <w:pStyle w:val="ListParagraph"/>
        <w:numPr>
          <w:ilvl w:val="1"/>
          <w:numId w:val="38"/>
        </w:numPr>
      </w:pPr>
      <w:proofErr w:type="spellStart"/>
      <w:r w:rsidRPr="007A613C">
        <w:t>NodeJS</w:t>
      </w:r>
      <w:proofErr w:type="spellEnd"/>
    </w:p>
    <w:p w14:paraId="2C1994EC" w14:textId="77777777" w:rsidR="007A613C" w:rsidRPr="007A613C" w:rsidRDefault="007A613C" w:rsidP="008D2AED">
      <w:pPr>
        <w:pStyle w:val="ListParagraph"/>
        <w:numPr>
          <w:ilvl w:val="1"/>
          <w:numId w:val="38"/>
        </w:numPr>
      </w:pPr>
      <w:proofErr w:type="spellStart"/>
      <w:r w:rsidRPr="007A613C">
        <w:t>ReactJS</w:t>
      </w:r>
      <w:proofErr w:type="spellEnd"/>
    </w:p>
    <w:p w14:paraId="6C72E5D8" w14:textId="77777777" w:rsidR="007A613C" w:rsidRPr="007A613C" w:rsidRDefault="007A613C" w:rsidP="008D2AED">
      <w:pPr>
        <w:pStyle w:val="ListParagraph"/>
        <w:numPr>
          <w:ilvl w:val="0"/>
          <w:numId w:val="38"/>
        </w:numPr>
      </w:pPr>
      <w:r w:rsidRPr="007A613C">
        <w:t>Persistence</w:t>
      </w:r>
    </w:p>
    <w:p w14:paraId="0EE86D95" w14:textId="77777777" w:rsidR="007A613C" w:rsidRPr="007A613C" w:rsidRDefault="007A613C" w:rsidP="008D2AED">
      <w:pPr>
        <w:pStyle w:val="ListParagraph"/>
        <w:numPr>
          <w:ilvl w:val="1"/>
          <w:numId w:val="38"/>
        </w:numPr>
      </w:pPr>
      <w:r w:rsidRPr="007A613C">
        <w:t>MongoDB</w:t>
      </w:r>
    </w:p>
    <w:p w14:paraId="4E2E8990" w14:textId="05C0A601" w:rsidR="007A613C" w:rsidRPr="008D2AED" w:rsidRDefault="007A613C" w:rsidP="008D2AED">
      <w:pPr>
        <w:pStyle w:val="ListParagraph"/>
        <w:numPr>
          <w:ilvl w:val="1"/>
          <w:numId w:val="38"/>
        </w:numPr>
      </w:pPr>
      <w:r w:rsidRPr="007A613C">
        <w:t>MySQL</w:t>
      </w:r>
    </w:p>
    <w:p w14:paraId="5D1A5DE3" w14:textId="6E86B21E" w:rsidR="00840497" w:rsidRPr="00A722CA" w:rsidRDefault="00840497">
      <w:pPr>
        <w:rPr>
          <w:rFonts w:eastAsiaTheme="majorEastAsia" w:cs="Arial"/>
          <w:color w:val="2E74B5" w:themeColor="accent1" w:themeShade="BF"/>
          <w:sz w:val="32"/>
          <w:szCs w:val="32"/>
        </w:rPr>
      </w:pPr>
    </w:p>
    <w:p w14:paraId="7B95A197" w14:textId="77777777" w:rsidR="006F1E36" w:rsidRDefault="006F1E36">
      <w:pPr>
        <w:rPr>
          <w:rFonts w:eastAsiaTheme="majorEastAsia" w:cs="Arial"/>
          <w:sz w:val="40"/>
          <w:szCs w:val="32"/>
        </w:rPr>
      </w:pPr>
      <w:bookmarkStart w:id="345" w:name="_Toc19801160"/>
      <w:r>
        <w:rPr>
          <w:rFonts w:cs="Arial"/>
        </w:rPr>
        <w:br w:type="page"/>
      </w:r>
    </w:p>
    <w:p w14:paraId="5790AB0D" w14:textId="48157E28" w:rsidR="004B48B5" w:rsidRPr="00A722CA" w:rsidRDefault="004B48B5" w:rsidP="004B48B5">
      <w:pPr>
        <w:pStyle w:val="Heading1"/>
        <w:rPr>
          <w:rFonts w:cs="Arial"/>
        </w:rPr>
      </w:pPr>
      <w:bookmarkStart w:id="346" w:name="_Toc20318012"/>
      <w:r w:rsidRPr="00A722CA">
        <w:rPr>
          <w:rFonts w:cs="Arial"/>
        </w:rPr>
        <w:lastRenderedPageBreak/>
        <w:t>Glossary</w:t>
      </w:r>
      <w:bookmarkEnd w:id="345"/>
      <w:bookmarkEnd w:id="346"/>
    </w:p>
    <w:p w14:paraId="63FEE68A" w14:textId="0D48EBBA" w:rsidR="004B48B5" w:rsidRPr="00A722CA" w:rsidRDefault="00840497" w:rsidP="008D2AED">
      <w:r w:rsidRPr="00A722CA">
        <w:t xml:space="preserve">This </w:t>
      </w:r>
      <w:r w:rsidR="000C0ED1" w:rsidRPr="00A722CA">
        <w:t>section explains all of the terms and abbreviations that were used in this document.</w:t>
      </w:r>
    </w:p>
    <w:tbl>
      <w:tblPr>
        <w:tblStyle w:val="TableGrid"/>
        <w:tblW w:w="9209" w:type="dxa"/>
        <w:tblCellMar>
          <w:top w:w="57" w:type="dxa"/>
          <w:bottom w:w="57" w:type="dxa"/>
        </w:tblCellMar>
        <w:tblLook w:val="04A0" w:firstRow="1" w:lastRow="0" w:firstColumn="1" w:lastColumn="0" w:noHBand="0" w:noVBand="1"/>
      </w:tblPr>
      <w:tblGrid>
        <w:gridCol w:w="1271"/>
        <w:gridCol w:w="7938"/>
      </w:tblGrid>
      <w:tr w:rsidR="000C0ED1" w:rsidRPr="00A722CA" w14:paraId="7CE757D3" w14:textId="77777777" w:rsidTr="004D40A4">
        <w:tc>
          <w:tcPr>
            <w:tcW w:w="1271" w:type="dxa"/>
            <w:shd w:val="clear" w:color="auto" w:fill="BFBFBF" w:themeFill="background1" w:themeFillShade="BF"/>
          </w:tcPr>
          <w:p w14:paraId="44DF2DA6" w14:textId="77777777" w:rsidR="000C0ED1" w:rsidRPr="00A722CA" w:rsidRDefault="000C0ED1" w:rsidP="004D40A4">
            <w:pPr>
              <w:rPr>
                <w:rFonts w:cs="Arial"/>
                <w:b/>
              </w:rPr>
            </w:pPr>
            <w:r w:rsidRPr="00A722CA">
              <w:rPr>
                <w:rFonts w:cs="Arial"/>
                <w:b/>
              </w:rPr>
              <w:t>Term</w:t>
            </w:r>
          </w:p>
        </w:tc>
        <w:tc>
          <w:tcPr>
            <w:tcW w:w="7938" w:type="dxa"/>
            <w:shd w:val="clear" w:color="auto" w:fill="BFBFBF" w:themeFill="background1" w:themeFillShade="BF"/>
          </w:tcPr>
          <w:p w14:paraId="40E71A43" w14:textId="77777777" w:rsidR="000C0ED1" w:rsidRPr="00A722CA" w:rsidRDefault="000C0ED1" w:rsidP="004D40A4">
            <w:pPr>
              <w:rPr>
                <w:rFonts w:cs="Arial"/>
                <w:b/>
              </w:rPr>
            </w:pPr>
            <w:r w:rsidRPr="00A722CA">
              <w:rPr>
                <w:rFonts w:cs="Arial"/>
                <w:b/>
              </w:rPr>
              <w:t>Explanation</w:t>
            </w:r>
          </w:p>
        </w:tc>
      </w:tr>
      <w:tr w:rsidR="000C0ED1" w:rsidRPr="00A722CA" w14:paraId="7A7EBEF5" w14:textId="77777777" w:rsidTr="004D40A4">
        <w:tc>
          <w:tcPr>
            <w:tcW w:w="1271" w:type="dxa"/>
          </w:tcPr>
          <w:p w14:paraId="52213189" w14:textId="64795A1F" w:rsidR="000C0ED1" w:rsidRPr="00A722CA" w:rsidRDefault="0017510D" w:rsidP="004D40A4">
            <w:pPr>
              <w:rPr>
                <w:rFonts w:cs="Arial"/>
              </w:rPr>
            </w:pPr>
            <w:r w:rsidRPr="00A722CA">
              <w:rPr>
                <w:rFonts w:cs="Arial"/>
              </w:rPr>
              <w:t>CCS</w:t>
            </w:r>
          </w:p>
        </w:tc>
        <w:tc>
          <w:tcPr>
            <w:tcW w:w="7938" w:type="dxa"/>
          </w:tcPr>
          <w:p w14:paraId="5E764696" w14:textId="1913BCB5" w:rsidR="000C0ED1" w:rsidRPr="00A722CA" w:rsidRDefault="0017510D" w:rsidP="004D40A4">
            <w:pPr>
              <w:rPr>
                <w:rFonts w:cs="Arial"/>
              </w:rPr>
            </w:pPr>
            <w:r w:rsidRPr="00A722CA">
              <w:rPr>
                <w:rFonts w:cs="Arial"/>
              </w:rPr>
              <w:t xml:space="preserve">Central Cloud Server – A cluster of applications running at a Cloud based Data </w:t>
            </w:r>
            <w:proofErr w:type="spellStart"/>
            <w:r w:rsidRPr="00A722CA">
              <w:rPr>
                <w:rFonts w:cs="Arial"/>
              </w:rPr>
              <w:t>Center</w:t>
            </w:r>
            <w:proofErr w:type="spellEnd"/>
            <w:r w:rsidRPr="00A722CA">
              <w:rPr>
                <w:rFonts w:cs="Arial"/>
              </w:rPr>
              <w:t xml:space="preserve"> that is composed of multiple Software Components but is perceived as a single logical entity by the Users.</w:t>
            </w:r>
          </w:p>
        </w:tc>
      </w:tr>
      <w:tr w:rsidR="000C0ED1" w:rsidRPr="00A722CA" w14:paraId="56213615" w14:textId="77777777" w:rsidTr="004D40A4">
        <w:tc>
          <w:tcPr>
            <w:tcW w:w="1271" w:type="dxa"/>
          </w:tcPr>
          <w:p w14:paraId="6B70AE5E" w14:textId="6F3C8660" w:rsidR="000C0ED1" w:rsidRPr="00A722CA" w:rsidRDefault="00B35B64" w:rsidP="004D40A4">
            <w:pPr>
              <w:rPr>
                <w:rFonts w:cs="Arial"/>
              </w:rPr>
            </w:pPr>
            <w:r w:rsidRPr="00A722CA">
              <w:rPr>
                <w:rFonts w:cs="Arial"/>
              </w:rPr>
              <w:t>LCS</w:t>
            </w:r>
          </w:p>
        </w:tc>
        <w:tc>
          <w:tcPr>
            <w:tcW w:w="7938" w:type="dxa"/>
          </w:tcPr>
          <w:p w14:paraId="5CDE459B" w14:textId="2B18230A" w:rsidR="000C0ED1" w:rsidRPr="00A722CA" w:rsidRDefault="00B35B64" w:rsidP="004D40A4">
            <w:pPr>
              <w:rPr>
                <w:rFonts w:cs="Arial"/>
              </w:rPr>
            </w:pPr>
            <w:r w:rsidRPr="00A722CA">
              <w:rPr>
                <w:rFonts w:cs="Arial"/>
              </w:rPr>
              <w:t xml:space="preserve">Local </w:t>
            </w:r>
            <w:proofErr w:type="spellStart"/>
            <w:r w:rsidRPr="00A722CA">
              <w:rPr>
                <w:rFonts w:cs="Arial"/>
              </w:rPr>
              <w:t>Center</w:t>
            </w:r>
            <w:proofErr w:type="spellEnd"/>
            <w:r w:rsidRPr="00A722CA">
              <w:rPr>
                <w:rFonts w:cs="Arial"/>
              </w:rPr>
              <w:t xml:space="preserve"> Server – The Software running on EDUTEST provided computers, as a group of at-least 2 machines, responsible for smooth conduct of CBT</w:t>
            </w:r>
            <w:r w:rsidR="00C165DD" w:rsidRPr="00A722CA">
              <w:rPr>
                <w:rFonts w:cs="Arial"/>
              </w:rPr>
              <w:t>.</w:t>
            </w:r>
          </w:p>
        </w:tc>
      </w:tr>
      <w:tr w:rsidR="000C0ED1" w:rsidRPr="00A722CA" w14:paraId="3989732B" w14:textId="77777777" w:rsidTr="004D40A4">
        <w:tc>
          <w:tcPr>
            <w:tcW w:w="1271" w:type="dxa"/>
          </w:tcPr>
          <w:p w14:paraId="5324973F" w14:textId="78CA362E" w:rsidR="000C0ED1" w:rsidRPr="00A722CA" w:rsidRDefault="00C165DD" w:rsidP="004D40A4">
            <w:pPr>
              <w:rPr>
                <w:rFonts w:cs="Arial"/>
              </w:rPr>
            </w:pPr>
            <w:r w:rsidRPr="00A722CA">
              <w:rPr>
                <w:rFonts w:cs="Arial"/>
              </w:rPr>
              <w:t>MOTA</w:t>
            </w:r>
          </w:p>
        </w:tc>
        <w:tc>
          <w:tcPr>
            <w:tcW w:w="7938" w:type="dxa"/>
          </w:tcPr>
          <w:p w14:paraId="3DCB4100" w14:textId="555173D2" w:rsidR="000C0ED1" w:rsidRPr="00A722CA" w:rsidRDefault="00C165DD" w:rsidP="004D40A4">
            <w:pPr>
              <w:rPr>
                <w:rFonts w:cs="Arial"/>
              </w:rPr>
            </w:pPr>
            <w:r w:rsidRPr="00A722CA">
              <w:rPr>
                <w:rFonts w:cs="Arial"/>
              </w:rPr>
              <w:t xml:space="preserve">The </w:t>
            </w:r>
            <w:proofErr w:type="spellStart"/>
            <w:r w:rsidRPr="00A722CA">
              <w:rPr>
                <w:rFonts w:cs="Arial"/>
                <w:b/>
                <w:bCs/>
              </w:rPr>
              <w:t>MO</w:t>
            </w:r>
            <w:r w:rsidRPr="00A722CA">
              <w:rPr>
                <w:rFonts w:cs="Arial"/>
              </w:rPr>
              <w:t>nitoring</w:t>
            </w:r>
            <w:proofErr w:type="spellEnd"/>
            <w:r w:rsidRPr="00A722CA">
              <w:rPr>
                <w:rFonts w:cs="Arial"/>
              </w:rPr>
              <w:t xml:space="preserve"> and </w:t>
            </w:r>
            <w:r w:rsidRPr="00A722CA">
              <w:rPr>
                <w:rFonts w:cs="Arial"/>
                <w:b/>
                <w:bCs/>
              </w:rPr>
              <w:t>T</w:t>
            </w:r>
            <w:r w:rsidRPr="00A722CA">
              <w:rPr>
                <w:rFonts w:cs="Arial"/>
              </w:rPr>
              <w:t xml:space="preserve">est </w:t>
            </w:r>
            <w:r w:rsidRPr="00A722CA">
              <w:rPr>
                <w:rFonts w:cs="Arial"/>
                <w:b/>
                <w:bCs/>
              </w:rPr>
              <w:t>A</w:t>
            </w:r>
            <w:r w:rsidRPr="00A722CA">
              <w:rPr>
                <w:rFonts w:cs="Arial"/>
              </w:rPr>
              <w:t>gent that shall run on the Candidate Computer.</w:t>
            </w:r>
          </w:p>
        </w:tc>
      </w:tr>
      <w:tr w:rsidR="000C0ED1" w:rsidRPr="00A722CA" w14:paraId="404E2BDD" w14:textId="77777777" w:rsidTr="004D40A4">
        <w:tc>
          <w:tcPr>
            <w:tcW w:w="1271" w:type="dxa"/>
          </w:tcPr>
          <w:p w14:paraId="69140E1D" w14:textId="67FF7C74" w:rsidR="000C0ED1" w:rsidRPr="00A722CA" w:rsidRDefault="003323EC" w:rsidP="004D40A4">
            <w:pPr>
              <w:rPr>
                <w:rFonts w:cs="Arial"/>
              </w:rPr>
            </w:pPr>
            <w:r>
              <w:rPr>
                <w:rFonts w:cs="Arial"/>
              </w:rPr>
              <w:t>CCC</w:t>
            </w:r>
          </w:p>
        </w:tc>
        <w:tc>
          <w:tcPr>
            <w:tcW w:w="7938" w:type="dxa"/>
          </w:tcPr>
          <w:p w14:paraId="416E520A" w14:textId="2C5267FF" w:rsidR="000C0ED1" w:rsidRPr="00A722CA" w:rsidRDefault="003323EC" w:rsidP="004D40A4">
            <w:pPr>
              <w:rPr>
                <w:rFonts w:cs="Arial"/>
              </w:rPr>
            </w:pPr>
            <w:r>
              <w:rPr>
                <w:rFonts w:cs="Arial"/>
              </w:rPr>
              <w:t xml:space="preserve">Central Command </w:t>
            </w:r>
            <w:proofErr w:type="spellStart"/>
            <w:r>
              <w:rPr>
                <w:rFonts w:cs="Arial"/>
              </w:rPr>
              <w:t>Center</w:t>
            </w:r>
            <w:proofErr w:type="spellEnd"/>
            <w:r>
              <w:rPr>
                <w:rFonts w:cs="Arial"/>
              </w:rPr>
              <w:t xml:space="preserve"> </w:t>
            </w:r>
            <w:r w:rsidR="00695F1B">
              <w:rPr>
                <w:rFonts w:cs="Arial"/>
              </w:rPr>
              <w:t xml:space="preserve">Team </w:t>
            </w:r>
            <w:r>
              <w:rPr>
                <w:rFonts w:cs="Arial"/>
              </w:rPr>
              <w:t>at EDUTEST Head Quarters</w:t>
            </w:r>
          </w:p>
        </w:tc>
      </w:tr>
      <w:tr w:rsidR="000C0ED1" w:rsidRPr="00A722CA" w14:paraId="7D888BAB" w14:textId="77777777" w:rsidTr="004D40A4">
        <w:tc>
          <w:tcPr>
            <w:tcW w:w="1271" w:type="dxa"/>
          </w:tcPr>
          <w:p w14:paraId="11F59C26" w14:textId="4187F618" w:rsidR="000C0ED1" w:rsidRPr="00A722CA" w:rsidRDefault="00843A6B" w:rsidP="004D40A4">
            <w:pPr>
              <w:rPr>
                <w:rFonts w:cs="Arial"/>
              </w:rPr>
            </w:pPr>
            <w:r>
              <w:rPr>
                <w:rFonts w:cs="Arial"/>
              </w:rPr>
              <w:t>API</w:t>
            </w:r>
          </w:p>
        </w:tc>
        <w:tc>
          <w:tcPr>
            <w:tcW w:w="7938" w:type="dxa"/>
          </w:tcPr>
          <w:p w14:paraId="16740FA3" w14:textId="17F8C10D" w:rsidR="000C0ED1" w:rsidRPr="00A722CA" w:rsidRDefault="00843A6B" w:rsidP="004D40A4">
            <w:pPr>
              <w:rPr>
                <w:rFonts w:cs="Arial"/>
              </w:rPr>
            </w:pPr>
            <w:r>
              <w:t>Application Programming Interface</w:t>
            </w:r>
          </w:p>
        </w:tc>
      </w:tr>
      <w:tr w:rsidR="003B101D" w:rsidRPr="00A722CA" w14:paraId="62E22DEC" w14:textId="77777777" w:rsidTr="004D40A4">
        <w:tc>
          <w:tcPr>
            <w:tcW w:w="1271" w:type="dxa"/>
          </w:tcPr>
          <w:p w14:paraId="628265F8" w14:textId="6BBD0FA0" w:rsidR="003B101D" w:rsidDel="00843A6B" w:rsidRDefault="003B101D" w:rsidP="004D40A4">
            <w:pPr>
              <w:rPr>
                <w:rFonts w:cs="Arial"/>
              </w:rPr>
            </w:pPr>
            <w:r>
              <w:rPr>
                <w:rFonts w:cs="Arial"/>
              </w:rPr>
              <w:t>AI/ML</w:t>
            </w:r>
          </w:p>
        </w:tc>
        <w:tc>
          <w:tcPr>
            <w:tcW w:w="7938" w:type="dxa"/>
          </w:tcPr>
          <w:p w14:paraId="3F8EC32B" w14:textId="75A13A91" w:rsidR="003B101D" w:rsidRDefault="003B101D" w:rsidP="004D40A4">
            <w:r>
              <w:t>Artificial-Intelligence and Machine Learning</w:t>
            </w:r>
          </w:p>
        </w:tc>
      </w:tr>
      <w:tr w:rsidR="000C0ED1" w:rsidRPr="00A722CA" w14:paraId="233AC04F" w14:textId="77777777" w:rsidTr="004D40A4">
        <w:tc>
          <w:tcPr>
            <w:tcW w:w="1271" w:type="dxa"/>
          </w:tcPr>
          <w:p w14:paraId="7A632CCF" w14:textId="5489F9C3" w:rsidR="000C0ED1" w:rsidRPr="00A722CA" w:rsidRDefault="00EE381B" w:rsidP="004D40A4">
            <w:pPr>
              <w:rPr>
                <w:rFonts w:cs="Arial"/>
              </w:rPr>
            </w:pPr>
            <w:r>
              <w:rPr>
                <w:rFonts w:cs="Arial"/>
              </w:rPr>
              <w:t>CPU</w:t>
            </w:r>
          </w:p>
        </w:tc>
        <w:tc>
          <w:tcPr>
            <w:tcW w:w="7938" w:type="dxa"/>
          </w:tcPr>
          <w:p w14:paraId="49BAED9F" w14:textId="74EDE636" w:rsidR="000C0ED1" w:rsidRPr="00A722CA" w:rsidRDefault="00EE381B" w:rsidP="004D40A4">
            <w:pPr>
              <w:rPr>
                <w:rFonts w:cs="Arial"/>
              </w:rPr>
            </w:pPr>
            <w:r>
              <w:rPr>
                <w:rFonts w:cs="Arial"/>
              </w:rPr>
              <w:t>Central Processing Unit – The Processor within a computer</w:t>
            </w:r>
          </w:p>
        </w:tc>
      </w:tr>
      <w:tr w:rsidR="000C0ED1" w:rsidRPr="00A722CA" w14:paraId="455F1B93" w14:textId="77777777" w:rsidTr="004D40A4">
        <w:tc>
          <w:tcPr>
            <w:tcW w:w="1271" w:type="dxa"/>
          </w:tcPr>
          <w:p w14:paraId="1FF05E7C" w14:textId="336D5B18" w:rsidR="000C0ED1" w:rsidRPr="00A722CA" w:rsidRDefault="00544DAE" w:rsidP="004D40A4">
            <w:pPr>
              <w:rPr>
                <w:rFonts w:cs="Arial"/>
              </w:rPr>
            </w:pPr>
            <w:r>
              <w:rPr>
                <w:rFonts w:cs="Arial"/>
              </w:rPr>
              <w:t>RAM</w:t>
            </w:r>
          </w:p>
        </w:tc>
        <w:tc>
          <w:tcPr>
            <w:tcW w:w="7938" w:type="dxa"/>
          </w:tcPr>
          <w:p w14:paraId="63656EF8" w14:textId="0D35DAB6" w:rsidR="000C0ED1" w:rsidRPr="00A722CA" w:rsidRDefault="00544DAE" w:rsidP="004D40A4">
            <w:pPr>
              <w:rPr>
                <w:rFonts w:cs="Arial"/>
              </w:rPr>
            </w:pPr>
            <w:r>
              <w:rPr>
                <w:rFonts w:cs="Arial"/>
              </w:rPr>
              <w:t>Random Access Memory – The volatile memory available within computer</w:t>
            </w:r>
          </w:p>
        </w:tc>
      </w:tr>
      <w:tr w:rsidR="000C0ED1" w:rsidRPr="00A722CA" w14:paraId="61208075" w14:textId="77777777" w:rsidTr="004D40A4">
        <w:tc>
          <w:tcPr>
            <w:tcW w:w="1271" w:type="dxa"/>
          </w:tcPr>
          <w:p w14:paraId="6CB1BD6D" w14:textId="0138B703" w:rsidR="000C0ED1" w:rsidRPr="00A722CA" w:rsidRDefault="00544DAE" w:rsidP="004D40A4">
            <w:pPr>
              <w:rPr>
                <w:rFonts w:cs="Arial"/>
              </w:rPr>
            </w:pPr>
            <w:r>
              <w:rPr>
                <w:rFonts w:cs="Arial"/>
              </w:rPr>
              <w:t>HDD</w:t>
            </w:r>
          </w:p>
        </w:tc>
        <w:tc>
          <w:tcPr>
            <w:tcW w:w="7938" w:type="dxa"/>
          </w:tcPr>
          <w:p w14:paraId="79BCF56E" w14:textId="059739D6" w:rsidR="000C0ED1" w:rsidRPr="00A722CA" w:rsidRDefault="00544DAE" w:rsidP="004D40A4">
            <w:pPr>
              <w:rPr>
                <w:rFonts w:cs="Arial"/>
              </w:rPr>
            </w:pPr>
            <w:r>
              <w:rPr>
                <w:rFonts w:cs="Arial"/>
              </w:rPr>
              <w:t>Hard Disk Drive within a computer</w:t>
            </w:r>
          </w:p>
        </w:tc>
      </w:tr>
      <w:tr w:rsidR="000C0ED1" w:rsidRPr="00A722CA" w14:paraId="3E9AB03C" w14:textId="77777777" w:rsidTr="004D40A4">
        <w:tc>
          <w:tcPr>
            <w:tcW w:w="1271" w:type="dxa"/>
          </w:tcPr>
          <w:p w14:paraId="36ED0051" w14:textId="24899E66" w:rsidR="000C0ED1" w:rsidRPr="00A722CA" w:rsidRDefault="00544DAE" w:rsidP="004D40A4">
            <w:pPr>
              <w:rPr>
                <w:rFonts w:cs="Arial"/>
              </w:rPr>
            </w:pPr>
            <w:r>
              <w:rPr>
                <w:rFonts w:cs="Arial"/>
              </w:rPr>
              <w:t>SSD</w:t>
            </w:r>
          </w:p>
        </w:tc>
        <w:tc>
          <w:tcPr>
            <w:tcW w:w="7938" w:type="dxa"/>
          </w:tcPr>
          <w:p w14:paraId="3D31E7E9" w14:textId="2BEE1F69" w:rsidR="000C0ED1" w:rsidRPr="00A722CA" w:rsidRDefault="00544DAE" w:rsidP="004D40A4">
            <w:pPr>
              <w:rPr>
                <w:rFonts w:cs="Arial"/>
              </w:rPr>
            </w:pPr>
            <w:r>
              <w:rPr>
                <w:rFonts w:cs="Arial"/>
              </w:rPr>
              <w:t>Solid State Drive within a computer</w:t>
            </w:r>
          </w:p>
        </w:tc>
      </w:tr>
    </w:tbl>
    <w:p w14:paraId="01B617F2" w14:textId="3D12CA64" w:rsidR="000C0ED1" w:rsidRPr="00A722CA" w:rsidRDefault="000C0ED1">
      <w:pPr>
        <w:rPr>
          <w:rFonts w:eastAsiaTheme="majorEastAsia" w:cs="Arial"/>
          <w:color w:val="2E74B5" w:themeColor="accent1" w:themeShade="BF"/>
          <w:sz w:val="32"/>
          <w:szCs w:val="32"/>
        </w:rPr>
      </w:pPr>
    </w:p>
    <w:p w14:paraId="41C14CC5" w14:textId="77777777" w:rsidR="004B48B5" w:rsidRPr="00A722CA" w:rsidRDefault="004B48B5" w:rsidP="004B48B5">
      <w:pPr>
        <w:pStyle w:val="Heading1"/>
        <w:rPr>
          <w:rFonts w:cs="Arial"/>
        </w:rPr>
      </w:pPr>
      <w:bookmarkStart w:id="347" w:name="_Toc19801161"/>
      <w:bookmarkStart w:id="348" w:name="_Toc20318013"/>
      <w:r w:rsidRPr="00A722CA">
        <w:rPr>
          <w:rFonts w:cs="Arial"/>
        </w:rPr>
        <w:t>References</w:t>
      </w:r>
      <w:bookmarkEnd w:id="347"/>
      <w:bookmarkEnd w:id="348"/>
    </w:p>
    <w:p w14:paraId="4320B219" w14:textId="1117C649" w:rsidR="000C0ED1" w:rsidRPr="00A722CA" w:rsidRDefault="000C0ED1" w:rsidP="008D2AED">
      <w:r w:rsidRPr="00A722CA">
        <w:t>This section contains links to all other places that were referred to in this document.</w:t>
      </w:r>
    </w:p>
    <w:tbl>
      <w:tblPr>
        <w:tblStyle w:val="TableGrid"/>
        <w:tblW w:w="9209" w:type="dxa"/>
        <w:tblCellMar>
          <w:top w:w="57" w:type="dxa"/>
          <w:bottom w:w="57" w:type="dxa"/>
        </w:tblCellMar>
        <w:tblLook w:val="04A0" w:firstRow="1" w:lastRow="0" w:firstColumn="1" w:lastColumn="0" w:noHBand="0" w:noVBand="1"/>
      </w:tblPr>
      <w:tblGrid>
        <w:gridCol w:w="4531"/>
        <w:gridCol w:w="4678"/>
      </w:tblGrid>
      <w:tr w:rsidR="000C0ED1" w:rsidRPr="00A722CA" w14:paraId="1D9311E6" w14:textId="77777777" w:rsidTr="000C0ED1">
        <w:tc>
          <w:tcPr>
            <w:tcW w:w="4531" w:type="dxa"/>
            <w:shd w:val="clear" w:color="auto" w:fill="BFBFBF" w:themeFill="background1" w:themeFillShade="BF"/>
          </w:tcPr>
          <w:p w14:paraId="0C674EB6" w14:textId="77777777" w:rsidR="000C0ED1" w:rsidRPr="00A722CA" w:rsidRDefault="000C0ED1" w:rsidP="004D40A4">
            <w:pPr>
              <w:rPr>
                <w:rFonts w:cs="Arial"/>
                <w:b/>
              </w:rPr>
            </w:pPr>
            <w:r w:rsidRPr="00A722CA">
              <w:rPr>
                <w:rFonts w:cs="Arial"/>
                <w:b/>
              </w:rPr>
              <w:t>Name</w:t>
            </w:r>
          </w:p>
        </w:tc>
        <w:tc>
          <w:tcPr>
            <w:tcW w:w="4678" w:type="dxa"/>
            <w:shd w:val="clear" w:color="auto" w:fill="BFBFBF" w:themeFill="background1" w:themeFillShade="BF"/>
          </w:tcPr>
          <w:p w14:paraId="72435EA7" w14:textId="77777777" w:rsidR="000C0ED1" w:rsidRPr="00A722CA" w:rsidRDefault="000C0ED1" w:rsidP="004D40A4">
            <w:pPr>
              <w:rPr>
                <w:rFonts w:cs="Arial"/>
                <w:b/>
              </w:rPr>
            </w:pPr>
            <w:r w:rsidRPr="00A722CA">
              <w:rPr>
                <w:rFonts w:cs="Arial"/>
                <w:b/>
              </w:rPr>
              <w:t>Link</w:t>
            </w:r>
          </w:p>
        </w:tc>
      </w:tr>
      <w:tr w:rsidR="000C0ED1" w:rsidRPr="00A722CA" w14:paraId="1FDDF4DA" w14:textId="77777777" w:rsidTr="000C0ED1">
        <w:tc>
          <w:tcPr>
            <w:tcW w:w="4531" w:type="dxa"/>
          </w:tcPr>
          <w:p w14:paraId="2E226751" w14:textId="225BD7C7" w:rsidR="000C0ED1" w:rsidRPr="00A722CA" w:rsidRDefault="00DA5101" w:rsidP="004D40A4">
            <w:pPr>
              <w:rPr>
                <w:rFonts w:cs="Arial"/>
              </w:rPr>
            </w:pPr>
            <w:r>
              <w:rPr>
                <w:rFonts w:cs="Arial"/>
              </w:rPr>
              <w:t>National Testing Agency</w:t>
            </w:r>
          </w:p>
        </w:tc>
        <w:tc>
          <w:tcPr>
            <w:tcW w:w="4678" w:type="dxa"/>
          </w:tcPr>
          <w:p w14:paraId="78E26231" w14:textId="635B9B49" w:rsidR="000C0ED1" w:rsidRPr="00A722CA" w:rsidRDefault="008D0876" w:rsidP="004D40A4">
            <w:pPr>
              <w:rPr>
                <w:rFonts w:cs="Arial"/>
              </w:rPr>
            </w:pPr>
            <w:hyperlink r:id="rId39" w:history="1">
              <w:r w:rsidR="00DA5101">
                <w:rPr>
                  <w:rStyle w:val="Hyperlink"/>
                </w:rPr>
                <w:t>https://nta.ac.in/</w:t>
              </w:r>
            </w:hyperlink>
          </w:p>
        </w:tc>
      </w:tr>
      <w:tr w:rsidR="00DA5101" w:rsidRPr="00A722CA" w14:paraId="49010F37" w14:textId="77777777" w:rsidTr="000C0ED1">
        <w:tc>
          <w:tcPr>
            <w:tcW w:w="4531" w:type="dxa"/>
          </w:tcPr>
          <w:p w14:paraId="21071D33" w14:textId="1D1EE899" w:rsidR="00DA5101" w:rsidRPr="00A722CA" w:rsidRDefault="00DA5101" w:rsidP="00DA5101">
            <w:pPr>
              <w:rPr>
                <w:rFonts w:cs="Arial"/>
              </w:rPr>
            </w:pPr>
            <w:r>
              <w:rPr>
                <w:rFonts w:cs="Arial"/>
              </w:rPr>
              <w:t>Question Mark</w:t>
            </w:r>
          </w:p>
        </w:tc>
        <w:tc>
          <w:tcPr>
            <w:tcW w:w="4678" w:type="dxa"/>
          </w:tcPr>
          <w:p w14:paraId="28F7E460" w14:textId="45CDE41D" w:rsidR="00DA5101" w:rsidRPr="00A722CA" w:rsidRDefault="008D0876" w:rsidP="00DA5101">
            <w:pPr>
              <w:rPr>
                <w:rFonts w:cs="Arial"/>
              </w:rPr>
            </w:pPr>
            <w:hyperlink r:id="rId40" w:history="1">
              <w:r w:rsidR="00DA5101">
                <w:rPr>
                  <w:rStyle w:val="Hyperlink"/>
                </w:rPr>
                <w:t>https://www.questionmark.com/</w:t>
              </w:r>
            </w:hyperlink>
          </w:p>
        </w:tc>
      </w:tr>
    </w:tbl>
    <w:p w14:paraId="2FFC0AD3" w14:textId="7881762F" w:rsidR="000C0ED1" w:rsidRPr="00A722CA" w:rsidRDefault="000C0ED1">
      <w:pPr>
        <w:rPr>
          <w:rFonts w:eastAsiaTheme="majorEastAsia" w:cs="Arial"/>
          <w:color w:val="2E74B5" w:themeColor="accent1" w:themeShade="BF"/>
          <w:sz w:val="32"/>
          <w:szCs w:val="32"/>
        </w:rPr>
      </w:pPr>
    </w:p>
    <w:p w14:paraId="733808F5" w14:textId="77777777" w:rsidR="004B48B5" w:rsidRPr="00A722CA" w:rsidRDefault="004B48B5" w:rsidP="004B48B5">
      <w:pPr>
        <w:pStyle w:val="Heading1"/>
        <w:rPr>
          <w:rFonts w:cs="Arial"/>
        </w:rPr>
      </w:pPr>
      <w:bookmarkStart w:id="349" w:name="_Toc19801163"/>
      <w:bookmarkStart w:id="350" w:name="_Toc20318014"/>
      <w:r w:rsidRPr="00A722CA">
        <w:rPr>
          <w:rFonts w:cs="Arial"/>
        </w:rPr>
        <w:t>Document History</w:t>
      </w:r>
      <w:bookmarkEnd w:id="349"/>
      <w:bookmarkEnd w:id="350"/>
    </w:p>
    <w:p w14:paraId="47BC83B5" w14:textId="76D73F61" w:rsidR="004B48B5" w:rsidRPr="00A722CA" w:rsidRDefault="000C0ED1" w:rsidP="000C0ED1">
      <w:pPr>
        <w:pStyle w:val="Template"/>
        <w:rPr>
          <w:rFonts w:cs="Arial"/>
        </w:rPr>
      </w:pPr>
      <w:r w:rsidRPr="00A644BA">
        <w:rPr>
          <w:i w:val="0"/>
          <w:color w:val="auto"/>
        </w:rPr>
        <w:t>This section details the history of the document at each version.</w:t>
      </w:r>
    </w:p>
    <w:p w14:paraId="26159564" w14:textId="77777777" w:rsidR="000C0ED1" w:rsidRPr="00A722CA" w:rsidRDefault="000C0ED1">
      <w:pPr>
        <w:rPr>
          <w:rFonts w:cs="Arial"/>
        </w:rPr>
      </w:pPr>
    </w:p>
    <w:tbl>
      <w:tblPr>
        <w:tblStyle w:val="TableGrid"/>
        <w:tblW w:w="9209" w:type="dxa"/>
        <w:tblCellMar>
          <w:top w:w="57" w:type="dxa"/>
          <w:bottom w:w="57" w:type="dxa"/>
        </w:tblCellMar>
        <w:tblLook w:val="04A0" w:firstRow="1" w:lastRow="0" w:firstColumn="1" w:lastColumn="0" w:noHBand="0" w:noVBand="1"/>
      </w:tblPr>
      <w:tblGrid>
        <w:gridCol w:w="1023"/>
        <w:gridCol w:w="2055"/>
        <w:gridCol w:w="3863"/>
        <w:gridCol w:w="2268"/>
      </w:tblGrid>
      <w:tr w:rsidR="000C0ED1" w:rsidRPr="00A722CA" w14:paraId="6E632BBC" w14:textId="77777777" w:rsidTr="000C0ED1">
        <w:tc>
          <w:tcPr>
            <w:tcW w:w="1023" w:type="dxa"/>
            <w:shd w:val="clear" w:color="auto" w:fill="BFBFBF" w:themeFill="background1" w:themeFillShade="BF"/>
          </w:tcPr>
          <w:p w14:paraId="2510E09E" w14:textId="77777777" w:rsidR="000C0ED1" w:rsidRPr="00A722CA" w:rsidRDefault="000C0ED1" w:rsidP="004D40A4">
            <w:pPr>
              <w:rPr>
                <w:rFonts w:cs="Arial"/>
                <w:b/>
              </w:rPr>
            </w:pPr>
            <w:r w:rsidRPr="00A722CA">
              <w:rPr>
                <w:rFonts w:cs="Arial"/>
                <w:b/>
              </w:rPr>
              <w:t>Version</w:t>
            </w:r>
          </w:p>
        </w:tc>
        <w:tc>
          <w:tcPr>
            <w:tcW w:w="2055" w:type="dxa"/>
            <w:shd w:val="clear" w:color="auto" w:fill="BFBFBF" w:themeFill="background1" w:themeFillShade="BF"/>
          </w:tcPr>
          <w:p w14:paraId="1385C539" w14:textId="77777777" w:rsidR="000C0ED1" w:rsidRPr="00A722CA" w:rsidRDefault="000C0ED1" w:rsidP="004D40A4">
            <w:pPr>
              <w:rPr>
                <w:rFonts w:cs="Arial"/>
                <w:b/>
              </w:rPr>
            </w:pPr>
            <w:r w:rsidRPr="00A722CA">
              <w:rPr>
                <w:rFonts w:cs="Arial"/>
                <w:b/>
              </w:rPr>
              <w:t>Date</w:t>
            </w:r>
          </w:p>
        </w:tc>
        <w:tc>
          <w:tcPr>
            <w:tcW w:w="3863" w:type="dxa"/>
            <w:shd w:val="clear" w:color="auto" w:fill="BFBFBF" w:themeFill="background1" w:themeFillShade="BF"/>
          </w:tcPr>
          <w:p w14:paraId="0DEBDB8D" w14:textId="77777777" w:rsidR="000C0ED1" w:rsidRPr="00A722CA" w:rsidRDefault="000C0ED1" w:rsidP="004D40A4">
            <w:pPr>
              <w:rPr>
                <w:rFonts w:cs="Arial"/>
                <w:b/>
              </w:rPr>
            </w:pPr>
            <w:r w:rsidRPr="00A722CA">
              <w:rPr>
                <w:rFonts w:cs="Arial"/>
                <w:b/>
              </w:rPr>
              <w:t>Changes</w:t>
            </w:r>
          </w:p>
        </w:tc>
        <w:tc>
          <w:tcPr>
            <w:tcW w:w="2268" w:type="dxa"/>
            <w:shd w:val="clear" w:color="auto" w:fill="BFBFBF" w:themeFill="background1" w:themeFillShade="BF"/>
          </w:tcPr>
          <w:p w14:paraId="2C525A69" w14:textId="77777777" w:rsidR="000C0ED1" w:rsidRPr="00A722CA" w:rsidRDefault="000C0ED1" w:rsidP="004D40A4">
            <w:pPr>
              <w:rPr>
                <w:rFonts w:cs="Arial"/>
                <w:b/>
              </w:rPr>
            </w:pPr>
            <w:r w:rsidRPr="00A722CA">
              <w:rPr>
                <w:rFonts w:cs="Arial"/>
                <w:b/>
              </w:rPr>
              <w:t>Author</w:t>
            </w:r>
          </w:p>
        </w:tc>
      </w:tr>
      <w:tr w:rsidR="000C0ED1" w:rsidRPr="00A722CA" w14:paraId="3464DBAB" w14:textId="77777777" w:rsidTr="000C0ED1">
        <w:tc>
          <w:tcPr>
            <w:tcW w:w="1023" w:type="dxa"/>
          </w:tcPr>
          <w:p w14:paraId="6D91B0F9" w14:textId="77777777" w:rsidR="000C0ED1" w:rsidRPr="00A722CA" w:rsidRDefault="000C0ED1" w:rsidP="004D40A4">
            <w:pPr>
              <w:rPr>
                <w:rFonts w:cs="Arial"/>
              </w:rPr>
            </w:pPr>
            <w:r w:rsidRPr="00A722CA">
              <w:rPr>
                <w:rFonts w:cs="Arial"/>
              </w:rPr>
              <w:t>0.1</w:t>
            </w:r>
          </w:p>
        </w:tc>
        <w:tc>
          <w:tcPr>
            <w:tcW w:w="2055" w:type="dxa"/>
          </w:tcPr>
          <w:p w14:paraId="093F2D08" w14:textId="170440E6" w:rsidR="000C0ED1" w:rsidRPr="00A722CA" w:rsidRDefault="000B50B2" w:rsidP="004D40A4">
            <w:pPr>
              <w:rPr>
                <w:rFonts w:cs="Arial"/>
              </w:rPr>
            </w:pPr>
            <w:r w:rsidRPr="000B50B2">
              <w:rPr>
                <w:rFonts w:cs="Arial"/>
              </w:rPr>
              <w:t>28 Aug. 19</w:t>
            </w:r>
          </w:p>
        </w:tc>
        <w:tc>
          <w:tcPr>
            <w:tcW w:w="3863" w:type="dxa"/>
          </w:tcPr>
          <w:p w14:paraId="57AF4706" w14:textId="3D9CA064" w:rsidR="000C0ED1" w:rsidRPr="00A722CA" w:rsidRDefault="000B50B2" w:rsidP="004D40A4">
            <w:pPr>
              <w:rPr>
                <w:rFonts w:cs="Arial"/>
              </w:rPr>
            </w:pPr>
            <w:r>
              <w:rPr>
                <w:rFonts w:cs="Arial"/>
              </w:rPr>
              <w:t>Initial draft</w:t>
            </w:r>
          </w:p>
        </w:tc>
        <w:tc>
          <w:tcPr>
            <w:tcW w:w="2268" w:type="dxa"/>
          </w:tcPr>
          <w:p w14:paraId="7A449714" w14:textId="32728A71" w:rsidR="000C0ED1" w:rsidRPr="00A722CA" w:rsidRDefault="000B50B2" w:rsidP="004D40A4">
            <w:pPr>
              <w:rPr>
                <w:rFonts w:cs="Arial"/>
              </w:rPr>
            </w:pPr>
            <w:r>
              <w:rPr>
                <w:rFonts w:cs="Arial"/>
              </w:rPr>
              <w:t xml:space="preserve">Rishi </w:t>
            </w:r>
            <w:proofErr w:type="spellStart"/>
            <w:r>
              <w:rPr>
                <w:rFonts w:cs="Arial"/>
              </w:rPr>
              <w:t>Choudhary</w:t>
            </w:r>
            <w:proofErr w:type="spellEnd"/>
          </w:p>
        </w:tc>
      </w:tr>
      <w:tr w:rsidR="006A60A2" w:rsidRPr="00A722CA" w14:paraId="71BF5BF8" w14:textId="77777777" w:rsidTr="000C0ED1">
        <w:tc>
          <w:tcPr>
            <w:tcW w:w="1023" w:type="dxa"/>
          </w:tcPr>
          <w:p w14:paraId="1C4BFD46" w14:textId="199FF053" w:rsidR="006A60A2" w:rsidRPr="00A722CA" w:rsidRDefault="00454BFA" w:rsidP="006A60A2">
            <w:pPr>
              <w:rPr>
                <w:rFonts w:cs="Arial"/>
              </w:rPr>
            </w:pPr>
            <w:r>
              <w:rPr>
                <w:rFonts w:cs="Arial"/>
              </w:rPr>
              <w:t>1.</w:t>
            </w:r>
            <w:r w:rsidR="006A60A2" w:rsidRPr="00A722CA">
              <w:rPr>
                <w:rFonts w:cs="Arial"/>
              </w:rPr>
              <w:t>0</w:t>
            </w:r>
          </w:p>
        </w:tc>
        <w:tc>
          <w:tcPr>
            <w:tcW w:w="2055" w:type="dxa"/>
          </w:tcPr>
          <w:p w14:paraId="2A402B37" w14:textId="2A58210A" w:rsidR="006A60A2" w:rsidRPr="00A722CA" w:rsidRDefault="006A60A2" w:rsidP="006A60A2">
            <w:pPr>
              <w:rPr>
                <w:rFonts w:cs="Arial"/>
              </w:rPr>
            </w:pPr>
            <w:r>
              <w:rPr>
                <w:rFonts w:cs="Arial"/>
              </w:rPr>
              <w:t>20 Sep</w:t>
            </w:r>
            <w:r w:rsidRPr="000B50B2">
              <w:rPr>
                <w:rFonts w:cs="Arial"/>
              </w:rPr>
              <w:t>. 19</w:t>
            </w:r>
          </w:p>
        </w:tc>
        <w:tc>
          <w:tcPr>
            <w:tcW w:w="3863" w:type="dxa"/>
          </w:tcPr>
          <w:p w14:paraId="7AC6AD13" w14:textId="1FEFF36C" w:rsidR="006A60A2" w:rsidRPr="00A722CA" w:rsidRDefault="00B9341A" w:rsidP="006A60A2">
            <w:pPr>
              <w:rPr>
                <w:rFonts w:cs="Arial"/>
              </w:rPr>
            </w:pPr>
            <w:r>
              <w:rPr>
                <w:rFonts w:cs="Arial"/>
              </w:rPr>
              <w:t>Release candidate</w:t>
            </w:r>
          </w:p>
        </w:tc>
        <w:tc>
          <w:tcPr>
            <w:tcW w:w="2268" w:type="dxa"/>
          </w:tcPr>
          <w:p w14:paraId="32EAB8C6" w14:textId="38ECE277" w:rsidR="006A60A2" w:rsidRPr="00A722CA" w:rsidRDefault="006A60A2" w:rsidP="006A60A2">
            <w:pPr>
              <w:rPr>
                <w:rFonts w:cs="Arial"/>
              </w:rPr>
            </w:pPr>
            <w:r>
              <w:rPr>
                <w:rFonts w:cs="Arial"/>
              </w:rPr>
              <w:t xml:space="preserve">Rishi </w:t>
            </w:r>
            <w:proofErr w:type="spellStart"/>
            <w:r>
              <w:rPr>
                <w:rFonts w:cs="Arial"/>
              </w:rPr>
              <w:t>Choudhary</w:t>
            </w:r>
            <w:proofErr w:type="spellEnd"/>
          </w:p>
        </w:tc>
      </w:tr>
      <w:tr w:rsidR="006A60A2" w:rsidRPr="00A722CA" w14:paraId="324ACB09" w14:textId="77777777" w:rsidTr="000C0ED1">
        <w:tc>
          <w:tcPr>
            <w:tcW w:w="1023" w:type="dxa"/>
          </w:tcPr>
          <w:p w14:paraId="55382357" w14:textId="2153ACF7" w:rsidR="006A60A2" w:rsidRPr="00A722CA" w:rsidRDefault="00B45D2D" w:rsidP="006A60A2">
            <w:pPr>
              <w:rPr>
                <w:rFonts w:cs="Arial"/>
              </w:rPr>
            </w:pPr>
            <w:r>
              <w:rPr>
                <w:rFonts w:cs="Arial"/>
              </w:rPr>
              <w:t>1.1</w:t>
            </w:r>
          </w:p>
        </w:tc>
        <w:tc>
          <w:tcPr>
            <w:tcW w:w="2055" w:type="dxa"/>
          </w:tcPr>
          <w:p w14:paraId="65B0B052" w14:textId="2F05ADC2" w:rsidR="006A60A2" w:rsidRPr="00A722CA" w:rsidRDefault="00B45D2D" w:rsidP="006A60A2">
            <w:pPr>
              <w:rPr>
                <w:rFonts w:cs="Arial"/>
              </w:rPr>
            </w:pPr>
            <w:r>
              <w:rPr>
                <w:rFonts w:cs="Arial"/>
              </w:rPr>
              <w:t>25 Sep. 19</w:t>
            </w:r>
          </w:p>
        </w:tc>
        <w:tc>
          <w:tcPr>
            <w:tcW w:w="3863" w:type="dxa"/>
          </w:tcPr>
          <w:p w14:paraId="46693353" w14:textId="537FAE05" w:rsidR="006A60A2" w:rsidRPr="00A722CA" w:rsidRDefault="00B45D2D" w:rsidP="006A60A2">
            <w:pPr>
              <w:rPr>
                <w:rFonts w:cs="Arial"/>
              </w:rPr>
            </w:pPr>
            <w:r>
              <w:rPr>
                <w:rFonts w:cs="Arial"/>
              </w:rPr>
              <w:t>Final Draft</w:t>
            </w:r>
          </w:p>
        </w:tc>
        <w:tc>
          <w:tcPr>
            <w:tcW w:w="2268" w:type="dxa"/>
          </w:tcPr>
          <w:p w14:paraId="4CE2C274" w14:textId="7C125526" w:rsidR="006A60A2" w:rsidRPr="00A722CA" w:rsidRDefault="00B45D2D" w:rsidP="006A60A2">
            <w:pPr>
              <w:rPr>
                <w:rFonts w:cs="Arial"/>
              </w:rPr>
            </w:pPr>
            <w:r>
              <w:rPr>
                <w:rFonts w:cs="Arial"/>
              </w:rPr>
              <w:t xml:space="preserve">Rishi </w:t>
            </w:r>
            <w:proofErr w:type="spellStart"/>
            <w:r>
              <w:rPr>
                <w:rFonts w:cs="Arial"/>
              </w:rPr>
              <w:t>Choudhary</w:t>
            </w:r>
            <w:proofErr w:type="spellEnd"/>
          </w:p>
        </w:tc>
      </w:tr>
      <w:tr w:rsidR="006A60A2" w:rsidRPr="00A722CA" w14:paraId="0A9106DF" w14:textId="77777777" w:rsidTr="000C0ED1">
        <w:tc>
          <w:tcPr>
            <w:tcW w:w="1023" w:type="dxa"/>
          </w:tcPr>
          <w:p w14:paraId="7A5BEB83" w14:textId="32B17977" w:rsidR="006A60A2" w:rsidRPr="00A722CA" w:rsidRDefault="0024226B" w:rsidP="006A60A2">
            <w:pPr>
              <w:rPr>
                <w:rFonts w:cs="Arial"/>
              </w:rPr>
            </w:pPr>
            <w:ins w:id="351" w:author="Rishi Choudhary" w:date="2021-01-16T17:49:00Z">
              <w:r>
                <w:rPr>
                  <w:rFonts w:cs="Arial"/>
                </w:rPr>
                <w:t>1.2</w:t>
              </w:r>
            </w:ins>
          </w:p>
        </w:tc>
        <w:tc>
          <w:tcPr>
            <w:tcW w:w="2055" w:type="dxa"/>
          </w:tcPr>
          <w:p w14:paraId="3366F93A" w14:textId="3310BDCE" w:rsidR="006A60A2" w:rsidRPr="00A722CA" w:rsidRDefault="0024226B" w:rsidP="006A60A2">
            <w:pPr>
              <w:rPr>
                <w:rFonts w:cs="Arial"/>
              </w:rPr>
            </w:pPr>
            <w:ins w:id="352" w:author="Rishi Choudhary" w:date="2021-01-16T17:50:00Z">
              <w:r>
                <w:rPr>
                  <w:rFonts w:cs="Arial"/>
                </w:rPr>
                <w:t>16 Jan. 21</w:t>
              </w:r>
            </w:ins>
          </w:p>
        </w:tc>
        <w:tc>
          <w:tcPr>
            <w:tcW w:w="3863" w:type="dxa"/>
          </w:tcPr>
          <w:p w14:paraId="1073EAA2" w14:textId="1825698B" w:rsidR="006A60A2" w:rsidRPr="00A722CA" w:rsidRDefault="0024226B" w:rsidP="006A60A2">
            <w:pPr>
              <w:rPr>
                <w:rFonts w:cs="Arial"/>
              </w:rPr>
            </w:pPr>
            <w:ins w:id="353" w:author="Rishi Choudhary" w:date="2021-01-16T17:50:00Z">
              <w:r>
                <w:rPr>
                  <w:rFonts w:cs="Arial"/>
                </w:rPr>
                <w:t>Incremental Changes</w:t>
              </w:r>
            </w:ins>
          </w:p>
        </w:tc>
        <w:tc>
          <w:tcPr>
            <w:tcW w:w="2268" w:type="dxa"/>
          </w:tcPr>
          <w:p w14:paraId="49FD040B" w14:textId="1039A114" w:rsidR="006A60A2" w:rsidRPr="00A722CA" w:rsidRDefault="0024226B" w:rsidP="006A60A2">
            <w:pPr>
              <w:rPr>
                <w:rFonts w:cs="Arial"/>
              </w:rPr>
            </w:pPr>
            <w:ins w:id="354" w:author="Rishi Choudhary" w:date="2021-01-16T17:50:00Z">
              <w:r w:rsidRPr="0024226B">
                <w:rPr>
                  <w:rFonts w:cs="Arial"/>
                </w:rPr>
                <w:t xml:space="preserve">Rishi </w:t>
              </w:r>
              <w:proofErr w:type="spellStart"/>
              <w:r w:rsidRPr="0024226B">
                <w:rPr>
                  <w:rFonts w:cs="Arial"/>
                </w:rPr>
                <w:t>Choudhary</w:t>
              </w:r>
            </w:ins>
            <w:proofErr w:type="spellEnd"/>
          </w:p>
        </w:tc>
      </w:tr>
    </w:tbl>
    <w:p w14:paraId="2441A1CD" w14:textId="77777777" w:rsidR="000C0ED1" w:rsidRPr="00A722CA" w:rsidRDefault="000C0ED1">
      <w:pPr>
        <w:rPr>
          <w:rFonts w:cs="Arial"/>
        </w:rPr>
      </w:pPr>
    </w:p>
    <w:sectPr w:rsidR="000C0ED1" w:rsidRPr="00A722CA" w:rsidSect="002C6AEC">
      <w:headerReference w:type="default" r:id="rId41"/>
      <w:footerReference w:type="defaul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D810F4" w14:textId="77777777" w:rsidR="00150685" w:rsidRDefault="00150685" w:rsidP="004F04BD">
      <w:pPr>
        <w:spacing w:after="0" w:line="240" w:lineRule="auto"/>
      </w:pPr>
      <w:r>
        <w:separator/>
      </w:r>
    </w:p>
  </w:endnote>
  <w:endnote w:type="continuationSeparator" w:id="0">
    <w:p w14:paraId="6759A347" w14:textId="77777777" w:rsidR="00150685" w:rsidRDefault="00150685" w:rsidP="004F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rinda">
    <w:panose1 w:val="00000400000000000000"/>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A430A" w14:textId="48C34E7C" w:rsidR="008D0876" w:rsidRDefault="008D0876" w:rsidP="004F04BD">
    <w:pPr>
      <w:pStyle w:val="Footer"/>
      <w:pBdr>
        <w:top w:val="single" w:sz="4" w:space="1" w:color="auto"/>
      </w:pBdr>
    </w:pPr>
    <w:r>
      <w:t>Business Requirements Document</w:t>
    </w:r>
    <w:r>
      <w:tab/>
    </w:r>
    <w:r>
      <w:fldChar w:fldCharType="begin"/>
    </w:r>
    <w:r>
      <w:instrText xml:space="preserve"> PAGE   \* MERGEFORMAT </w:instrText>
    </w:r>
    <w:r>
      <w:fldChar w:fldCharType="separate"/>
    </w:r>
    <w:r w:rsidR="009C0919">
      <w:rPr>
        <w:noProof/>
      </w:rPr>
      <w:t>20</w:t>
    </w:r>
    <w:r>
      <w:fldChar w:fldCharType="end"/>
    </w:r>
    <w:r>
      <w:ptab w:relativeTo="margin" w:alignment="right" w:leader="none"/>
    </w:r>
    <w:r>
      <w:t>v1.1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21088" w14:textId="77777777" w:rsidR="00150685" w:rsidRDefault="00150685" w:rsidP="004F04BD">
      <w:pPr>
        <w:spacing w:after="0" w:line="240" w:lineRule="auto"/>
      </w:pPr>
      <w:r>
        <w:separator/>
      </w:r>
    </w:p>
  </w:footnote>
  <w:footnote w:type="continuationSeparator" w:id="0">
    <w:p w14:paraId="72BA29C3" w14:textId="77777777" w:rsidR="00150685" w:rsidRDefault="00150685" w:rsidP="004F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377A5" w14:textId="2E5A224A" w:rsidR="008D0876" w:rsidRPr="00DB3A34" w:rsidRDefault="008D0876" w:rsidP="00DB3A34">
    <w:pPr>
      <w:pStyle w:val="Header"/>
      <w:pBdr>
        <w:bottom w:val="single" w:sz="4" w:space="1" w:color="auto"/>
      </w:pBdr>
      <w:tabs>
        <w:tab w:val="clear" w:pos="4513"/>
      </w:tabs>
    </w:pPr>
    <w:r>
      <w:t>Computer Based Test</w:t>
    </w:r>
    <w:r>
      <w:tab/>
      <w:t>EDUTEST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0F97"/>
    <w:multiLevelType w:val="multilevel"/>
    <w:tmpl w:val="9B5E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F2C3A"/>
    <w:multiLevelType w:val="multilevel"/>
    <w:tmpl w:val="C60E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A00A6"/>
    <w:multiLevelType w:val="multilevel"/>
    <w:tmpl w:val="3048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55851"/>
    <w:multiLevelType w:val="multilevel"/>
    <w:tmpl w:val="ACE438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76C64D0"/>
    <w:multiLevelType w:val="multilevel"/>
    <w:tmpl w:val="A274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631BC"/>
    <w:multiLevelType w:val="multilevel"/>
    <w:tmpl w:val="91A4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13E39"/>
    <w:multiLevelType w:val="multilevel"/>
    <w:tmpl w:val="7DD2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A4E5A"/>
    <w:multiLevelType w:val="multilevel"/>
    <w:tmpl w:val="23EC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725AE"/>
    <w:multiLevelType w:val="hybridMultilevel"/>
    <w:tmpl w:val="38B630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1E65B5"/>
    <w:multiLevelType w:val="multilevel"/>
    <w:tmpl w:val="3952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907BA"/>
    <w:multiLevelType w:val="multilevel"/>
    <w:tmpl w:val="23BC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573F0F"/>
    <w:multiLevelType w:val="hybridMultilevel"/>
    <w:tmpl w:val="A8CC44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1C1BBF"/>
    <w:multiLevelType w:val="multilevel"/>
    <w:tmpl w:val="3B68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2320BA"/>
    <w:multiLevelType w:val="multilevel"/>
    <w:tmpl w:val="6D98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63C7B"/>
    <w:multiLevelType w:val="multilevel"/>
    <w:tmpl w:val="034A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F4E7C"/>
    <w:multiLevelType w:val="hybridMultilevel"/>
    <w:tmpl w:val="64D835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9E7DB7"/>
    <w:multiLevelType w:val="multilevel"/>
    <w:tmpl w:val="630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D3028"/>
    <w:multiLevelType w:val="multilevel"/>
    <w:tmpl w:val="418A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166A3"/>
    <w:multiLevelType w:val="multilevel"/>
    <w:tmpl w:val="9818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28493E"/>
    <w:multiLevelType w:val="multilevel"/>
    <w:tmpl w:val="4B5A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F113CD"/>
    <w:multiLevelType w:val="hybridMultilevel"/>
    <w:tmpl w:val="BCACB2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0657E25"/>
    <w:multiLevelType w:val="multilevel"/>
    <w:tmpl w:val="559C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E41366"/>
    <w:multiLevelType w:val="multilevel"/>
    <w:tmpl w:val="F6EA1C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54CB6"/>
    <w:multiLevelType w:val="hybridMultilevel"/>
    <w:tmpl w:val="376E08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6536B65"/>
    <w:multiLevelType w:val="hybridMultilevel"/>
    <w:tmpl w:val="0E7C02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E42138"/>
    <w:multiLevelType w:val="multilevel"/>
    <w:tmpl w:val="40A0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7B4AA1"/>
    <w:multiLevelType w:val="multilevel"/>
    <w:tmpl w:val="F6EA1C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9D63CB"/>
    <w:multiLevelType w:val="multilevel"/>
    <w:tmpl w:val="6BCC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0D62D3"/>
    <w:multiLevelType w:val="multilevel"/>
    <w:tmpl w:val="00A8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20101A"/>
    <w:multiLevelType w:val="hybridMultilevel"/>
    <w:tmpl w:val="EEC838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730732B"/>
    <w:multiLevelType w:val="multilevel"/>
    <w:tmpl w:val="0E06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B6719B"/>
    <w:multiLevelType w:val="multilevel"/>
    <w:tmpl w:val="0E1A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705F6B"/>
    <w:multiLevelType w:val="multilevel"/>
    <w:tmpl w:val="95D6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A83F5D"/>
    <w:multiLevelType w:val="hybridMultilevel"/>
    <w:tmpl w:val="64D835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22E2A96"/>
    <w:multiLevelType w:val="multilevel"/>
    <w:tmpl w:val="DFD4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4C0B33"/>
    <w:multiLevelType w:val="multilevel"/>
    <w:tmpl w:val="88C4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E50B75"/>
    <w:multiLevelType w:val="multilevel"/>
    <w:tmpl w:val="568C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71259A"/>
    <w:multiLevelType w:val="hybridMultilevel"/>
    <w:tmpl w:val="52BA2882"/>
    <w:lvl w:ilvl="0" w:tplc="9334BB2E">
      <w:numFmt w:val="bullet"/>
      <w:lvlText w:val="-"/>
      <w:lvlJc w:val="left"/>
      <w:pPr>
        <w:ind w:left="720" w:hanging="360"/>
      </w:pPr>
      <w:rPr>
        <w:rFonts w:ascii="Arial" w:eastAsiaTheme="minorHAnsi"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115773"/>
    <w:multiLevelType w:val="multilevel"/>
    <w:tmpl w:val="5EB4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AD037D"/>
    <w:multiLevelType w:val="multilevel"/>
    <w:tmpl w:val="0F52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4F607F"/>
    <w:multiLevelType w:val="multilevel"/>
    <w:tmpl w:val="78B4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20"/>
  </w:num>
  <w:num w:numId="4">
    <w:abstractNumId w:val="23"/>
  </w:num>
  <w:num w:numId="5">
    <w:abstractNumId w:val="37"/>
  </w:num>
  <w:num w:numId="6">
    <w:abstractNumId w:val="27"/>
  </w:num>
  <w:num w:numId="7">
    <w:abstractNumId w:val="17"/>
  </w:num>
  <w:num w:numId="8">
    <w:abstractNumId w:val="9"/>
  </w:num>
  <w:num w:numId="9">
    <w:abstractNumId w:val="30"/>
  </w:num>
  <w:num w:numId="10">
    <w:abstractNumId w:val="21"/>
  </w:num>
  <w:num w:numId="11">
    <w:abstractNumId w:val="2"/>
  </w:num>
  <w:num w:numId="12">
    <w:abstractNumId w:val="16"/>
  </w:num>
  <w:num w:numId="13">
    <w:abstractNumId w:val="36"/>
  </w:num>
  <w:num w:numId="14">
    <w:abstractNumId w:val="10"/>
  </w:num>
  <w:num w:numId="15">
    <w:abstractNumId w:val="25"/>
  </w:num>
  <w:num w:numId="16">
    <w:abstractNumId w:val="32"/>
  </w:num>
  <w:num w:numId="17">
    <w:abstractNumId w:val="13"/>
  </w:num>
  <w:num w:numId="18">
    <w:abstractNumId w:val="7"/>
  </w:num>
  <w:num w:numId="19">
    <w:abstractNumId w:val="39"/>
  </w:num>
  <w:num w:numId="20">
    <w:abstractNumId w:val="14"/>
  </w:num>
  <w:num w:numId="21">
    <w:abstractNumId w:val="6"/>
  </w:num>
  <w:num w:numId="22">
    <w:abstractNumId w:val="12"/>
  </w:num>
  <w:num w:numId="23">
    <w:abstractNumId w:val="5"/>
  </w:num>
  <w:num w:numId="24">
    <w:abstractNumId w:val="1"/>
  </w:num>
  <w:num w:numId="25">
    <w:abstractNumId w:val="31"/>
  </w:num>
  <w:num w:numId="26">
    <w:abstractNumId w:val="4"/>
  </w:num>
  <w:num w:numId="27">
    <w:abstractNumId w:val="28"/>
  </w:num>
  <w:num w:numId="28">
    <w:abstractNumId w:val="35"/>
  </w:num>
  <w:num w:numId="29">
    <w:abstractNumId w:val="40"/>
  </w:num>
  <w:num w:numId="30">
    <w:abstractNumId w:val="34"/>
  </w:num>
  <w:num w:numId="31">
    <w:abstractNumId w:val="18"/>
  </w:num>
  <w:num w:numId="32">
    <w:abstractNumId w:val="19"/>
  </w:num>
  <w:num w:numId="33">
    <w:abstractNumId w:val="0"/>
  </w:num>
  <w:num w:numId="34">
    <w:abstractNumId w:val="38"/>
  </w:num>
  <w:num w:numId="35">
    <w:abstractNumId w:val="22"/>
  </w:num>
  <w:num w:numId="36">
    <w:abstractNumId w:val="26"/>
  </w:num>
  <w:num w:numId="37">
    <w:abstractNumId w:val="24"/>
  </w:num>
  <w:num w:numId="38">
    <w:abstractNumId w:val="29"/>
  </w:num>
  <w:num w:numId="39">
    <w:abstractNumId w:val="3"/>
  </w:num>
  <w:num w:numId="40">
    <w:abstractNumId w:val="33"/>
  </w:num>
  <w:num w:numId="41">
    <w:abstractNumId w:val="8"/>
  </w:num>
  <w:num w:numId="42">
    <w:abstractNumId w:val="15"/>
  </w:num>
  <w:numIdMacAtCleanup w:val="3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shi Choudhary">
    <w15:presenceInfo w15:providerId="None" w15:userId="Rishi Choudhary"/>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9A5"/>
    <w:rsid w:val="00002D2F"/>
    <w:rsid w:val="00005FF6"/>
    <w:rsid w:val="000207FC"/>
    <w:rsid w:val="0002109B"/>
    <w:rsid w:val="000221B6"/>
    <w:rsid w:val="00023588"/>
    <w:rsid w:val="000241F8"/>
    <w:rsid w:val="00024B79"/>
    <w:rsid w:val="00027417"/>
    <w:rsid w:val="0003301F"/>
    <w:rsid w:val="00034BA0"/>
    <w:rsid w:val="00036451"/>
    <w:rsid w:val="00040D81"/>
    <w:rsid w:val="00044992"/>
    <w:rsid w:val="000502CD"/>
    <w:rsid w:val="000519B4"/>
    <w:rsid w:val="0005298C"/>
    <w:rsid w:val="00053BA5"/>
    <w:rsid w:val="000543D9"/>
    <w:rsid w:val="000546EC"/>
    <w:rsid w:val="00056687"/>
    <w:rsid w:val="000566C4"/>
    <w:rsid w:val="00056BBF"/>
    <w:rsid w:val="000606F0"/>
    <w:rsid w:val="000608A2"/>
    <w:rsid w:val="000627FB"/>
    <w:rsid w:val="000632EB"/>
    <w:rsid w:val="00065BB6"/>
    <w:rsid w:val="00065D32"/>
    <w:rsid w:val="000702CD"/>
    <w:rsid w:val="000702DD"/>
    <w:rsid w:val="00071FBE"/>
    <w:rsid w:val="00072BDA"/>
    <w:rsid w:val="00074904"/>
    <w:rsid w:val="000829F9"/>
    <w:rsid w:val="00084D62"/>
    <w:rsid w:val="0008652F"/>
    <w:rsid w:val="00086D6A"/>
    <w:rsid w:val="00090DF0"/>
    <w:rsid w:val="0009329B"/>
    <w:rsid w:val="00093DC2"/>
    <w:rsid w:val="000A22E1"/>
    <w:rsid w:val="000B1390"/>
    <w:rsid w:val="000B279E"/>
    <w:rsid w:val="000B286E"/>
    <w:rsid w:val="000B2AB8"/>
    <w:rsid w:val="000B2AD6"/>
    <w:rsid w:val="000B336B"/>
    <w:rsid w:val="000B50B2"/>
    <w:rsid w:val="000C0ED1"/>
    <w:rsid w:val="000C2FC4"/>
    <w:rsid w:val="000C34ED"/>
    <w:rsid w:val="000C3B62"/>
    <w:rsid w:val="000C3C58"/>
    <w:rsid w:val="000C3C5F"/>
    <w:rsid w:val="000C64BA"/>
    <w:rsid w:val="000D169D"/>
    <w:rsid w:val="000D337D"/>
    <w:rsid w:val="000D6483"/>
    <w:rsid w:val="000E3479"/>
    <w:rsid w:val="000E5011"/>
    <w:rsid w:val="000E60AF"/>
    <w:rsid w:val="000E73EF"/>
    <w:rsid w:val="000F4967"/>
    <w:rsid w:val="000F53B5"/>
    <w:rsid w:val="00100895"/>
    <w:rsid w:val="00101088"/>
    <w:rsid w:val="00102F8B"/>
    <w:rsid w:val="00106089"/>
    <w:rsid w:val="00106F2B"/>
    <w:rsid w:val="001100A1"/>
    <w:rsid w:val="001175A0"/>
    <w:rsid w:val="001207F2"/>
    <w:rsid w:val="001254EB"/>
    <w:rsid w:val="00126C52"/>
    <w:rsid w:val="001279C3"/>
    <w:rsid w:val="00133A67"/>
    <w:rsid w:val="001340E0"/>
    <w:rsid w:val="00135784"/>
    <w:rsid w:val="00140B18"/>
    <w:rsid w:val="001440BB"/>
    <w:rsid w:val="00147DA3"/>
    <w:rsid w:val="00150685"/>
    <w:rsid w:val="00150A50"/>
    <w:rsid w:val="00150DC7"/>
    <w:rsid w:val="00151266"/>
    <w:rsid w:val="00152933"/>
    <w:rsid w:val="00154BB5"/>
    <w:rsid w:val="00154CAB"/>
    <w:rsid w:val="00154D3D"/>
    <w:rsid w:val="00155262"/>
    <w:rsid w:val="00156C61"/>
    <w:rsid w:val="00160A77"/>
    <w:rsid w:val="001618AC"/>
    <w:rsid w:val="0016380F"/>
    <w:rsid w:val="00166BFE"/>
    <w:rsid w:val="0016755C"/>
    <w:rsid w:val="00167DE4"/>
    <w:rsid w:val="00171518"/>
    <w:rsid w:val="00171D4B"/>
    <w:rsid w:val="00175026"/>
    <w:rsid w:val="0017510D"/>
    <w:rsid w:val="001800C8"/>
    <w:rsid w:val="00180AFE"/>
    <w:rsid w:val="001817CD"/>
    <w:rsid w:val="00186B0A"/>
    <w:rsid w:val="00193968"/>
    <w:rsid w:val="00194940"/>
    <w:rsid w:val="001952A7"/>
    <w:rsid w:val="00195A6B"/>
    <w:rsid w:val="00196B25"/>
    <w:rsid w:val="00196E23"/>
    <w:rsid w:val="001A1B44"/>
    <w:rsid w:val="001B0A6F"/>
    <w:rsid w:val="001B136D"/>
    <w:rsid w:val="001C1ECA"/>
    <w:rsid w:val="001C4DEF"/>
    <w:rsid w:val="001C7102"/>
    <w:rsid w:val="001D10EC"/>
    <w:rsid w:val="001D2291"/>
    <w:rsid w:val="001E2623"/>
    <w:rsid w:val="001E48A0"/>
    <w:rsid w:val="001E4964"/>
    <w:rsid w:val="001F0125"/>
    <w:rsid w:val="001F23C2"/>
    <w:rsid w:val="001F34CB"/>
    <w:rsid w:val="001F47C5"/>
    <w:rsid w:val="001F5B55"/>
    <w:rsid w:val="002016CA"/>
    <w:rsid w:val="002047B6"/>
    <w:rsid w:val="002049DB"/>
    <w:rsid w:val="00206ECB"/>
    <w:rsid w:val="00212014"/>
    <w:rsid w:val="00214112"/>
    <w:rsid w:val="00217C20"/>
    <w:rsid w:val="00220E0B"/>
    <w:rsid w:val="002211A4"/>
    <w:rsid w:val="00221A1E"/>
    <w:rsid w:val="00221BB9"/>
    <w:rsid w:val="002230BB"/>
    <w:rsid w:val="00224500"/>
    <w:rsid w:val="002306D9"/>
    <w:rsid w:val="00232878"/>
    <w:rsid w:val="0023771B"/>
    <w:rsid w:val="00240574"/>
    <w:rsid w:val="0024058D"/>
    <w:rsid w:val="00240B57"/>
    <w:rsid w:val="00241A06"/>
    <w:rsid w:val="0024226B"/>
    <w:rsid w:val="0024409F"/>
    <w:rsid w:val="00244C31"/>
    <w:rsid w:val="00244C71"/>
    <w:rsid w:val="00252AB1"/>
    <w:rsid w:val="00254ECF"/>
    <w:rsid w:val="0025667C"/>
    <w:rsid w:val="00264166"/>
    <w:rsid w:val="002651D8"/>
    <w:rsid w:val="00265EBD"/>
    <w:rsid w:val="002662A1"/>
    <w:rsid w:val="00266D3B"/>
    <w:rsid w:val="0027355F"/>
    <w:rsid w:val="00274C7D"/>
    <w:rsid w:val="002757CC"/>
    <w:rsid w:val="002771E9"/>
    <w:rsid w:val="00277EDD"/>
    <w:rsid w:val="00283515"/>
    <w:rsid w:val="00284CCE"/>
    <w:rsid w:val="00287B80"/>
    <w:rsid w:val="00294C23"/>
    <w:rsid w:val="002950A5"/>
    <w:rsid w:val="002979AD"/>
    <w:rsid w:val="002A420D"/>
    <w:rsid w:val="002A6AA4"/>
    <w:rsid w:val="002A7C6B"/>
    <w:rsid w:val="002B1E90"/>
    <w:rsid w:val="002B71FE"/>
    <w:rsid w:val="002C2709"/>
    <w:rsid w:val="002C27C4"/>
    <w:rsid w:val="002C3043"/>
    <w:rsid w:val="002C3106"/>
    <w:rsid w:val="002C48D5"/>
    <w:rsid w:val="002C4DF8"/>
    <w:rsid w:val="002C4FCA"/>
    <w:rsid w:val="002C5500"/>
    <w:rsid w:val="002C6AEC"/>
    <w:rsid w:val="002D12CE"/>
    <w:rsid w:val="002D697F"/>
    <w:rsid w:val="002D746A"/>
    <w:rsid w:val="002E26E0"/>
    <w:rsid w:val="002E2B9A"/>
    <w:rsid w:val="002E2D6D"/>
    <w:rsid w:val="002E48E1"/>
    <w:rsid w:val="002E4C61"/>
    <w:rsid w:val="002E69F6"/>
    <w:rsid w:val="002E6ED7"/>
    <w:rsid w:val="002F1806"/>
    <w:rsid w:val="002F1C97"/>
    <w:rsid w:val="002F20AF"/>
    <w:rsid w:val="002F25D7"/>
    <w:rsid w:val="002F31FD"/>
    <w:rsid w:val="002F38AC"/>
    <w:rsid w:val="002F3C46"/>
    <w:rsid w:val="003015CA"/>
    <w:rsid w:val="0030506C"/>
    <w:rsid w:val="0030755A"/>
    <w:rsid w:val="00307ED2"/>
    <w:rsid w:val="00310082"/>
    <w:rsid w:val="00311622"/>
    <w:rsid w:val="00311BDC"/>
    <w:rsid w:val="00312228"/>
    <w:rsid w:val="00314EDD"/>
    <w:rsid w:val="0031596D"/>
    <w:rsid w:val="00317911"/>
    <w:rsid w:val="003179C0"/>
    <w:rsid w:val="00317D7E"/>
    <w:rsid w:val="003210A1"/>
    <w:rsid w:val="00326592"/>
    <w:rsid w:val="00327386"/>
    <w:rsid w:val="00327EA6"/>
    <w:rsid w:val="00331EAF"/>
    <w:rsid w:val="003323EC"/>
    <w:rsid w:val="00332758"/>
    <w:rsid w:val="00333741"/>
    <w:rsid w:val="00333993"/>
    <w:rsid w:val="00334311"/>
    <w:rsid w:val="00337A43"/>
    <w:rsid w:val="00340ADD"/>
    <w:rsid w:val="00346DF5"/>
    <w:rsid w:val="003473E3"/>
    <w:rsid w:val="003626C4"/>
    <w:rsid w:val="00362E36"/>
    <w:rsid w:val="003632F2"/>
    <w:rsid w:val="0036748E"/>
    <w:rsid w:val="0037585F"/>
    <w:rsid w:val="00377449"/>
    <w:rsid w:val="00384668"/>
    <w:rsid w:val="00385071"/>
    <w:rsid w:val="003866ED"/>
    <w:rsid w:val="003930C8"/>
    <w:rsid w:val="00395026"/>
    <w:rsid w:val="0039583C"/>
    <w:rsid w:val="003A28A8"/>
    <w:rsid w:val="003A389A"/>
    <w:rsid w:val="003A6678"/>
    <w:rsid w:val="003A75C5"/>
    <w:rsid w:val="003B101D"/>
    <w:rsid w:val="003B1045"/>
    <w:rsid w:val="003B4D0D"/>
    <w:rsid w:val="003C1DE6"/>
    <w:rsid w:val="003C46B4"/>
    <w:rsid w:val="003C4D32"/>
    <w:rsid w:val="003C6AC0"/>
    <w:rsid w:val="003D033D"/>
    <w:rsid w:val="003D5B8E"/>
    <w:rsid w:val="003E1C4F"/>
    <w:rsid w:val="003E340F"/>
    <w:rsid w:val="003E3F48"/>
    <w:rsid w:val="003E4B56"/>
    <w:rsid w:val="003E53B6"/>
    <w:rsid w:val="00400DEA"/>
    <w:rsid w:val="00403084"/>
    <w:rsid w:val="004112CA"/>
    <w:rsid w:val="00412D3C"/>
    <w:rsid w:val="00415334"/>
    <w:rsid w:val="00417300"/>
    <w:rsid w:val="00417EE4"/>
    <w:rsid w:val="004223DF"/>
    <w:rsid w:val="00426FBD"/>
    <w:rsid w:val="00427F80"/>
    <w:rsid w:val="00434E47"/>
    <w:rsid w:val="00437A9E"/>
    <w:rsid w:val="00440A00"/>
    <w:rsid w:val="00442557"/>
    <w:rsid w:val="00444686"/>
    <w:rsid w:val="00447CFF"/>
    <w:rsid w:val="0045357A"/>
    <w:rsid w:val="00453C80"/>
    <w:rsid w:val="00454BFA"/>
    <w:rsid w:val="004605BB"/>
    <w:rsid w:val="00461815"/>
    <w:rsid w:val="00465B0B"/>
    <w:rsid w:val="00472746"/>
    <w:rsid w:val="00474F75"/>
    <w:rsid w:val="004820FC"/>
    <w:rsid w:val="00484A2F"/>
    <w:rsid w:val="004860FE"/>
    <w:rsid w:val="0048657A"/>
    <w:rsid w:val="00487289"/>
    <w:rsid w:val="004A4C81"/>
    <w:rsid w:val="004A5855"/>
    <w:rsid w:val="004A702F"/>
    <w:rsid w:val="004A710E"/>
    <w:rsid w:val="004B040D"/>
    <w:rsid w:val="004B0530"/>
    <w:rsid w:val="004B0B39"/>
    <w:rsid w:val="004B1A64"/>
    <w:rsid w:val="004B48B5"/>
    <w:rsid w:val="004B5155"/>
    <w:rsid w:val="004B72E4"/>
    <w:rsid w:val="004C0877"/>
    <w:rsid w:val="004C2997"/>
    <w:rsid w:val="004C319A"/>
    <w:rsid w:val="004C33EB"/>
    <w:rsid w:val="004C442D"/>
    <w:rsid w:val="004C6575"/>
    <w:rsid w:val="004C7971"/>
    <w:rsid w:val="004D3F24"/>
    <w:rsid w:val="004D40A4"/>
    <w:rsid w:val="004D584C"/>
    <w:rsid w:val="004D609D"/>
    <w:rsid w:val="004E4236"/>
    <w:rsid w:val="004E4C5E"/>
    <w:rsid w:val="004E6181"/>
    <w:rsid w:val="004F04BD"/>
    <w:rsid w:val="004F27E0"/>
    <w:rsid w:val="004F4F48"/>
    <w:rsid w:val="004F523C"/>
    <w:rsid w:val="004F69F6"/>
    <w:rsid w:val="004F7370"/>
    <w:rsid w:val="0050218A"/>
    <w:rsid w:val="0050274B"/>
    <w:rsid w:val="00503D35"/>
    <w:rsid w:val="005119C3"/>
    <w:rsid w:val="0052180C"/>
    <w:rsid w:val="005221EF"/>
    <w:rsid w:val="005245DF"/>
    <w:rsid w:val="005267FC"/>
    <w:rsid w:val="0053173B"/>
    <w:rsid w:val="0053417F"/>
    <w:rsid w:val="00535AF6"/>
    <w:rsid w:val="00536A31"/>
    <w:rsid w:val="005370A5"/>
    <w:rsid w:val="00537148"/>
    <w:rsid w:val="00541C3D"/>
    <w:rsid w:val="0054279E"/>
    <w:rsid w:val="00544709"/>
    <w:rsid w:val="0054481D"/>
    <w:rsid w:val="00544DAE"/>
    <w:rsid w:val="005471E0"/>
    <w:rsid w:val="005475FF"/>
    <w:rsid w:val="00550D1A"/>
    <w:rsid w:val="005533F1"/>
    <w:rsid w:val="005544FF"/>
    <w:rsid w:val="00555C48"/>
    <w:rsid w:val="0056140F"/>
    <w:rsid w:val="00562F5F"/>
    <w:rsid w:val="005659AB"/>
    <w:rsid w:val="00576E70"/>
    <w:rsid w:val="005779F2"/>
    <w:rsid w:val="0058458F"/>
    <w:rsid w:val="00586153"/>
    <w:rsid w:val="005865A7"/>
    <w:rsid w:val="00586AA7"/>
    <w:rsid w:val="00586C37"/>
    <w:rsid w:val="00591DC6"/>
    <w:rsid w:val="00592023"/>
    <w:rsid w:val="00592A9D"/>
    <w:rsid w:val="005A3565"/>
    <w:rsid w:val="005A3A46"/>
    <w:rsid w:val="005A69F5"/>
    <w:rsid w:val="005A7D5C"/>
    <w:rsid w:val="005B14D8"/>
    <w:rsid w:val="005B40FB"/>
    <w:rsid w:val="005B5051"/>
    <w:rsid w:val="005C1B19"/>
    <w:rsid w:val="005C2854"/>
    <w:rsid w:val="005C7BE6"/>
    <w:rsid w:val="005D0635"/>
    <w:rsid w:val="005D2BE3"/>
    <w:rsid w:val="005D4BC0"/>
    <w:rsid w:val="005D602F"/>
    <w:rsid w:val="005E0D41"/>
    <w:rsid w:val="005E1F08"/>
    <w:rsid w:val="005E2C5C"/>
    <w:rsid w:val="005E3007"/>
    <w:rsid w:val="005E4890"/>
    <w:rsid w:val="005F4317"/>
    <w:rsid w:val="00601678"/>
    <w:rsid w:val="00603357"/>
    <w:rsid w:val="00607CB1"/>
    <w:rsid w:val="006110DB"/>
    <w:rsid w:val="00611F28"/>
    <w:rsid w:val="0061435C"/>
    <w:rsid w:val="00621229"/>
    <w:rsid w:val="0062154E"/>
    <w:rsid w:val="0062188C"/>
    <w:rsid w:val="00622CB5"/>
    <w:rsid w:val="00624062"/>
    <w:rsid w:val="00626654"/>
    <w:rsid w:val="00631B25"/>
    <w:rsid w:val="006338B9"/>
    <w:rsid w:val="00637223"/>
    <w:rsid w:val="006372DF"/>
    <w:rsid w:val="0064544C"/>
    <w:rsid w:val="00646240"/>
    <w:rsid w:val="00650C48"/>
    <w:rsid w:val="00653AFC"/>
    <w:rsid w:val="00655235"/>
    <w:rsid w:val="00656D69"/>
    <w:rsid w:val="00660144"/>
    <w:rsid w:val="00661132"/>
    <w:rsid w:val="006637B8"/>
    <w:rsid w:val="006663E0"/>
    <w:rsid w:val="00667BFF"/>
    <w:rsid w:val="006707DE"/>
    <w:rsid w:val="00671D6F"/>
    <w:rsid w:val="00674EC3"/>
    <w:rsid w:val="00677438"/>
    <w:rsid w:val="00682CD9"/>
    <w:rsid w:val="00686CA9"/>
    <w:rsid w:val="00687525"/>
    <w:rsid w:val="006905E8"/>
    <w:rsid w:val="00690B26"/>
    <w:rsid w:val="00691239"/>
    <w:rsid w:val="00692501"/>
    <w:rsid w:val="00695F1B"/>
    <w:rsid w:val="006A05A7"/>
    <w:rsid w:val="006A15C5"/>
    <w:rsid w:val="006A60A2"/>
    <w:rsid w:val="006A663F"/>
    <w:rsid w:val="006B605E"/>
    <w:rsid w:val="006C098C"/>
    <w:rsid w:val="006C2020"/>
    <w:rsid w:val="006C4E12"/>
    <w:rsid w:val="006C5D79"/>
    <w:rsid w:val="006C5E5E"/>
    <w:rsid w:val="006D05FD"/>
    <w:rsid w:val="006D45AB"/>
    <w:rsid w:val="006D7091"/>
    <w:rsid w:val="006E30C8"/>
    <w:rsid w:val="006E39DB"/>
    <w:rsid w:val="006E4BCE"/>
    <w:rsid w:val="006E4ECB"/>
    <w:rsid w:val="006E73C4"/>
    <w:rsid w:val="006F00C7"/>
    <w:rsid w:val="006F0148"/>
    <w:rsid w:val="006F19FF"/>
    <w:rsid w:val="006F1CBF"/>
    <w:rsid w:val="006F1E36"/>
    <w:rsid w:val="006F4F5E"/>
    <w:rsid w:val="007017E6"/>
    <w:rsid w:val="00702E51"/>
    <w:rsid w:val="007039AE"/>
    <w:rsid w:val="007047A1"/>
    <w:rsid w:val="00705C48"/>
    <w:rsid w:val="0070610C"/>
    <w:rsid w:val="00706152"/>
    <w:rsid w:val="00707905"/>
    <w:rsid w:val="007120C8"/>
    <w:rsid w:val="00712EA4"/>
    <w:rsid w:val="00723309"/>
    <w:rsid w:val="007238B6"/>
    <w:rsid w:val="00724B97"/>
    <w:rsid w:val="007251A4"/>
    <w:rsid w:val="00726668"/>
    <w:rsid w:val="00727241"/>
    <w:rsid w:val="007277EB"/>
    <w:rsid w:val="0073247F"/>
    <w:rsid w:val="0073458A"/>
    <w:rsid w:val="00737DE1"/>
    <w:rsid w:val="00743AAC"/>
    <w:rsid w:val="0074470F"/>
    <w:rsid w:val="0074554F"/>
    <w:rsid w:val="007510D9"/>
    <w:rsid w:val="007538BF"/>
    <w:rsid w:val="007545C8"/>
    <w:rsid w:val="00763366"/>
    <w:rsid w:val="007668DC"/>
    <w:rsid w:val="00770C32"/>
    <w:rsid w:val="00771535"/>
    <w:rsid w:val="0077205E"/>
    <w:rsid w:val="00772246"/>
    <w:rsid w:val="00772E8C"/>
    <w:rsid w:val="00773E9F"/>
    <w:rsid w:val="0077770D"/>
    <w:rsid w:val="00781109"/>
    <w:rsid w:val="00784BC9"/>
    <w:rsid w:val="0078684D"/>
    <w:rsid w:val="00790540"/>
    <w:rsid w:val="00792179"/>
    <w:rsid w:val="00794702"/>
    <w:rsid w:val="00796061"/>
    <w:rsid w:val="0079699E"/>
    <w:rsid w:val="007A01C5"/>
    <w:rsid w:val="007A023F"/>
    <w:rsid w:val="007A42E7"/>
    <w:rsid w:val="007A613C"/>
    <w:rsid w:val="007B03E7"/>
    <w:rsid w:val="007B18BC"/>
    <w:rsid w:val="007B41FA"/>
    <w:rsid w:val="007B47FC"/>
    <w:rsid w:val="007B55F4"/>
    <w:rsid w:val="007B5C2B"/>
    <w:rsid w:val="007B5CF9"/>
    <w:rsid w:val="007C048E"/>
    <w:rsid w:val="007C1737"/>
    <w:rsid w:val="007C1F6E"/>
    <w:rsid w:val="007C23FF"/>
    <w:rsid w:val="007C34F6"/>
    <w:rsid w:val="007C538E"/>
    <w:rsid w:val="007D3205"/>
    <w:rsid w:val="007D410F"/>
    <w:rsid w:val="007D761A"/>
    <w:rsid w:val="007E0DEF"/>
    <w:rsid w:val="007E1493"/>
    <w:rsid w:val="007E386C"/>
    <w:rsid w:val="007F3807"/>
    <w:rsid w:val="007F5AB8"/>
    <w:rsid w:val="007F62E5"/>
    <w:rsid w:val="007F6404"/>
    <w:rsid w:val="0080017B"/>
    <w:rsid w:val="00800B4C"/>
    <w:rsid w:val="0080433B"/>
    <w:rsid w:val="00810CB4"/>
    <w:rsid w:val="008117AF"/>
    <w:rsid w:val="00820175"/>
    <w:rsid w:val="00820F02"/>
    <w:rsid w:val="00821E27"/>
    <w:rsid w:val="00824C33"/>
    <w:rsid w:val="00832530"/>
    <w:rsid w:val="00832C46"/>
    <w:rsid w:val="00832C87"/>
    <w:rsid w:val="00835B4C"/>
    <w:rsid w:val="0083698C"/>
    <w:rsid w:val="00840497"/>
    <w:rsid w:val="0084395F"/>
    <w:rsid w:val="00843A6B"/>
    <w:rsid w:val="008442A0"/>
    <w:rsid w:val="00853372"/>
    <w:rsid w:val="00854486"/>
    <w:rsid w:val="00854A0D"/>
    <w:rsid w:val="008566F7"/>
    <w:rsid w:val="00857921"/>
    <w:rsid w:val="00860F64"/>
    <w:rsid w:val="00861233"/>
    <w:rsid w:val="00861CB5"/>
    <w:rsid w:val="00864D8C"/>
    <w:rsid w:val="00865600"/>
    <w:rsid w:val="008700A1"/>
    <w:rsid w:val="00873198"/>
    <w:rsid w:val="00874D36"/>
    <w:rsid w:val="00880D9D"/>
    <w:rsid w:val="00881F98"/>
    <w:rsid w:val="0088234A"/>
    <w:rsid w:val="00886657"/>
    <w:rsid w:val="00886FC7"/>
    <w:rsid w:val="00887AA6"/>
    <w:rsid w:val="0089199F"/>
    <w:rsid w:val="00892735"/>
    <w:rsid w:val="00895DD5"/>
    <w:rsid w:val="008A08DE"/>
    <w:rsid w:val="008A1EA6"/>
    <w:rsid w:val="008A784E"/>
    <w:rsid w:val="008A7CF6"/>
    <w:rsid w:val="008B7A61"/>
    <w:rsid w:val="008C2985"/>
    <w:rsid w:val="008C2FFE"/>
    <w:rsid w:val="008D0876"/>
    <w:rsid w:val="008D12AC"/>
    <w:rsid w:val="008D2AED"/>
    <w:rsid w:val="008D47EC"/>
    <w:rsid w:val="008D70F0"/>
    <w:rsid w:val="008E04D6"/>
    <w:rsid w:val="008E30FE"/>
    <w:rsid w:val="008E3D9F"/>
    <w:rsid w:val="008E4034"/>
    <w:rsid w:val="008E5DCD"/>
    <w:rsid w:val="008F25D2"/>
    <w:rsid w:val="008F5F23"/>
    <w:rsid w:val="008F7907"/>
    <w:rsid w:val="009007DA"/>
    <w:rsid w:val="00900C48"/>
    <w:rsid w:val="00901AB6"/>
    <w:rsid w:val="0090751F"/>
    <w:rsid w:val="00910AA3"/>
    <w:rsid w:val="00914E8F"/>
    <w:rsid w:val="00917E55"/>
    <w:rsid w:val="009237C8"/>
    <w:rsid w:val="009305B1"/>
    <w:rsid w:val="0093350A"/>
    <w:rsid w:val="00937553"/>
    <w:rsid w:val="0094214E"/>
    <w:rsid w:val="0094253D"/>
    <w:rsid w:val="009444FF"/>
    <w:rsid w:val="0094620C"/>
    <w:rsid w:val="0094791B"/>
    <w:rsid w:val="0095083A"/>
    <w:rsid w:val="00950915"/>
    <w:rsid w:val="009529C9"/>
    <w:rsid w:val="00961126"/>
    <w:rsid w:val="00961955"/>
    <w:rsid w:val="009648D8"/>
    <w:rsid w:val="00965756"/>
    <w:rsid w:val="00966931"/>
    <w:rsid w:val="00967641"/>
    <w:rsid w:val="00967653"/>
    <w:rsid w:val="00976974"/>
    <w:rsid w:val="00982A4D"/>
    <w:rsid w:val="00983046"/>
    <w:rsid w:val="00983B2D"/>
    <w:rsid w:val="00985399"/>
    <w:rsid w:val="00991150"/>
    <w:rsid w:val="0099375B"/>
    <w:rsid w:val="0099520B"/>
    <w:rsid w:val="00997D41"/>
    <w:rsid w:val="009A2CC0"/>
    <w:rsid w:val="009A2FA5"/>
    <w:rsid w:val="009A4845"/>
    <w:rsid w:val="009A4C43"/>
    <w:rsid w:val="009A5FC5"/>
    <w:rsid w:val="009B0E7B"/>
    <w:rsid w:val="009B512C"/>
    <w:rsid w:val="009B6DED"/>
    <w:rsid w:val="009B7F16"/>
    <w:rsid w:val="009C0919"/>
    <w:rsid w:val="009C0AFC"/>
    <w:rsid w:val="009C312E"/>
    <w:rsid w:val="009C7A01"/>
    <w:rsid w:val="009C7A9F"/>
    <w:rsid w:val="009D0003"/>
    <w:rsid w:val="009D1F68"/>
    <w:rsid w:val="009D58A8"/>
    <w:rsid w:val="009D708E"/>
    <w:rsid w:val="009D718C"/>
    <w:rsid w:val="009E27EC"/>
    <w:rsid w:val="009F19DE"/>
    <w:rsid w:val="009F3583"/>
    <w:rsid w:val="009F3EB5"/>
    <w:rsid w:val="009F4EBA"/>
    <w:rsid w:val="009F54D1"/>
    <w:rsid w:val="00A00123"/>
    <w:rsid w:val="00A02B67"/>
    <w:rsid w:val="00A07D65"/>
    <w:rsid w:val="00A12F19"/>
    <w:rsid w:val="00A15C9C"/>
    <w:rsid w:val="00A175B6"/>
    <w:rsid w:val="00A17AF6"/>
    <w:rsid w:val="00A2272A"/>
    <w:rsid w:val="00A26044"/>
    <w:rsid w:val="00A26840"/>
    <w:rsid w:val="00A31ADC"/>
    <w:rsid w:val="00A328FC"/>
    <w:rsid w:val="00A3353C"/>
    <w:rsid w:val="00A359DB"/>
    <w:rsid w:val="00A37E6A"/>
    <w:rsid w:val="00A40A89"/>
    <w:rsid w:val="00A4118E"/>
    <w:rsid w:val="00A45B9F"/>
    <w:rsid w:val="00A46CD7"/>
    <w:rsid w:val="00A47215"/>
    <w:rsid w:val="00A47812"/>
    <w:rsid w:val="00A50A67"/>
    <w:rsid w:val="00A51FB4"/>
    <w:rsid w:val="00A54B44"/>
    <w:rsid w:val="00A54DBB"/>
    <w:rsid w:val="00A56FF4"/>
    <w:rsid w:val="00A62716"/>
    <w:rsid w:val="00A63787"/>
    <w:rsid w:val="00A644BA"/>
    <w:rsid w:val="00A7136C"/>
    <w:rsid w:val="00A722CA"/>
    <w:rsid w:val="00A72F0E"/>
    <w:rsid w:val="00A7551E"/>
    <w:rsid w:val="00A75EA5"/>
    <w:rsid w:val="00A8089B"/>
    <w:rsid w:val="00A80E54"/>
    <w:rsid w:val="00A83FCF"/>
    <w:rsid w:val="00A84145"/>
    <w:rsid w:val="00A85715"/>
    <w:rsid w:val="00A86FC4"/>
    <w:rsid w:val="00A873D2"/>
    <w:rsid w:val="00A879E6"/>
    <w:rsid w:val="00A91A36"/>
    <w:rsid w:val="00A96614"/>
    <w:rsid w:val="00A969AB"/>
    <w:rsid w:val="00A9744A"/>
    <w:rsid w:val="00AA0B3F"/>
    <w:rsid w:val="00AA0C0A"/>
    <w:rsid w:val="00AA3187"/>
    <w:rsid w:val="00AA49DE"/>
    <w:rsid w:val="00AA6535"/>
    <w:rsid w:val="00AB0A74"/>
    <w:rsid w:val="00AB0B7C"/>
    <w:rsid w:val="00AB3634"/>
    <w:rsid w:val="00AB4321"/>
    <w:rsid w:val="00AB4E56"/>
    <w:rsid w:val="00AB62D4"/>
    <w:rsid w:val="00AC0189"/>
    <w:rsid w:val="00AC3A6E"/>
    <w:rsid w:val="00AC528E"/>
    <w:rsid w:val="00AD0B5B"/>
    <w:rsid w:val="00AD1FB1"/>
    <w:rsid w:val="00AD2FF9"/>
    <w:rsid w:val="00AD3B59"/>
    <w:rsid w:val="00AD5AFC"/>
    <w:rsid w:val="00AD68D3"/>
    <w:rsid w:val="00AE1FDD"/>
    <w:rsid w:val="00AE2D13"/>
    <w:rsid w:val="00AE5F83"/>
    <w:rsid w:val="00AF1628"/>
    <w:rsid w:val="00AF3908"/>
    <w:rsid w:val="00AF5331"/>
    <w:rsid w:val="00AF5894"/>
    <w:rsid w:val="00AF659F"/>
    <w:rsid w:val="00B001E8"/>
    <w:rsid w:val="00B015C6"/>
    <w:rsid w:val="00B05039"/>
    <w:rsid w:val="00B06130"/>
    <w:rsid w:val="00B16908"/>
    <w:rsid w:val="00B17C60"/>
    <w:rsid w:val="00B17E14"/>
    <w:rsid w:val="00B21525"/>
    <w:rsid w:val="00B21A2E"/>
    <w:rsid w:val="00B21A9C"/>
    <w:rsid w:val="00B23E10"/>
    <w:rsid w:val="00B2465A"/>
    <w:rsid w:val="00B26BE0"/>
    <w:rsid w:val="00B26F3D"/>
    <w:rsid w:val="00B35B64"/>
    <w:rsid w:val="00B3631E"/>
    <w:rsid w:val="00B4060F"/>
    <w:rsid w:val="00B4087B"/>
    <w:rsid w:val="00B41277"/>
    <w:rsid w:val="00B44279"/>
    <w:rsid w:val="00B45D2D"/>
    <w:rsid w:val="00B50BF3"/>
    <w:rsid w:val="00B55E80"/>
    <w:rsid w:val="00B571F3"/>
    <w:rsid w:val="00B626DD"/>
    <w:rsid w:val="00B6371E"/>
    <w:rsid w:val="00B66538"/>
    <w:rsid w:val="00B70353"/>
    <w:rsid w:val="00B745EC"/>
    <w:rsid w:val="00B75A8B"/>
    <w:rsid w:val="00B80C5C"/>
    <w:rsid w:val="00B83150"/>
    <w:rsid w:val="00B83770"/>
    <w:rsid w:val="00B83771"/>
    <w:rsid w:val="00B93152"/>
    <w:rsid w:val="00B9341A"/>
    <w:rsid w:val="00B949FE"/>
    <w:rsid w:val="00B97A8C"/>
    <w:rsid w:val="00BA3061"/>
    <w:rsid w:val="00BA3FEB"/>
    <w:rsid w:val="00BA4323"/>
    <w:rsid w:val="00BA64FE"/>
    <w:rsid w:val="00BA7266"/>
    <w:rsid w:val="00BA740B"/>
    <w:rsid w:val="00BA7B8A"/>
    <w:rsid w:val="00BB0A8B"/>
    <w:rsid w:val="00BB438E"/>
    <w:rsid w:val="00BB55B5"/>
    <w:rsid w:val="00BB7BB8"/>
    <w:rsid w:val="00BC017D"/>
    <w:rsid w:val="00BC2449"/>
    <w:rsid w:val="00BC26E6"/>
    <w:rsid w:val="00BC276C"/>
    <w:rsid w:val="00BC3B4F"/>
    <w:rsid w:val="00BD15AD"/>
    <w:rsid w:val="00BD2120"/>
    <w:rsid w:val="00BD21CA"/>
    <w:rsid w:val="00BE5E0A"/>
    <w:rsid w:val="00BE6F57"/>
    <w:rsid w:val="00BE74D4"/>
    <w:rsid w:val="00BE77CB"/>
    <w:rsid w:val="00BF053E"/>
    <w:rsid w:val="00BF38BF"/>
    <w:rsid w:val="00BF4D28"/>
    <w:rsid w:val="00BF4DA1"/>
    <w:rsid w:val="00BF52A3"/>
    <w:rsid w:val="00C00321"/>
    <w:rsid w:val="00C019A5"/>
    <w:rsid w:val="00C0205B"/>
    <w:rsid w:val="00C029F7"/>
    <w:rsid w:val="00C12C79"/>
    <w:rsid w:val="00C159D9"/>
    <w:rsid w:val="00C1627E"/>
    <w:rsid w:val="00C165DD"/>
    <w:rsid w:val="00C25D29"/>
    <w:rsid w:val="00C302F6"/>
    <w:rsid w:val="00C31CC0"/>
    <w:rsid w:val="00C320B5"/>
    <w:rsid w:val="00C36A1F"/>
    <w:rsid w:val="00C424A4"/>
    <w:rsid w:val="00C43506"/>
    <w:rsid w:val="00C43DD4"/>
    <w:rsid w:val="00C444FB"/>
    <w:rsid w:val="00C4744A"/>
    <w:rsid w:val="00C5278E"/>
    <w:rsid w:val="00C55C7C"/>
    <w:rsid w:val="00C617D6"/>
    <w:rsid w:val="00C61FFB"/>
    <w:rsid w:val="00C64D2C"/>
    <w:rsid w:val="00C65EE1"/>
    <w:rsid w:val="00C7052B"/>
    <w:rsid w:val="00C81AA7"/>
    <w:rsid w:val="00C85696"/>
    <w:rsid w:val="00C90AB2"/>
    <w:rsid w:val="00CA2611"/>
    <w:rsid w:val="00CA3700"/>
    <w:rsid w:val="00CB4B2B"/>
    <w:rsid w:val="00CB66B4"/>
    <w:rsid w:val="00CB7C8F"/>
    <w:rsid w:val="00CC3927"/>
    <w:rsid w:val="00CD102A"/>
    <w:rsid w:val="00CD6933"/>
    <w:rsid w:val="00CD710F"/>
    <w:rsid w:val="00CE2B4E"/>
    <w:rsid w:val="00CE67A3"/>
    <w:rsid w:val="00CF28B1"/>
    <w:rsid w:val="00CF3B7E"/>
    <w:rsid w:val="00CF59F7"/>
    <w:rsid w:val="00CF7D39"/>
    <w:rsid w:val="00D00671"/>
    <w:rsid w:val="00D01CFF"/>
    <w:rsid w:val="00D042D6"/>
    <w:rsid w:val="00D071B9"/>
    <w:rsid w:val="00D1344E"/>
    <w:rsid w:val="00D14545"/>
    <w:rsid w:val="00D17AF8"/>
    <w:rsid w:val="00D25B34"/>
    <w:rsid w:val="00D274CA"/>
    <w:rsid w:val="00D27648"/>
    <w:rsid w:val="00D27AD5"/>
    <w:rsid w:val="00D30C46"/>
    <w:rsid w:val="00D31144"/>
    <w:rsid w:val="00D31F83"/>
    <w:rsid w:val="00D33E50"/>
    <w:rsid w:val="00D349F7"/>
    <w:rsid w:val="00D36DC3"/>
    <w:rsid w:val="00D42BE5"/>
    <w:rsid w:val="00D4549D"/>
    <w:rsid w:val="00D51C2D"/>
    <w:rsid w:val="00D550B5"/>
    <w:rsid w:val="00D56447"/>
    <w:rsid w:val="00D56DE1"/>
    <w:rsid w:val="00D60CD8"/>
    <w:rsid w:val="00D61763"/>
    <w:rsid w:val="00D62539"/>
    <w:rsid w:val="00D74846"/>
    <w:rsid w:val="00D76C79"/>
    <w:rsid w:val="00D839AB"/>
    <w:rsid w:val="00D84897"/>
    <w:rsid w:val="00D84A19"/>
    <w:rsid w:val="00D8639A"/>
    <w:rsid w:val="00D91A93"/>
    <w:rsid w:val="00D92937"/>
    <w:rsid w:val="00D92AE1"/>
    <w:rsid w:val="00D9422C"/>
    <w:rsid w:val="00D94470"/>
    <w:rsid w:val="00D96CFF"/>
    <w:rsid w:val="00DA28CE"/>
    <w:rsid w:val="00DA29D1"/>
    <w:rsid w:val="00DA4FEA"/>
    <w:rsid w:val="00DA5101"/>
    <w:rsid w:val="00DB3A34"/>
    <w:rsid w:val="00DB3FCC"/>
    <w:rsid w:val="00DB5EC0"/>
    <w:rsid w:val="00DC26B0"/>
    <w:rsid w:val="00DC6629"/>
    <w:rsid w:val="00DC664A"/>
    <w:rsid w:val="00DC6C61"/>
    <w:rsid w:val="00DC7277"/>
    <w:rsid w:val="00DC767C"/>
    <w:rsid w:val="00DD217F"/>
    <w:rsid w:val="00DD52B0"/>
    <w:rsid w:val="00DE0DF2"/>
    <w:rsid w:val="00DE1A20"/>
    <w:rsid w:val="00DE727D"/>
    <w:rsid w:val="00DF2C8A"/>
    <w:rsid w:val="00DF3F94"/>
    <w:rsid w:val="00E003E1"/>
    <w:rsid w:val="00E0074D"/>
    <w:rsid w:val="00E0223F"/>
    <w:rsid w:val="00E023AC"/>
    <w:rsid w:val="00E039A8"/>
    <w:rsid w:val="00E03B3D"/>
    <w:rsid w:val="00E04B45"/>
    <w:rsid w:val="00E04DA9"/>
    <w:rsid w:val="00E06D35"/>
    <w:rsid w:val="00E06EAA"/>
    <w:rsid w:val="00E157DB"/>
    <w:rsid w:val="00E15C61"/>
    <w:rsid w:val="00E22B37"/>
    <w:rsid w:val="00E25D61"/>
    <w:rsid w:val="00E426D0"/>
    <w:rsid w:val="00E449C7"/>
    <w:rsid w:val="00E4505B"/>
    <w:rsid w:val="00E46E57"/>
    <w:rsid w:val="00E50AB9"/>
    <w:rsid w:val="00E51D90"/>
    <w:rsid w:val="00E5257B"/>
    <w:rsid w:val="00E572EB"/>
    <w:rsid w:val="00E576BE"/>
    <w:rsid w:val="00E601BA"/>
    <w:rsid w:val="00E631EC"/>
    <w:rsid w:val="00E63D40"/>
    <w:rsid w:val="00E6523C"/>
    <w:rsid w:val="00E70716"/>
    <w:rsid w:val="00E74456"/>
    <w:rsid w:val="00E748A8"/>
    <w:rsid w:val="00E760F2"/>
    <w:rsid w:val="00E766CC"/>
    <w:rsid w:val="00E7772D"/>
    <w:rsid w:val="00E8157C"/>
    <w:rsid w:val="00E83D78"/>
    <w:rsid w:val="00E87EB1"/>
    <w:rsid w:val="00E96260"/>
    <w:rsid w:val="00EA00EA"/>
    <w:rsid w:val="00EB1607"/>
    <w:rsid w:val="00EB339A"/>
    <w:rsid w:val="00EB36FB"/>
    <w:rsid w:val="00EB6AB9"/>
    <w:rsid w:val="00EB7601"/>
    <w:rsid w:val="00EC1EA1"/>
    <w:rsid w:val="00EC3897"/>
    <w:rsid w:val="00EC4A07"/>
    <w:rsid w:val="00EC6370"/>
    <w:rsid w:val="00EC76DF"/>
    <w:rsid w:val="00EC7F18"/>
    <w:rsid w:val="00EC7F7A"/>
    <w:rsid w:val="00ED608B"/>
    <w:rsid w:val="00ED6343"/>
    <w:rsid w:val="00ED74D0"/>
    <w:rsid w:val="00EE0D9D"/>
    <w:rsid w:val="00EE381B"/>
    <w:rsid w:val="00EF1303"/>
    <w:rsid w:val="00EF1951"/>
    <w:rsid w:val="00EF4FF9"/>
    <w:rsid w:val="00EF6922"/>
    <w:rsid w:val="00F00F95"/>
    <w:rsid w:val="00F02B93"/>
    <w:rsid w:val="00F04517"/>
    <w:rsid w:val="00F048CA"/>
    <w:rsid w:val="00F049C7"/>
    <w:rsid w:val="00F05D2B"/>
    <w:rsid w:val="00F067AB"/>
    <w:rsid w:val="00F10C60"/>
    <w:rsid w:val="00F12294"/>
    <w:rsid w:val="00F1258D"/>
    <w:rsid w:val="00F12989"/>
    <w:rsid w:val="00F12C1B"/>
    <w:rsid w:val="00F14360"/>
    <w:rsid w:val="00F20478"/>
    <w:rsid w:val="00F21836"/>
    <w:rsid w:val="00F22566"/>
    <w:rsid w:val="00F226E5"/>
    <w:rsid w:val="00F30CF9"/>
    <w:rsid w:val="00F31AC4"/>
    <w:rsid w:val="00F32949"/>
    <w:rsid w:val="00F32BBE"/>
    <w:rsid w:val="00F33F70"/>
    <w:rsid w:val="00F3478B"/>
    <w:rsid w:val="00F409AA"/>
    <w:rsid w:val="00F4199E"/>
    <w:rsid w:val="00F4245E"/>
    <w:rsid w:val="00F51F00"/>
    <w:rsid w:val="00F543DA"/>
    <w:rsid w:val="00F57923"/>
    <w:rsid w:val="00F608CD"/>
    <w:rsid w:val="00F6393D"/>
    <w:rsid w:val="00F674E6"/>
    <w:rsid w:val="00F72139"/>
    <w:rsid w:val="00F754B6"/>
    <w:rsid w:val="00F82D6F"/>
    <w:rsid w:val="00F85D82"/>
    <w:rsid w:val="00F9090E"/>
    <w:rsid w:val="00F90C39"/>
    <w:rsid w:val="00F91427"/>
    <w:rsid w:val="00F91570"/>
    <w:rsid w:val="00F92C91"/>
    <w:rsid w:val="00F93D72"/>
    <w:rsid w:val="00F97A37"/>
    <w:rsid w:val="00F97E2A"/>
    <w:rsid w:val="00FA0FA9"/>
    <w:rsid w:val="00FA3902"/>
    <w:rsid w:val="00FA3F23"/>
    <w:rsid w:val="00FA4255"/>
    <w:rsid w:val="00FA5F2D"/>
    <w:rsid w:val="00FA7AAF"/>
    <w:rsid w:val="00FB0D9F"/>
    <w:rsid w:val="00FB2126"/>
    <w:rsid w:val="00FB48DE"/>
    <w:rsid w:val="00FB4949"/>
    <w:rsid w:val="00FB674D"/>
    <w:rsid w:val="00FC110A"/>
    <w:rsid w:val="00FC21FE"/>
    <w:rsid w:val="00FC2A28"/>
    <w:rsid w:val="00FC2BC1"/>
    <w:rsid w:val="00FC601E"/>
    <w:rsid w:val="00FD1D3C"/>
    <w:rsid w:val="00FD35A0"/>
    <w:rsid w:val="00FD78FF"/>
    <w:rsid w:val="00FE08EC"/>
    <w:rsid w:val="00FE2077"/>
    <w:rsid w:val="00FE33C1"/>
    <w:rsid w:val="00FE76FE"/>
    <w:rsid w:val="00FF03BF"/>
    <w:rsid w:val="00FF1606"/>
    <w:rsid w:val="00FF65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2A6FF"/>
  <w15:chartTrackingRefBased/>
  <w15:docId w15:val="{2282CAA5-D222-4D55-A7EB-0FCF16558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44A"/>
    <w:rPr>
      <w:rFonts w:ascii="Arial" w:hAnsi="Arial"/>
      <w:lang w:val="en-IN"/>
    </w:rPr>
  </w:style>
  <w:style w:type="paragraph" w:styleId="Heading1">
    <w:name w:val="heading 1"/>
    <w:basedOn w:val="Normal"/>
    <w:next w:val="Normal"/>
    <w:link w:val="Heading1Char"/>
    <w:uiPriority w:val="9"/>
    <w:qFormat/>
    <w:rsid w:val="00631B25"/>
    <w:pPr>
      <w:keepNext/>
      <w:keepLines/>
      <w:numPr>
        <w:numId w:val="1"/>
      </w:numPr>
      <w:spacing w:before="240" w:after="240"/>
      <w:ind w:left="431" w:hanging="431"/>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31B25"/>
    <w:pPr>
      <w:keepNext/>
      <w:keepLines/>
      <w:numPr>
        <w:ilvl w:val="1"/>
        <w:numId w:val="1"/>
      </w:numPr>
      <w:spacing w:before="240" w:after="24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31B25"/>
    <w:pPr>
      <w:keepNext/>
      <w:keepLines/>
      <w:numPr>
        <w:ilvl w:val="2"/>
        <w:numId w:val="1"/>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631B25"/>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31B25"/>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4B48B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B48B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B48B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8B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44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4744A"/>
    <w:rPr>
      <w:rFonts w:ascii="Arial" w:eastAsiaTheme="majorEastAsia" w:hAnsi="Arial" w:cstheme="majorBidi"/>
      <w:spacing w:val="-10"/>
      <w:kern w:val="28"/>
      <w:sz w:val="56"/>
      <w:szCs w:val="56"/>
    </w:rPr>
  </w:style>
  <w:style w:type="paragraph" w:customStyle="1" w:styleId="TitleSubhead">
    <w:name w:val="Title Subhead"/>
    <w:basedOn w:val="Normal"/>
    <w:link w:val="TitleSubheadChar"/>
    <w:qFormat/>
    <w:rsid w:val="004F04BD"/>
    <w:pPr>
      <w:spacing w:before="120" w:after="280"/>
    </w:pPr>
    <w:rPr>
      <w:sz w:val="36"/>
    </w:rPr>
  </w:style>
  <w:style w:type="character" w:customStyle="1" w:styleId="Heading1Char">
    <w:name w:val="Heading 1 Char"/>
    <w:basedOn w:val="DefaultParagraphFont"/>
    <w:link w:val="Heading1"/>
    <w:uiPriority w:val="9"/>
    <w:rsid w:val="00631B25"/>
    <w:rPr>
      <w:rFonts w:ascii="Arial" w:eastAsiaTheme="majorEastAsia" w:hAnsi="Arial" w:cstheme="majorBidi"/>
      <w:sz w:val="40"/>
      <w:szCs w:val="32"/>
      <w:lang w:val="en-IN"/>
    </w:rPr>
  </w:style>
  <w:style w:type="character" w:customStyle="1" w:styleId="TitleSubheadChar">
    <w:name w:val="Title Subhead Char"/>
    <w:basedOn w:val="DefaultParagraphFont"/>
    <w:link w:val="TitleSubhead"/>
    <w:rsid w:val="004F04BD"/>
    <w:rPr>
      <w:rFonts w:ascii="Arial" w:hAnsi="Arial"/>
      <w:sz w:val="36"/>
    </w:rPr>
  </w:style>
  <w:style w:type="character" w:customStyle="1" w:styleId="Heading2Char">
    <w:name w:val="Heading 2 Char"/>
    <w:basedOn w:val="DefaultParagraphFont"/>
    <w:link w:val="Heading2"/>
    <w:uiPriority w:val="9"/>
    <w:rsid w:val="00631B25"/>
    <w:rPr>
      <w:rFonts w:ascii="Arial" w:eastAsiaTheme="majorEastAsia" w:hAnsi="Arial" w:cstheme="majorBidi"/>
      <w:sz w:val="32"/>
      <w:szCs w:val="26"/>
      <w:lang w:val="en-IN"/>
    </w:rPr>
  </w:style>
  <w:style w:type="character" w:customStyle="1" w:styleId="Heading3Char">
    <w:name w:val="Heading 3 Char"/>
    <w:basedOn w:val="DefaultParagraphFont"/>
    <w:link w:val="Heading3"/>
    <w:uiPriority w:val="9"/>
    <w:rsid w:val="00631B25"/>
    <w:rPr>
      <w:rFonts w:ascii="Arial" w:eastAsiaTheme="majorEastAsia" w:hAnsi="Arial" w:cstheme="majorBidi"/>
      <w:sz w:val="24"/>
      <w:szCs w:val="24"/>
      <w:lang w:val="en-IN"/>
    </w:rPr>
  </w:style>
  <w:style w:type="character" w:customStyle="1" w:styleId="Heading4Char">
    <w:name w:val="Heading 4 Char"/>
    <w:basedOn w:val="DefaultParagraphFont"/>
    <w:link w:val="Heading4"/>
    <w:uiPriority w:val="9"/>
    <w:rsid w:val="00631B25"/>
    <w:rPr>
      <w:rFonts w:ascii="Arial" w:eastAsiaTheme="majorEastAsia" w:hAnsi="Arial" w:cstheme="majorBidi"/>
      <w:i/>
      <w:iCs/>
      <w:lang w:val="en-IN"/>
    </w:rPr>
  </w:style>
  <w:style w:type="character" w:customStyle="1" w:styleId="Heading5Char">
    <w:name w:val="Heading 5 Char"/>
    <w:basedOn w:val="DefaultParagraphFont"/>
    <w:link w:val="Heading5"/>
    <w:uiPriority w:val="9"/>
    <w:semiHidden/>
    <w:rsid w:val="00631B25"/>
    <w:rPr>
      <w:rFonts w:asciiTheme="majorHAnsi" w:eastAsiaTheme="majorEastAsia" w:hAnsiTheme="majorHAnsi" w:cstheme="majorBidi"/>
      <w:lang w:val="en-IN"/>
    </w:rPr>
  </w:style>
  <w:style w:type="character" w:customStyle="1" w:styleId="Heading6Char">
    <w:name w:val="Heading 6 Char"/>
    <w:basedOn w:val="DefaultParagraphFont"/>
    <w:link w:val="Heading6"/>
    <w:uiPriority w:val="9"/>
    <w:semiHidden/>
    <w:rsid w:val="004B48B5"/>
    <w:rPr>
      <w:rFonts w:asciiTheme="majorHAnsi" w:eastAsiaTheme="majorEastAsia" w:hAnsiTheme="majorHAnsi" w:cstheme="majorBidi"/>
      <w:color w:val="1F4D78" w:themeColor="accent1" w:themeShade="7F"/>
      <w:lang w:val="en-IN"/>
    </w:rPr>
  </w:style>
  <w:style w:type="character" w:customStyle="1" w:styleId="Heading7Char">
    <w:name w:val="Heading 7 Char"/>
    <w:basedOn w:val="DefaultParagraphFont"/>
    <w:link w:val="Heading7"/>
    <w:uiPriority w:val="9"/>
    <w:semiHidden/>
    <w:rsid w:val="004B48B5"/>
    <w:rPr>
      <w:rFonts w:asciiTheme="majorHAnsi" w:eastAsiaTheme="majorEastAsia" w:hAnsiTheme="majorHAnsi" w:cstheme="majorBidi"/>
      <w:i/>
      <w:iCs/>
      <w:color w:val="1F4D78" w:themeColor="accent1" w:themeShade="7F"/>
      <w:lang w:val="en-IN"/>
    </w:rPr>
  </w:style>
  <w:style w:type="character" w:customStyle="1" w:styleId="Heading8Char">
    <w:name w:val="Heading 8 Char"/>
    <w:basedOn w:val="DefaultParagraphFont"/>
    <w:link w:val="Heading8"/>
    <w:uiPriority w:val="9"/>
    <w:semiHidden/>
    <w:rsid w:val="004B48B5"/>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4B48B5"/>
    <w:rPr>
      <w:rFonts w:asciiTheme="majorHAnsi" w:eastAsiaTheme="majorEastAsia" w:hAnsiTheme="majorHAnsi" w:cstheme="majorBidi"/>
      <w:i/>
      <w:iCs/>
      <w:color w:val="272727" w:themeColor="text1" w:themeTint="D8"/>
      <w:sz w:val="21"/>
      <w:szCs w:val="21"/>
      <w:lang w:val="en-IN"/>
    </w:rPr>
  </w:style>
  <w:style w:type="paragraph" w:styleId="TOCHeading">
    <w:name w:val="TOC Heading"/>
    <w:basedOn w:val="Heading1"/>
    <w:next w:val="Normal"/>
    <w:uiPriority w:val="39"/>
    <w:unhideWhenUsed/>
    <w:qFormat/>
    <w:rsid w:val="00C4744A"/>
    <w:pPr>
      <w:numPr>
        <w:numId w:val="0"/>
      </w:numPr>
      <w:outlineLvl w:val="9"/>
    </w:pPr>
    <w:rPr>
      <w:lang w:val="en-US"/>
    </w:rPr>
  </w:style>
  <w:style w:type="paragraph" w:styleId="TOC1">
    <w:name w:val="toc 1"/>
    <w:basedOn w:val="Normal"/>
    <w:next w:val="Normal"/>
    <w:autoRedefine/>
    <w:uiPriority w:val="39"/>
    <w:unhideWhenUsed/>
    <w:rsid w:val="00C4744A"/>
    <w:pPr>
      <w:spacing w:after="100"/>
    </w:pPr>
  </w:style>
  <w:style w:type="character" w:styleId="Hyperlink">
    <w:name w:val="Hyperlink"/>
    <w:basedOn w:val="DefaultParagraphFont"/>
    <w:uiPriority w:val="99"/>
    <w:unhideWhenUsed/>
    <w:rsid w:val="00C4744A"/>
    <w:rPr>
      <w:color w:val="0563C1" w:themeColor="hyperlink"/>
      <w:u w:val="single"/>
    </w:rPr>
  </w:style>
  <w:style w:type="paragraph" w:customStyle="1" w:styleId="Template">
    <w:name w:val="Template"/>
    <w:basedOn w:val="Normal"/>
    <w:link w:val="TemplateChar"/>
    <w:qFormat/>
    <w:rsid w:val="003E3F48"/>
    <w:rPr>
      <w:i/>
      <w:color w:val="C45911" w:themeColor="accent2" w:themeShade="BF"/>
    </w:rPr>
  </w:style>
  <w:style w:type="paragraph" w:styleId="ListParagraph">
    <w:name w:val="List Paragraph"/>
    <w:basedOn w:val="Normal"/>
    <w:uiPriority w:val="34"/>
    <w:qFormat/>
    <w:rsid w:val="003E3F48"/>
    <w:pPr>
      <w:ind w:left="720"/>
      <w:contextualSpacing/>
    </w:pPr>
  </w:style>
  <w:style w:type="character" w:customStyle="1" w:styleId="TemplateChar">
    <w:name w:val="Template Char"/>
    <w:basedOn w:val="DefaultParagraphFont"/>
    <w:link w:val="Template"/>
    <w:rsid w:val="003E3F48"/>
    <w:rPr>
      <w:rFonts w:ascii="Arial" w:hAnsi="Arial"/>
      <w:i/>
      <w:color w:val="C45911" w:themeColor="accent2" w:themeShade="BF"/>
    </w:rPr>
  </w:style>
  <w:style w:type="table" w:styleId="TableGrid">
    <w:name w:val="Table Grid"/>
    <w:basedOn w:val="TableNormal"/>
    <w:uiPriority w:val="39"/>
    <w:rsid w:val="002E6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F1951"/>
    <w:pPr>
      <w:spacing w:after="100"/>
      <w:ind w:left="220"/>
    </w:pPr>
  </w:style>
  <w:style w:type="paragraph" w:styleId="Header">
    <w:name w:val="header"/>
    <w:basedOn w:val="Normal"/>
    <w:link w:val="HeaderChar"/>
    <w:uiPriority w:val="99"/>
    <w:unhideWhenUsed/>
    <w:rsid w:val="004F04BD"/>
    <w:pPr>
      <w:tabs>
        <w:tab w:val="center" w:pos="4513"/>
        <w:tab w:val="right" w:pos="9026"/>
      </w:tabs>
      <w:spacing w:after="0" w:line="240" w:lineRule="auto"/>
    </w:pPr>
    <w:rPr>
      <w:sz w:val="18"/>
    </w:rPr>
  </w:style>
  <w:style w:type="character" w:customStyle="1" w:styleId="HeaderChar">
    <w:name w:val="Header Char"/>
    <w:basedOn w:val="DefaultParagraphFont"/>
    <w:link w:val="Header"/>
    <w:uiPriority w:val="99"/>
    <w:rsid w:val="004F04BD"/>
    <w:rPr>
      <w:rFonts w:ascii="Arial" w:hAnsi="Arial"/>
      <w:sz w:val="18"/>
    </w:rPr>
  </w:style>
  <w:style w:type="paragraph" w:styleId="Footer">
    <w:name w:val="footer"/>
    <w:basedOn w:val="Normal"/>
    <w:link w:val="FooterChar"/>
    <w:uiPriority w:val="99"/>
    <w:unhideWhenUsed/>
    <w:rsid w:val="004F04BD"/>
    <w:pPr>
      <w:tabs>
        <w:tab w:val="center" w:pos="4513"/>
        <w:tab w:val="right" w:pos="9026"/>
      </w:tabs>
      <w:spacing w:after="0" w:line="240" w:lineRule="auto"/>
    </w:pPr>
    <w:rPr>
      <w:sz w:val="18"/>
    </w:rPr>
  </w:style>
  <w:style w:type="character" w:customStyle="1" w:styleId="FooterChar">
    <w:name w:val="Footer Char"/>
    <w:basedOn w:val="DefaultParagraphFont"/>
    <w:link w:val="Footer"/>
    <w:uiPriority w:val="99"/>
    <w:rsid w:val="004F04BD"/>
    <w:rPr>
      <w:rFonts w:ascii="Arial" w:hAnsi="Arial"/>
      <w:sz w:val="18"/>
    </w:rPr>
  </w:style>
  <w:style w:type="paragraph" w:styleId="NormalWeb">
    <w:name w:val="Normal (Web)"/>
    <w:basedOn w:val="Normal"/>
    <w:uiPriority w:val="99"/>
    <w:unhideWhenUsed/>
    <w:rsid w:val="009529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4112CA"/>
    <w:rPr>
      <w:sz w:val="16"/>
      <w:szCs w:val="16"/>
    </w:rPr>
  </w:style>
  <w:style w:type="paragraph" w:styleId="CommentText">
    <w:name w:val="annotation text"/>
    <w:basedOn w:val="Normal"/>
    <w:link w:val="CommentTextChar"/>
    <w:uiPriority w:val="99"/>
    <w:semiHidden/>
    <w:unhideWhenUsed/>
    <w:rsid w:val="004112CA"/>
    <w:pPr>
      <w:spacing w:line="240" w:lineRule="auto"/>
    </w:pPr>
    <w:rPr>
      <w:sz w:val="20"/>
      <w:szCs w:val="20"/>
    </w:rPr>
  </w:style>
  <w:style w:type="character" w:customStyle="1" w:styleId="CommentTextChar">
    <w:name w:val="Comment Text Char"/>
    <w:basedOn w:val="DefaultParagraphFont"/>
    <w:link w:val="CommentText"/>
    <w:uiPriority w:val="99"/>
    <w:semiHidden/>
    <w:rsid w:val="004112CA"/>
    <w:rPr>
      <w:rFonts w:ascii="Arial" w:hAnsi="Arial"/>
      <w:sz w:val="20"/>
      <w:szCs w:val="20"/>
      <w:lang w:val="en-IN"/>
    </w:rPr>
  </w:style>
  <w:style w:type="paragraph" w:styleId="CommentSubject">
    <w:name w:val="annotation subject"/>
    <w:basedOn w:val="CommentText"/>
    <w:next w:val="CommentText"/>
    <w:link w:val="CommentSubjectChar"/>
    <w:uiPriority w:val="99"/>
    <w:semiHidden/>
    <w:unhideWhenUsed/>
    <w:rsid w:val="004112CA"/>
    <w:rPr>
      <w:b/>
      <w:bCs/>
    </w:rPr>
  </w:style>
  <w:style w:type="character" w:customStyle="1" w:styleId="CommentSubjectChar">
    <w:name w:val="Comment Subject Char"/>
    <w:basedOn w:val="CommentTextChar"/>
    <w:link w:val="CommentSubject"/>
    <w:uiPriority w:val="99"/>
    <w:semiHidden/>
    <w:rsid w:val="004112CA"/>
    <w:rPr>
      <w:rFonts w:ascii="Arial" w:hAnsi="Arial"/>
      <w:b/>
      <w:bCs/>
      <w:sz w:val="20"/>
      <w:szCs w:val="20"/>
      <w:lang w:val="en-IN"/>
    </w:rPr>
  </w:style>
  <w:style w:type="paragraph" w:styleId="Revision">
    <w:name w:val="Revision"/>
    <w:hidden/>
    <w:uiPriority w:val="99"/>
    <w:semiHidden/>
    <w:rsid w:val="004112CA"/>
    <w:pPr>
      <w:spacing w:after="0" w:line="240" w:lineRule="auto"/>
    </w:pPr>
    <w:rPr>
      <w:rFonts w:ascii="Arial" w:hAnsi="Arial"/>
      <w:lang w:val="en-IN"/>
    </w:rPr>
  </w:style>
  <w:style w:type="paragraph" w:styleId="BalloonText">
    <w:name w:val="Balloon Text"/>
    <w:basedOn w:val="Normal"/>
    <w:link w:val="BalloonTextChar"/>
    <w:uiPriority w:val="99"/>
    <w:semiHidden/>
    <w:unhideWhenUsed/>
    <w:rsid w:val="004112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2CA"/>
    <w:rPr>
      <w:rFonts w:ascii="Segoe UI" w:hAnsi="Segoe UI" w:cs="Segoe UI"/>
      <w:sz w:val="18"/>
      <w:szCs w:val="18"/>
      <w:lang w:val="en-IN"/>
    </w:rPr>
  </w:style>
  <w:style w:type="paragraph" w:styleId="TOC3">
    <w:name w:val="toc 3"/>
    <w:basedOn w:val="Normal"/>
    <w:next w:val="Normal"/>
    <w:autoRedefine/>
    <w:uiPriority w:val="39"/>
    <w:unhideWhenUsed/>
    <w:rsid w:val="00CB7C8F"/>
    <w:pPr>
      <w:spacing w:after="100"/>
      <w:ind w:left="440"/>
    </w:pPr>
    <w:rPr>
      <w:rFonts w:asciiTheme="minorHAnsi" w:eastAsiaTheme="minorEastAsia" w:hAnsiTheme="minorHAnsi"/>
      <w:lang w:eastAsia="en-IN"/>
    </w:rPr>
  </w:style>
  <w:style w:type="paragraph" w:styleId="TOC4">
    <w:name w:val="toc 4"/>
    <w:basedOn w:val="Normal"/>
    <w:next w:val="Normal"/>
    <w:autoRedefine/>
    <w:uiPriority w:val="39"/>
    <w:unhideWhenUsed/>
    <w:rsid w:val="00CB7C8F"/>
    <w:pPr>
      <w:spacing w:after="100"/>
      <w:ind w:left="660"/>
    </w:pPr>
    <w:rPr>
      <w:rFonts w:asciiTheme="minorHAnsi" w:eastAsiaTheme="minorEastAsia" w:hAnsiTheme="minorHAnsi"/>
      <w:lang w:eastAsia="en-IN"/>
    </w:rPr>
  </w:style>
  <w:style w:type="paragraph" w:styleId="TOC5">
    <w:name w:val="toc 5"/>
    <w:basedOn w:val="Normal"/>
    <w:next w:val="Normal"/>
    <w:autoRedefine/>
    <w:uiPriority w:val="39"/>
    <w:unhideWhenUsed/>
    <w:rsid w:val="00CB7C8F"/>
    <w:pPr>
      <w:spacing w:after="100"/>
      <w:ind w:left="880"/>
    </w:pPr>
    <w:rPr>
      <w:rFonts w:asciiTheme="minorHAnsi" w:eastAsiaTheme="minorEastAsia" w:hAnsiTheme="minorHAnsi"/>
      <w:lang w:eastAsia="en-IN"/>
    </w:rPr>
  </w:style>
  <w:style w:type="paragraph" w:styleId="TOC6">
    <w:name w:val="toc 6"/>
    <w:basedOn w:val="Normal"/>
    <w:next w:val="Normal"/>
    <w:autoRedefine/>
    <w:uiPriority w:val="39"/>
    <w:unhideWhenUsed/>
    <w:rsid w:val="00CB7C8F"/>
    <w:pPr>
      <w:spacing w:after="100"/>
      <w:ind w:left="1100"/>
    </w:pPr>
    <w:rPr>
      <w:rFonts w:asciiTheme="minorHAnsi" w:eastAsiaTheme="minorEastAsia" w:hAnsiTheme="minorHAnsi"/>
      <w:lang w:eastAsia="en-IN"/>
    </w:rPr>
  </w:style>
  <w:style w:type="paragraph" w:styleId="TOC7">
    <w:name w:val="toc 7"/>
    <w:basedOn w:val="Normal"/>
    <w:next w:val="Normal"/>
    <w:autoRedefine/>
    <w:uiPriority w:val="39"/>
    <w:unhideWhenUsed/>
    <w:rsid w:val="00CB7C8F"/>
    <w:pPr>
      <w:spacing w:after="100"/>
      <w:ind w:left="1320"/>
    </w:pPr>
    <w:rPr>
      <w:rFonts w:asciiTheme="minorHAnsi" w:eastAsiaTheme="minorEastAsia" w:hAnsiTheme="minorHAnsi"/>
      <w:lang w:eastAsia="en-IN"/>
    </w:rPr>
  </w:style>
  <w:style w:type="paragraph" w:styleId="TOC8">
    <w:name w:val="toc 8"/>
    <w:basedOn w:val="Normal"/>
    <w:next w:val="Normal"/>
    <w:autoRedefine/>
    <w:uiPriority w:val="39"/>
    <w:unhideWhenUsed/>
    <w:rsid w:val="00CB7C8F"/>
    <w:pPr>
      <w:spacing w:after="100"/>
      <w:ind w:left="1540"/>
    </w:pPr>
    <w:rPr>
      <w:rFonts w:asciiTheme="minorHAnsi" w:eastAsiaTheme="minorEastAsia" w:hAnsiTheme="minorHAnsi"/>
      <w:lang w:eastAsia="en-IN"/>
    </w:rPr>
  </w:style>
  <w:style w:type="paragraph" w:styleId="TOC9">
    <w:name w:val="toc 9"/>
    <w:basedOn w:val="Normal"/>
    <w:next w:val="Normal"/>
    <w:autoRedefine/>
    <w:uiPriority w:val="39"/>
    <w:unhideWhenUsed/>
    <w:rsid w:val="00CB7C8F"/>
    <w:pPr>
      <w:spacing w:after="100"/>
      <w:ind w:left="1760"/>
    </w:pPr>
    <w:rPr>
      <w:rFonts w:asciiTheme="minorHAnsi" w:eastAsiaTheme="minorEastAsia" w:hAnsiTheme="minorHAnsi"/>
      <w:lang w:eastAsia="en-IN"/>
    </w:rPr>
  </w:style>
  <w:style w:type="character" w:customStyle="1" w:styleId="UnresolvedMention">
    <w:name w:val="Unresolved Mention"/>
    <w:basedOn w:val="DefaultParagraphFont"/>
    <w:uiPriority w:val="99"/>
    <w:semiHidden/>
    <w:unhideWhenUsed/>
    <w:rsid w:val="00576E70"/>
    <w:rPr>
      <w:color w:val="605E5C"/>
      <w:shd w:val="clear" w:color="auto" w:fill="E1DFDD"/>
    </w:rPr>
  </w:style>
  <w:style w:type="character" w:customStyle="1" w:styleId="PagesubtitleChar">
    <w:name w:val="Page subtitle Char"/>
    <w:rsid w:val="002C6AEC"/>
    <w:rPr>
      <w:rFonts w:ascii="Trebuchet MS" w:eastAsia="Arial Unicode MS" w:hAnsi="Trebuchet MS" w:cs="Vrinda"/>
      <w:color w:val="669900"/>
      <w:kern w:val="1"/>
      <w:sz w:val="28"/>
      <w:szCs w:val="28"/>
      <w:lang w:val="en-US" w:eastAsia="bn-IN" w:bidi="bn-IN"/>
    </w:rPr>
  </w:style>
  <w:style w:type="character" w:customStyle="1" w:styleId="RC-bodytextChar">
    <w:name w:val="RC-body text Char"/>
    <w:rsid w:val="002C6AEC"/>
    <w:rPr>
      <w:rFonts w:ascii="Arial" w:eastAsia="Arial Unicode MS" w:hAnsi="Arial" w:cs="Arial"/>
      <w:color w:val="595959"/>
      <w:kern w:val="1"/>
      <w:sz w:val="18"/>
      <w:szCs w:val="24"/>
      <w:lang w:val="en-US" w:eastAsia="bn-IN" w:bidi="bn-IN"/>
    </w:rPr>
  </w:style>
  <w:style w:type="character" w:customStyle="1" w:styleId="NormalIndentChar">
    <w:name w:val="Normal Indent Char"/>
    <w:rsid w:val="002C6AEC"/>
    <w:rPr>
      <w:rFonts w:ascii="Trebuchet MS" w:hAnsi="Trebuchet MS"/>
      <w:i/>
      <w:lang w:val="en-US" w:eastAsia="ar-SA" w:bidi="ar-SA"/>
    </w:rPr>
  </w:style>
  <w:style w:type="paragraph" w:customStyle="1" w:styleId="RC-bodytext">
    <w:name w:val="RC-body text"/>
    <w:basedOn w:val="BodyText2"/>
    <w:rsid w:val="002C6AEC"/>
    <w:pPr>
      <w:widowControl w:val="0"/>
      <w:suppressAutoHyphens/>
      <w:spacing w:before="120" w:after="60" w:line="280" w:lineRule="exact"/>
      <w:ind w:left="360"/>
      <w:jc w:val="both"/>
    </w:pPr>
    <w:rPr>
      <w:rFonts w:eastAsia="Arial Unicode MS" w:cs="Arial"/>
      <w:color w:val="595959"/>
      <w:kern w:val="1"/>
      <w:sz w:val="18"/>
      <w:szCs w:val="20"/>
      <w:lang w:val="en-AU" w:eastAsia="bn-IN" w:bidi="bn-IN"/>
    </w:rPr>
  </w:style>
  <w:style w:type="paragraph" w:customStyle="1" w:styleId="Centernormal">
    <w:name w:val="Center normal"/>
    <w:basedOn w:val="Normal"/>
    <w:rsid w:val="002C6AEC"/>
    <w:pPr>
      <w:widowControl w:val="0"/>
      <w:suppressAutoHyphens/>
      <w:spacing w:after="0" w:line="240" w:lineRule="auto"/>
      <w:jc w:val="center"/>
    </w:pPr>
    <w:rPr>
      <w:rFonts w:ascii="Times New Roman" w:eastAsia="Arial Unicode MS" w:hAnsi="Times New Roman" w:cs="Vrinda"/>
      <w:kern w:val="1"/>
      <w:sz w:val="24"/>
      <w:szCs w:val="24"/>
      <w:lang w:val="en-AU" w:eastAsia="bn-IN" w:bidi="bn-IN"/>
    </w:rPr>
  </w:style>
  <w:style w:type="paragraph" w:customStyle="1" w:styleId="RC-Coverpagesubtitle">
    <w:name w:val="RC-Cover page subtitle"/>
    <w:basedOn w:val="Normal"/>
    <w:rsid w:val="002C6AEC"/>
    <w:pPr>
      <w:suppressAutoHyphens/>
      <w:spacing w:after="0" w:line="240" w:lineRule="auto"/>
      <w:jc w:val="center"/>
    </w:pPr>
    <w:rPr>
      <w:rFonts w:eastAsia="MS Mincho" w:cs="Arial"/>
      <w:color w:val="333333"/>
      <w:sz w:val="36"/>
      <w:szCs w:val="36"/>
      <w:lang w:val="en-AU" w:eastAsia="ar-SA"/>
    </w:rPr>
  </w:style>
  <w:style w:type="paragraph" w:customStyle="1" w:styleId="RC-Coverpage-Midnormal1">
    <w:name w:val="RC-Cover page-Mid normal1"/>
    <w:basedOn w:val="RC-Coverpagesubtitle"/>
    <w:rsid w:val="002C6AEC"/>
    <w:pPr>
      <w:spacing w:before="120" w:after="120"/>
    </w:pPr>
    <w:rPr>
      <w:color w:val="808080"/>
      <w:sz w:val="22"/>
      <w:szCs w:val="22"/>
    </w:rPr>
  </w:style>
  <w:style w:type="paragraph" w:styleId="NormalIndent">
    <w:name w:val="Normal Indent"/>
    <w:basedOn w:val="Normal"/>
    <w:rsid w:val="002C6AEC"/>
    <w:pPr>
      <w:suppressAutoHyphens/>
      <w:spacing w:after="0" w:line="240" w:lineRule="auto"/>
      <w:ind w:left="720"/>
      <w:jc w:val="both"/>
    </w:pPr>
    <w:rPr>
      <w:rFonts w:ascii="Trebuchet MS" w:eastAsia="Times New Roman" w:hAnsi="Trebuchet MS" w:cs="Times New Roman"/>
      <w:i/>
      <w:sz w:val="20"/>
      <w:szCs w:val="20"/>
      <w:lang w:val="en-AU" w:eastAsia="ar-SA"/>
    </w:rPr>
  </w:style>
  <w:style w:type="paragraph" w:customStyle="1" w:styleId="tagline">
    <w:name w:val="tagline"/>
    <w:basedOn w:val="Heading1"/>
    <w:rsid w:val="002C6AEC"/>
    <w:pPr>
      <w:numPr>
        <w:numId w:val="0"/>
      </w:numPr>
      <w:suppressAutoHyphens/>
      <w:spacing w:before="0" w:after="220" w:line="200" w:lineRule="atLeast"/>
      <w:ind w:left="720" w:right="1915"/>
      <w:jc w:val="center"/>
    </w:pPr>
    <w:rPr>
      <w:rFonts w:eastAsia="Times New Roman" w:cs="Times New Roman"/>
      <w:bCs/>
      <w:color w:val="000000"/>
      <w:spacing w:val="120"/>
      <w:kern w:val="1"/>
      <w:sz w:val="28"/>
      <w:szCs w:val="36"/>
      <w:lang w:val="en-US" w:eastAsia="ar-SA"/>
    </w:rPr>
  </w:style>
  <w:style w:type="paragraph" w:styleId="BodyText2">
    <w:name w:val="Body Text 2"/>
    <w:basedOn w:val="Normal"/>
    <w:link w:val="BodyText2Char"/>
    <w:uiPriority w:val="99"/>
    <w:semiHidden/>
    <w:unhideWhenUsed/>
    <w:rsid w:val="002C6AEC"/>
    <w:pPr>
      <w:spacing w:after="120" w:line="480" w:lineRule="auto"/>
    </w:pPr>
  </w:style>
  <w:style w:type="character" w:customStyle="1" w:styleId="BodyText2Char">
    <w:name w:val="Body Text 2 Char"/>
    <w:basedOn w:val="DefaultParagraphFont"/>
    <w:link w:val="BodyText2"/>
    <w:uiPriority w:val="99"/>
    <w:semiHidden/>
    <w:rsid w:val="002C6AEC"/>
    <w:rPr>
      <w:rFonts w:ascii="Arial" w:hAnsi="Arial"/>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5376">
      <w:bodyDiv w:val="1"/>
      <w:marLeft w:val="0"/>
      <w:marRight w:val="0"/>
      <w:marTop w:val="0"/>
      <w:marBottom w:val="0"/>
      <w:divBdr>
        <w:top w:val="none" w:sz="0" w:space="0" w:color="auto"/>
        <w:left w:val="none" w:sz="0" w:space="0" w:color="auto"/>
        <w:bottom w:val="none" w:sz="0" w:space="0" w:color="auto"/>
        <w:right w:val="none" w:sz="0" w:space="0" w:color="auto"/>
      </w:divBdr>
    </w:div>
    <w:div w:id="131365812">
      <w:bodyDiv w:val="1"/>
      <w:marLeft w:val="0"/>
      <w:marRight w:val="0"/>
      <w:marTop w:val="0"/>
      <w:marBottom w:val="0"/>
      <w:divBdr>
        <w:top w:val="none" w:sz="0" w:space="0" w:color="auto"/>
        <w:left w:val="none" w:sz="0" w:space="0" w:color="auto"/>
        <w:bottom w:val="none" w:sz="0" w:space="0" w:color="auto"/>
        <w:right w:val="none" w:sz="0" w:space="0" w:color="auto"/>
      </w:divBdr>
    </w:div>
    <w:div w:id="149905106">
      <w:bodyDiv w:val="1"/>
      <w:marLeft w:val="0"/>
      <w:marRight w:val="0"/>
      <w:marTop w:val="0"/>
      <w:marBottom w:val="0"/>
      <w:divBdr>
        <w:top w:val="none" w:sz="0" w:space="0" w:color="auto"/>
        <w:left w:val="none" w:sz="0" w:space="0" w:color="auto"/>
        <w:bottom w:val="none" w:sz="0" w:space="0" w:color="auto"/>
        <w:right w:val="none" w:sz="0" w:space="0" w:color="auto"/>
      </w:divBdr>
    </w:div>
    <w:div w:id="302195577">
      <w:bodyDiv w:val="1"/>
      <w:marLeft w:val="0"/>
      <w:marRight w:val="0"/>
      <w:marTop w:val="0"/>
      <w:marBottom w:val="0"/>
      <w:divBdr>
        <w:top w:val="none" w:sz="0" w:space="0" w:color="auto"/>
        <w:left w:val="none" w:sz="0" w:space="0" w:color="auto"/>
        <w:bottom w:val="none" w:sz="0" w:space="0" w:color="auto"/>
        <w:right w:val="none" w:sz="0" w:space="0" w:color="auto"/>
      </w:divBdr>
    </w:div>
    <w:div w:id="392774807">
      <w:bodyDiv w:val="1"/>
      <w:marLeft w:val="0"/>
      <w:marRight w:val="0"/>
      <w:marTop w:val="0"/>
      <w:marBottom w:val="0"/>
      <w:divBdr>
        <w:top w:val="none" w:sz="0" w:space="0" w:color="auto"/>
        <w:left w:val="none" w:sz="0" w:space="0" w:color="auto"/>
        <w:bottom w:val="none" w:sz="0" w:space="0" w:color="auto"/>
        <w:right w:val="none" w:sz="0" w:space="0" w:color="auto"/>
      </w:divBdr>
    </w:div>
    <w:div w:id="466437627">
      <w:bodyDiv w:val="1"/>
      <w:marLeft w:val="0"/>
      <w:marRight w:val="0"/>
      <w:marTop w:val="0"/>
      <w:marBottom w:val="0"/>
      <w:divBdr>
        <w:top w:val="none" w:sz="0" w:space="0" w:color="auto"/>
        <w:left w:val="none" w:sz="0" w:space="0" w:color="auto"/>
        <w:bottom w:val="none" w:sz="0" w:space="0" w:color="auto"/>
        <w:right w:val="none" w:sz="0" w:space="0" w:color="auto"/>
      </w:divBdr>
      <w:divsChild>
        <w:div w:id="1416899417">
          <w:marLeft w:val="461"/>
          <w:marRight w:val="0"/>
          <w:marTop w:val="86"/>
          <w:marBottom w:val="0"/>
          <w:divBdr>
            <w:top w:val="none" w:sz="0" w:space="0" w:color="auto"/>
            <w:left w:val="none" w:sz="0" w:space="0" w:color="auto"/>
            <w:bottom w:val="none" w:sz="0" w:space="0" w:color="auto"/>
            <w:right w:val="none" w:sz="0" w:space="0" w:color="auto"/>
          </w:divBdr>
        </w:div>
        <w:div w:id="394551063">
          <w:marLeft w:val="734"/>
          <w:marRight w:val="0"/>
          <w:marTop w:val="77"/>
          <w:marBottom w:val="0"/>
          <w:divBdr>
            <w:top w:val="none" w:sz="0" w:space="0" w:color="auto"/>
            <w:left w:val="none" w:sz="0" w:space="0" w:color="auto"/>
            <w:bottom w:val="none" w:sz="0" w:space="0" w:color="auto"/>
            <w:right w:val="none" w:sz="0" w:space="0" w:color="auto"/>
          </w:divBdr>
        </w:div>
        <w:div w:id="306017335">
          <w:marLeft w:val="734"/>
          <w:marRight w:val="0"/>
          <w:marTop w:val="77"/>
          <w:marBottom w:val="0"/>
          <w:divBdr>
            <w:top w:val="none" w:sz="0" w:space="0" w:color="auto"/>
            <w:left w:val="none" w:sz="0" w:space="0" w:color="auto"/>
            <w:bottom w:val="none" w:sz="0" w:space="0" w:color="auto"/>
            <w:right w:val="none" w:sz="0" w:space="0" w:color="auto"/>
          </w:divBdr>
        </w:div>
        <w:div w:id="891578513">
          <w:marLeft w:val="734"/>
          <w:marRight w:val="0"/>
          <w:marTop w:val="77"/>
          <w:marBottom w:val="0"/>
          <w:divBdr>
            <w:top w:val="none" w:sz="0" w:space="0" w:color="auto"/>
            <w:left w:val="none" w:sz="0" w:space="0" w:color="auto"/>
            <w:bottom w:val="none" w:sz="0" w:space="0" w:color="auto"/>
            <w:right w:val="none" w:sz="0" w:space="0" w:color="auto"/>
          </w:divBdr>
        </w:div>
        <w:div w:id="736324990">
          <w:marLeft w:val="461"/>
          <w:marRight w:val="0"/>
          <w:marTop w:val="86"/>
          <w:marBottom w:val="0"/>
          <w:divBdr>
            <w:top w:val="none" w:sz="0" w:space="0" w:color="auto"/>
            <w:left w:val="none" w:sz="0" w:space="0" w:color="auto"/>
            <w:bottom w:val="none" w:sz="0" w:space="0" w:color="auto"/>
            <w:right w:val="none" w:sz="0" w:space="0" w:color="auto"/>
          </w:divBdr>
        </w:div>
        <w:div w:id="51579955">
          <w:marLeft w:val="734"/>
          <w:marRight w:val="0"/>
          <w:marTop w:val="77"/>
          <w:marBottom w:val="0"/>
          <w:divBdr>
            <w:top w:val="none" w:sz="0" w:space="0" w:color="auto"/>
            <w:left w:val="none" w:sz="0" w:space="0" w:color="auto"/>
            <w:bottom w:val="none" w:sz="0" w:space="0" w:color="auto"/>
            <w:right w:val="none" w:sz="0" w:space="0" w:color="auto"/>
          </w:divBdr>
        </w:div>
        <w:div w:id="914970271">
          <w:marLeft w:val="734"/>
          <w:marRight w:val="0"/>
          <w:marTop w:val="77"/>
          <w:marBottom w:val="0"/>
          <w:divBdr>
            <w:top w:val="none" w:sz="0" w:space="0" w:color="auto"/>
            <w:left w:val="none" w:sz="0" w:space="0" w:color="auto"/>
            <w:bottom w:val="none" w:sz="0" w:space="0" w:color="auto"/>
            <w:right w:val="none" w:sz="0" w:space="0" w:color="auto"/>
          </w:divBdr>
        </w:div>
        <w:div w:id="450823118">
          <w:marLeft w:val="734"/>
          <w:marRight w:val="0"/>
          <w:marTop w:val="77"/>
          <w:marBottom w:val="0"/>
          <w:divBdr>
            <w:top w:val="none" w:sz="0" w:space="0" w:color="auto"/>
            <w:left w:val="none" w:sz="0" w:space="0" w:color="auto"/>
            <w:bottom w:val="none" w:sz="0" w:space="0" w:color="auto"/>
            <w:right w:val="none" w:sz="0" w:space="0" w:color="auto"/>
          </w:divBdr>
        </w:div>
        <w:div w:id="1285237904">
          <w:marLeft w:val="461"/>
          <w:marRight w:val="0"/>
          <w:marTop w:val="86"/>
          <w:marBottom w:val="0"/>
          <w:divBdr>
            <w:top w:val="none" w:sz="0" w:space="0" w:color="auto"/>
            <w:left w:val="none" w:sz="0" w:space="0" w:color="auto"/>
            <w:bottom w:val="none" w:sz="0" w:space="0" w:color="auto"/>
            <w:right w:val="none" w:sz="0" w:space="0" w:color="auto"/>
          </w:divBdr>
        </w:div>
        <w:div w:id="84231318">
          <w:marLeft w:val="734"/>
          <w:marRight w:val="0"/>
          <w:marTop w:val="77"/>
          <w:marBottom w:val="0"/>
          <w:divBdr>
            <w:top w:val="none" w:sz="0" w:space="0" w:color="auto"/>
            <w:left w:val="none" w:sz="0" w:space="0" w:color="auto"/>
            <w:bottom w:val="none" w:sz="0" w:space="0" w:color="auto"/>
            <w:right w:val="none" w:sz="0" w:space="0" w:color="auto"/>
          </w:divBdr>
        </w:div>
        <w:div w:id="60956381">
          <w:marLeft w:val="734"/>
          <w:marRight w:val="0"/>
          <w:marTop w:val="77"/>
          <w:marBottom w:val="0"/>
          <w:divBdr>
            <w:top w:val="none" w:sz="0" w:space="0" w:color="auto"/>
            <w:left w:val="none" w:sz="0" w:space="0" w:color="auto"/>
            <w:bottom w:val="none" w:sz="0" w:space="0" w:color="auto"/>
            <w:right w:val="none" w:sz="0" w:space="0" w:color="auto"/>
          </w:divBdr>
        </w:div>
      </w:divsChild>
    </w:div>
    <w:div w:id="551775405">
      <w:bodyDiv w:val="1"/>
      <w:marLeft w:val="0"/>
      <w:marRight w:val="0"/>
      <w:marTop w:val="0"/>
      <w:marBottom w:val="0"/>
      <w:divBdr>
        <w:top w:val="none" w:sz="0" w:space="0" w:color="auto"/>
        <w:left w:val="none" w:sz="0" w:space="0" w:color="auto"/>
        <w:bottom w:val="none" w:sz="0" w:space="0" w:color="auto"/>
        <w:right w:val="none" w:sz="0" w:space="0" w:color="auto"/>
      </w:divBdr>
    </w:div>
    <w:div w:id="637690951">
      <w:bodyDiv w:val="1"/>
      <w:marLeft w:val="0"/>
      <w:marRight w:val="0"/>
      <w:marTop w:val="0"/>
      <w:marBottom w:val="0"/>
      <w:divBdr>
        <w:top w:val="none" w:sz="0" w:space="0" w:color="auto"/>
        <w:left w:val="none" w:sz="0" w:space="0" w:color="auto"/>
        <w:bottom w:val="none" w:sz="0" w:space="0" w:color="auto"/>
        <w:right w:val="none" w:sz="0" w:space="0" w:color="auto"/>
      </w:divBdr>
    </w:div>
    <w:div w:id="761337726">
      <w:bodyDiv w:val="1"/>
      <w:marLeft w:val="0"/>
      <w:marRight w:val="0"/>
      <w:marTop w:val="0"/>
      <w:marBottom w:val="0"/>
      <w:divBdr>
        <w:top w:val="none" w:sz="0" w:space="0" w:color="auto"/>
        <w:left w:val="none" w:sz="0" w:space="0" w:color="auto"/>
        <w:bottom w:val="none" w:sz="0" w:space="0" w:color="auto"/>
        <w:right w:val="none" w:sz="0" w:space="0" w:color="auto"/>
      </w:divBdr>
    </w:div>
    <w:div w:id="824980099">
      <w:bodyDiv w:val="1"/>
      <w:marLeft w:val="0"/>
      <w:marRight w:val="0"/>
      <w:marTop w:val="0"/>
      <w:marBottom w:val="0"/>
      <w:divBdr>
        <w:top w:val="none" w:sz="0" w:space="0" w:color="auto"/>
        <w:left w:val="none" w:sz="0" w:space="0" w:color="auto"/>
        <w:bottom w:val="none" w:sz="0" w:space="0" w:color="auto"/>
        <w:right w:val="none" w:sz="0" w:space="0" w:color="auto"/>
      </w:divBdr>
    </w:div>
    <w:div w:id="873275230">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37760205">
      <w:bodyDiv w:val="1"/>
      <w:marLeft w:val="0"/>
      <w:marRight w:val="0"/>
      <w:marTop w:val="0"/>
      <w:marBottom w:val="0"/>
      <w:divBdr>
        <w:top w:val="none" w:sz="0" w:space="0" w:color="auto"/>
        <w:left w:val="none" w:sz="0" w:space="0" w:color="auto"/>
        <w:bottom w:val="none" w:sz="0" w:space="0" w:color="auto"/>
        <w:right w:val="none" w:sz="0" w:space="0" w:color="auto"/>
      </w:divBdr>
    </w:div>
    <w:div w:id="986667643">
      <w:bodyDiv w:val="1"/>
      <w:marLeft w:val="0"/>
      <w:marRight w:val="0"/>
      <w:marTop w:val="0"/>
      <w:marBottom w:val="0"/>
      <w:divBdr>
        <w:top w:val="none" w:sz="0" w:space="0" w:color="auto"/>
        <w:left w:val="none" w:sz="0" w:space="0" w:color="auto"/>
        <w:bottom w:val="none" w:sz="0" w:space="0" w:color="auto"/>
        <w:right w:val="none" w:sz="0" w:space="0" w:color="auto"/>
      </w:divBdr>
    </w:div>
    <w:div w:id="1033188648">
      <w:bodyDiv w:val="1"/>
      <w:marLeft w:val="0"/>
      <w:marRight w:val="0"/>
      <w:marTop w:val="0"/>
      <w:marBottom w:val="0"/>
      <w:divBdr>
        <w:top w:val="none" w:sz="0" w:space="0" w:color="auto"/>
        <w:left w:val="none" w:sz="0" w:space="0" w:color="auto"/>
        <w:bottom w:val="none" w:sz="0" w:space="0" w:color="auto"/>
        <w:right w:val="none" w:sz="0" w:space="0" w:color="auto"/>
      </w:divBdr>
    </w:div>
    <w:div w:id="1250428127">
      <w:bodyDiv w:val="1"/>
      <w:marLeft w:val="0"/>
      <w:marRight w:val="0"/>
      <w:marTop w:val="0"/>
      <w:marBottom w:val="0"/>
      <w:divBdr>
        <w:top w:val="none" w:sz="0" w:space="0" w:color="auto"/>
        <w:left w:val="none" w:sz="0" w:space="0" w:color="auto"/>
        <w:bottom w:val="none" w:sz="0" w:space="0" w:color="auto"/>
        <w:right w:val="none" w:sz="0" w:space="0" w:color="auto"/>
      </w:divBdr>
    </w:div>
    <w:div w:id="1591768896">
      <w:bodyDiv w:val="1"/>
      <w:marLeft w:val="0"/>
      <w:marRight w:val="0"/>
      <w:marTop w:val="0"/>
      <w:marBottom w:val="0"/>
      <w:divBdr>
        <w:top w:val="none" w:sz="0" w:space="0" w:color="auto"/>
        <w:left w:val="none" w:sz="0" w:space="0" w:color="auto"/>
        <w:bottom w:val="none" w:sz="0" w:space="0" w:color="auto"/>
        <w:right w:val="none" w:sz="0" w:space="0" w:color="auto"/>
      </w:divBdr>
      <w:divsChild>
        <w:div w:id="571084675">
          <w:marLeft w:val="461"/>
          <w:marRight w:val="0"/>
          <w:marTop w:val="86"/>
          <w:marBottom w:val="0"/>
          <w:divBdr>
            <w:top w:val="none" w:sz="0" w:space="0" w:color="auto"/>
            <w:left w:val="none" w:sz="0" w:space="0" w:color="auto"/>
            <w:bottom w:val="none" w:sz="0" w:space="0" w:color="auto"/>
            <w:right w:val="none" w:sz="0" w:space="0" w:color="auto"/>
          </w:divBdr>
        </w:div>
        <w:div w:id="104276785">
          <w:marLeft w:val="734"/>
          <w:marRight w:val="0"/>
          <w:marTop w:val="77"/>
          <w:marBottom w:val="0"/>
          <w:divBdr>
            <w:top w:val="none" w:sz="0" w:space="0" w:color="auto"/>
            <w:left w:val="none" w:sz="0" w:space="0" w:color="auto"/>
            <w:bottom w:val="none" w:sz="0" w:space="0" w:color="auto"/>
            <w:right w:val="none" w:sz="0" w:space="0" w:color="auto"/>
          </w:divBdr>
        </w:div>
        <w:div w:id="2020810978">
          <w:marLeft w:val="734"/>
          <w:marRight w:val="0"/>
          <w:marTop w:val="77"/>
          <w:marBottom w:val="0"/>
          <w:divBdr>
            <w:top w:val="none" w:sz="0" w:space="0" w:color="auto"/>
            <w:left w:val="none" w:sz="0" w:space="0" w:color="auto"/>
            <w:bottom w:val="none" w:sz="0" w:space="0" w:color="auto"/>
            <w:right w:val="none" w:sz="0" w:space="0" w:color="auto"/>
          </w:divBdr>
        </w:div>
        <w:div w:id="368528229">
          <w:marLeft w:val="734"/>
          <w:marRight w:val="0"/>
          <w:marTop w:val="77"/>
          <w:marBottom w:val="0"/>
          <w:divBdr>
            <w:top w:val="none" w:sz="0" w:space="0" w:color="auto"/>
            <w:left w:val="none" w:sz="0" w:space="0" w:color="auto"/>
            <w:bottom w:val="none" w:sz="0" w:space="0" w:color="auto"/>
            <w:right w:val="none" w:sz="0" w:space="0" w:color="auto"/>
          </w:divBdr>
        </w:div>
        <w:div w:id="1378820530">
          <w:marLeft w:val="734"/>
          <w:marRight w:val="0"/>
          <w:marTop w:val="77"/>
          <w:marBottom w:val="0"/>
          <w:divBdr>
            <w:top w:val="none" w:sz="0" w:space="0" w:color="auto"/>
            <w:left w:val="none" w:sz="0" w:space="0" w:color="auto"/>
            <w:bottom w:val="none" w:sz="0" w:space="0" w:color="auto"/>
            <w:right w:val="none" w:sz="0" w:space="0" w:color="auto"/>
          </w:divBdr>
        </w:div>
        <w:div w:id="366030878">
          <w:marLeft w:val="461"/>
          <w:marRight w:val="0"/>
          <w:marTop w:val="86"/>
          <w:marBottom w:val="0"/>
          <w:divBdr>
            <w:top w:val="none" w:sz="0" w:space="0" w:color="auto"/>
            <w:left w:val="none" w:sz="0" w:space="0" w:color="auto"/>
            <w:bottom w:val="none" w:sz="0" w:space="0" w:color="auto"/>
            <w:right w:val="none" w:sz="0" w:space="0" w:color="auto"/>
          </w:divBdr>
        </w:div>
        <w:div w:id="451748827">
          <w:marLeft w:val="734"/>
          <w:marRight w:val="0"/>
          <w:marTop w:val="77"/>
          <w:marBottom w:val="0"/>
          <w:divBdr>
            <w:top w:val="none" w:sz="0" w:space="0" w:color="auto"/>
            <w:left w:val="none" w:sz="0" w:space="0" w:color="auto"/>
            <w:bottom w:val="none" w:sz="0" w:space="0" w:color="auto"/>
            <w:right w:val="none" w:sz="0" w:space="0" w:color="auto"/>
          </w:divBdr>
        </w:div>
        <w:div w:id="199052973">
          <w:marLeft w:val="734"/>
          <w:marRight w:val="0"/>
          <w:marTop w:val="77"/>
          <w:marBottom w:val="0"/>
          <w:divBdr>
            <w:top w:val="none" w:sz="0" w:space="0" w:color="auto"/>
            <w:left w:val="none" w:sz="0" w:space="0" w:color="auto"/>
            <w:bottom w:val="none" w:sz="0" w:space="0" w:color="auto"/>
            <w:right w:val="none" w:sz="0" w:space="0" w:color="auto"/>
          </w:divBdr>
        </w:div>
        <w:div w:id="1161195157">
          <w:marLeft w:val="734"/>
          <w:marRight w:val="0"/>
          <w:marTop w:val="77"/>
          <w:marBottom w:val="0"/>
          <w:divBdr>
            <w:top w:val="none" w:sz="0" w:space="0" w:color="auto"/>
            <w:left w:val="none" w:sz="0" w:space="0" w:color="auto"/>
            <w:bottom w:val="none" w:sz="0" w:space="0" w:color="auto"/>
            <w:right w:val="none" w:sz="0" w:space="0" w:color="auto"/>
          </w:divBdr>
        </w:div>
        <w:div w:id="845486383">
          <w:marLeft w:val="461"/>
          <w:marRight w:val="0"/>
          <w:marTop w:val="86"/>
          <w:marBottom w:val="0"/>
          <w:divBdr>
            <w:top w:val="none" w:sz="0" w:space="0" w:color="auto"/>
            <w:left w:val="none" w:sz="0" w:space="0" w:color="auto"/>
            <w:bottom w:val="none" w:sz="0" w:space="0" w:color="auto"/>
            <w:right w:val="none" w:sz="0" w:space="0" w:color="auto"/>
          </w:divBdr>
        </w:div>
        <w:div w:id="1786076169">
          <w:marLeft w:val="734"/>
          <w:marRight w:val="0"/>
          <w:marTop w:val="77"/>
          <w:marBottom w:val="0"/>
          <w:divBdr>
            <w:top w:val="none" w:sz="0" w:space="0" w:color="auto"/>
            <w:left w:val="none" w:sz="0" w:space="0" w:color="auto"/>
            <w:bottom w:val="none" w:sz="0" w:space="0" w:color="auto"/>
            <w:right w:val="none" w:sz="0" w:space="0" w:color="auto"/>
          </w:divBdr>
        </w:div>
        <w:div w:id="1857110970">
          <w:marLeft w:val="734"/>
          <w:marRight w:val="0"/>
          <w:marTop w:val="77"/>
          <w:marBottom w:val="0"/>
          <w:divBdr>
            <w:top w:val="none" w:sz="0" w:space="0" w:color="auto"/>
            <w:left w:val="none" w:sz="0" w:space="0" w:color="auto"/>
            <w:bottom w:val="none" w:sz="0" w:space="0" w:color="auto"/>
            <w:right w:val="none" w:sz="0" w:space="0" w:color="auto"/>
          </w:divBdr>
        </w:div>
      </w:divsChild>
    </w:div>
    <w:div w:id="1806965959">
      <w:bodyDiv w:val="1"/>
      <w:marLeft w:val="0"/>
      <w:marRight w:val="0"/>
      <w:marTop w:val="0"/>
      <w:marBottom w:val="0"/>
      <w:divBdr>
        <w:top w:val="none" w:sz="0" w:space="0" w:color="auto"/>
        <w:left w:val="none" w:sz="0" w:space="0" w:color="auto"/>
        <w:bottom w:val="none" w:sz="0" w:space="0" w:color="auto"/>
        <w:right w:val="none" w:sz="0" w:space="0" w:color="auto"/>
      </w:divBdr>
    </w:div>
    <w:div w:id="1870870435">
      <w:bodyDiv w:val="1"/>
      <w:marLeft w:val="0"/>
      <w:marRight w:val="0"/>
      <w:marTop w:val="0"/>
      <w:marBottom w:val="0"/>
      <w:divBdr>
        <w:top w:val="none" w:sz="0" w:space="0" w:color="auto"/>
        <w:left w:val="none" w:sz="0" w:space="0" w:color="auto"/>
        <w:bottom w:val="none" w:sz="0" w:space="0" w:color="auto"/>
        <w:right w:val="none" w:sz="0" w:space="0" w:color="auto"/>
      </w:divBdr>
      <w:divsChild>
        <w:div w:id="204606345">
          <w:marLeft w:val="0"/>
          <w:marRight w:val="0"/>
          <w:marTop w:val="0"/>
          <w:marBottom w:val="0"/>
          <w:divBdr>
            <w:top w:val="none" w:sz="0" w:space="0" w:color="auto"/>
            <w:left w:val="none" w:sz="0" w:space="0" w:color="auto"/>
            <w:bottom w:val="none" w:sz="0" w:space="0" w:color="auto"/>
            <w:right w:val="none" w:sz="0" w:space="0" w:color="auto"/>
          </w:divBdr>
          <w:divsChild>
            <w:div w:id="552036183">
              <w:marLeft w:val="0"/>
              <w:marRight w:val="0"/>
              <w:marTop w:val="0"/>
              <w:marBottom w:val="0"/>
              <w:divBdr>
                <w:top w:val="none" w:sz="0" w:space="0" w:color="auto"/>
                <w:left w:val="none" w:sz="0" w:space="0" w:color="auto"/>
                <w:bottom w:val="none" w:sz="0" w:space="0" w:color="auto"/>
                <w:right w:val="none" w:sz="0" w:space="0" w:color="auto"/>
              </w:divBdr>
              <w:divsChild>
                <w:div w:id="1306397644">
                  <w:marLeft w:val="0"/>
                  <w:marRight w:val="0"/>
                  <w:marTop w:val="0"/>
                  <w:marBottom w:val="0"/>
                  <w:divBdr>
                    <w:top w:val="none" w:sz="0" w:space="0" w:color="auto"/>
                    <w:left w:val="none" w:sz="0" w:space="0" w:color="auto"/>
                    <w:bottom w:val="none" w:sz="0" w:space="0" w:color="auto"/>
                    <w:right w:val="none" w:sz="0" w:space="0" w:color="auto"/>
                  </w:divBdr>
                  <w:divsChild>
                    <w:div w:id="362292709">
                      <w:marLeft w:val="0"/>
                      <w:marRight w:val="0"/>
                      <w:marTop w:val="0"/>
                      <w:marBottom w:val="0"/>
                      <w:divBdr>
                        <w:top w:val="none" w:sz="0" w:space="0" w:color="auto"/>
                        <w:left w:val="none" w:sz="0" w:space="0" w:color="auto"/>
                        <w:bottom w:val="none" w:sz="0" w:space="0" w:color="auto"/>
                        <w:right w:val="none" w:sz="0" w:space="0" w:color="auto"/>
                      </w:divBdr>
                      <w:divsChild>
                        <w:div w:id="514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728170">
          <w:marLeft w:val="0"/>
          <w:marRight w:val="0"/>
          <w:marTop w:val="0"/>
          <w:marBottom w:val="0"/>
          <w:divBdr>
            <w:top w:val="none" w:sz="0" w:space="0" w:color="auto"/>
            <w:left w:val="none" w:sz="0" w:space="0" w:color="auto"/>
            <w:bottom w:val="none" w:sz="0" w:space="0" w:color="auto"/>
            <w:right w:val="none" w:sz="0" w:space="0" w:color="auto"/>
          </w:divBdr>
          <w:divsChild>
            <w:div w:id="2079747785">
              <w:marLeft w:val="0"/>
              <w:marRight w:val="0"/>
              <w:marTop w:val="0"/>
              <w:marBottom w:val="0"/>
              <w:divBdr>
                <w:top w:val="none" w:sz="0" w:space="0" w:color="auto"/>
                <w:left w:val="none" w:sz="0" w:space="0" w:color="auto"/>
                <w:bottom w:val="none" w:sz="0" w:space="0" w:color="auto"/>
                <w:right w:val="none" w:sz="0" w:space="0" w:color="auto"/>
              </w:divBdr>
              <w:divsChild>
                <w:div w:id="626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82794">
      <w:bodyDiv w:val="1"/>
      <w:marLeft w:val="0"/>
      <w:marRight w:val="0"/>
      <w:marTop w:val="0"/>
      <w:marBottom w:val="0"/>
      <w:divBdr>
        <w:top w:val="none" w:sz="0" w:space="0" w:color="auto"/>
        <w:left w:val="none" w:sz="0" w:space="0" w:color="auto"/>
        <w:bottom w:val="none" w:sz="0" w:space="0" w:color="auto"/>
        <w:right w:val="none" w:sz="0" w:space="0" w:color="auto"/>
      </w:divBdr>
    </w:div>
    <w:div w:id="2057729545">
      <w:bodyDiv w:val="1"/>
      <w:marLeft w:val="0"/>
      <w:marRight w:val="0"/>
      <w:marTop w:val="0"/>
      <w:marBottom w:val="0"/>
      <w:divBdr>
        <w:top w:val="none" w:sz="0" w:space="0" w:color="auto"/>
        <w:left w:val="none" w:sz="0" w:space="0" w:color="auto"/>
        <w:bottom w:val="none" w:sz="0" w:space="0" w:color="auto"/>
        <w:right w:val="none" w:sz="0" w:space="0" w:color="auto"/>
      </w:divBdr>
    </w:div>
    <w:div w:id="212573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yperlink" Target="https://nta.ac.in/"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hyperlink" Target="https://www.questionmark.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87C81-45C0-48D4-8926-ABF53624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10080</TotalTime>
  <Pages>59</Pages>
  <Words>12289</Words>
  <Characters>70052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Choudhary</dc:creator>
  <cp:keywords/>
  <dc:description/>
  <cp:lastModifiedBy>Admin</cp:lastModifiedBy>
  <cp:revision>227</cp:revision>
  <cp:lastPrinted>2021-01-16T10:41:00Z</cp:lastPrinted>
  <dcterms:created xsi:type="dcterms:W3CDTF">2019-09-17T05:10:00Z</dcterms:created>
  <dcterms:modified xsi:type="dcterms:W3CDTF">2021-03-02T11:15:00Z</dcterms:modified>
</cp:coreProperties>
</file>